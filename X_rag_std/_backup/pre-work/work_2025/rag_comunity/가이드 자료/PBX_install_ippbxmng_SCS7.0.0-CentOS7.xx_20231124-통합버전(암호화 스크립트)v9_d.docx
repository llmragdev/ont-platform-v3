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CAFEB" w14:textId="0F93BF02" w:rsidR="00F6527D" w:rsidRPr="00506BDD" w:rsidRDefault="00F6527D" w:rsidP="00FA18FC">
      <w:pPr>
        <w:rPr>
          <w:rFonts w:ascii="HY헤드라인M" w:eastAsia="HY헤드라인M"/>
          <w:sz w:val="40"/>
        </w:rPr>
      </w:pPr>
      <w:r w:rsidRPr="00F6527D">
        <w:rPr>
          <w:rFonts w:ascii="HY헤드라인M" w:eastAsia="HY헤드라인M" w:hint="eastAsia"/>
          <w:sz w:val="40"/>
        </w:rPr>
        <w:t>&lt;</w:t>
      </w:r>
      <w:r>
        <w:rPr>
          <w:rFonts w:ascii="HY헤드라인M" w:eastAsia="HY헤드라인M" w:hint="eastAsia"/>
          <w:sz w:val="40"/>
        </w:rPr>
        <w:t xml:space="preserve"> </w:t>
      </w:r>
      <w:r w:rsidRPr="00F6527D">
        <w:rPr>
          <w:rFonts w:ascii="HY헤드라인M" w:eastAsia="HY헤드라인M" w:hint="eastAsia"/>
          <w:sz w:val="40"/>
        </w:rPr>
        <w:t>IPPBX SYSTEM 설치메뉴얼</w:t>
      </w:r>
      <w:r>
        <w:rPr>
          <w:rFonts w:ascii="HY헤드라인M" w:eastAsia="HY헤드라인M" w:hint="eastAsia"/>
          <w:sz w:val="40"/>
        </w:rPr>
        <w:t xml:space="preserve"> </w:t>
      </w:r>
      <w:r w:rsidR="00E44E1C">
        <w:rPr>
          <w:rFonts w:ascii="HY헤드라인M" w:eastAsia="HY헤드라인M" w:hint="eastAsia"/>
          <w:sz w:val="40"/>
        </w:rPr>
        <w:t xml:space="preserve">: </w:t>
      </w:r>
      <w:r w:rsidR="00774869">
        <w:rPr>
          <w:rFonts w:ascii="HY헤드라인M" w:eastAsia="HY헤드라인M" w:hint="eastAsia"/>
          <w:sz w:val="40"/>
        </w:rPr>
        <w:t>CentOS</w:t>
      </w:r>
      <w:r w:rsidR="00090AC3">
        <w:rPr>
          <w:rFonts w:ascii="HY헤드라인M" w:eastAsia="HY헤드라인M"/>
          <w:sz w:val="40"/>
        </w:rPr>
        <w:t>7</w:t>
      </w:r>
      <w:r w:rsidR="00774869">
        <w:rPr>
          <w:rFonts w:ascii="HY헤드라인M" w:eastAsia="HY헤드라인M" w:hint="eastAsia"/>
          <w:sz w:val="40"/>
        </w:rPr>
        <w:t>.</w:t>
      </w:r>
      <w:r w:rsidR="00090AC3">
        <w:rPr>
          <w:rFonts w:ascii="HY헤드라인M" w:eastAsia="HY헤드라인M"/>
          <w:sz w:val="40"/>
        </w:rPr>
        <w:t>6</w:t>
      </w:r>
      <w:r w:rsidR="00774869">
        <w:rPr>
          <w:rFonts w:ascii="HY헤드라인M" w:eastAsia="HY헤드라인M"/>
          <w:sz w:val="40"/>
        </w:rPr>
        <w:t xml:space="preserve"> </w:t>
      </w:r>
      <w:r w:rsidR="00774869">
        <w:rPr>
          <w:rFonts w:ascii="HY헤드라인M" w:eastAsia="HY헤드라인M" w:hint="eastAsia"/>
          <w:sz w:val="40"/>
        </w:rPr>
        <w:t>(</w:t>
      </w:r>
      <w:r w:rsidR="00E44E1C">
        <w:rPr>
          <w:rFonts w:ascii="HY헤드라인M" w:eastAsia="HY헤드라인M" w:hint="eastAsia"/>
          <w:sz w:val="40"/>
        </w:rPr>
        <w:t>UTF-8</w:t>
      </w:r>
      <w:r w:rsidR="00774869">
        <w:rPr>
          <w:rFonts w:ascii="HY헤드라인M" w:eastAsia="HY헤드라인M"/>
          <w:sz w:val="40"/>
        </w:rPr>
        <w:t>)</w:t>
      </w:r>
      <w:r w:rsidR="00E44E1C">
        <w:rPr>
          <w:rFonts w:ascii="HY헤드라인M" w:eastAsia="HY헤드라인M" w:hint="eastAsia"/>
          <w:sz w:val="40"/>
        </w:rPr>
        <w:t>&gt;</w:t>
      </w:r>
    </w:p>
    <w:p w14:paraId="4CF10CC4" w14:textId="6BD4C495" w:rsidR="00506BDD" w:rsidRDefault="00506BDD" w:rsidP="00FA18FC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 w:rsidR="00444E51">
        <w:rPr>
          <w:b/>
          <w:color w:val="FF0000"/>
        </w:rPr>
        <w:t xml:space="preserve"> </w:t>
      </w:r>
      <w:r w:rsidR="00444E51">
        <w:rPr>
          <w:rFonts w:hint="eastAsia"/>
          <w:b/>
          <w:color w:val="FF0000"/>
        </w:rPr>
        <w:t>반드시 숙지 !</w:t>
      </w:r>
      <w:r w:rsidR="00444E51">
        <w:rPr>
          <w:b/>
          <w:color w:val="FF0000"/>
        </w:rPr>
        <w:t>!!!!</w:t>
      </w:r>
    </w:p>
    <w:p w14:paraId="720AD6DE" w14:textId="096CA6CC" w:rsidR="00444E51" w:rsidRPr="00444E51" w:rsidRDefault="00444E51" w:rsidP="00FA18FC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반드시 숙지 !</w:t>
      </w:r>
      <w:r>
        <w:rPr>
          <w:b/>
          <w:color w:val="FF0000"/>
        </w:rPr>
        <w:t>!!!!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06BDD" w:rsidRPr="00107A35" w14:paraId="01B3174B" w14:textId="77777777" w:rsidTr="00F86BFF">
        <w:tc>
          <w:tcPr>
            <w:tcW w:w="10456" w:type="dxa"/>
          </w:tcPr>
          <w:p w14:paraId="51AC6DC4" w14:textId="77777777" w:rsidR="00506BDD" w:rsidRDefault="00506BDD" w:rsidP="00506BDD">
            <w:r>
              <w:rPr>
                <w:rFonts w:hint="eastAsia"/>
              </w:rPr>
              <w:t>통합버젼을</w:t>
            </w:r>
            <w:r>
              <w:t xml:space="preserve"> 포팅할때 주의점 발견</w:t>
            </w:r>
          </w:p>
          <w:p w14:paraId="5EFBD6C3" w14:textId="77777777" w:rsidR="00506BDD" w:rsidRDefault="00506BDD" w:rsidP="00506BDD">
            <w:r>
              <w:t>1. /etc/profile 에 CLASSPATH</w:t>
            </w:r>
          </w:p>
          <w:p w14:paraId="7E6AD984" w14:textId="77777777" w:rsidR="00506BDD" w:rsidRDefault="00506BDD" w:rsidP="00506BDD">
            <w:r>
              <w:t>/home/ippbxmng/lib/mysql-connector-java-5.0.3-bin.jar</w:t>
            </w:r>
          </w:p>
          <w:p w14:paraId="6427A59F" w14:textId="77777777" w:rsidR="00506BDD" w:rsidRDefault="00506BDD" w:rsidP="00506BDD">
            <w:r>
              <w:rPr>
                <w:rFonts w:hint="eastAsia"/>
              </w:rPr>
              <w:t>가</w:t>
            </w:r>
            <w:r>
              <w:t xml:space="preserve"> 아니고</w:t>
            </w:r>
          </w:p>
          <w:p w14:paraId="6009AA96" w14:textId="77777777" w:rsidR="00506BDD" w:rsidRDefault="00506BDD" w:rsidP="00506BDD">
            <w:r w:rsidRPr="00E9458F">
              <w:rPr>
                <w:color w:val="FF0000"/>
              </w:rPr>
              <w:t>/home/ippbxmng/lib/mysql-connector-java-8.0.18.jar</w:t>
            </w:r>
          </w:p>
          <w:p w14:paraId="744C234D" w14:textId="77777777" w:rsidR="00506BDD" w:rsidRDefault="00506BDD" w:rsidP="00506BDD"/>
          <w:p w14:paraId="6397DE33" w14:textId="5434451C" w:rsidR="00506BDD" w:rsidRDefault="00506BDD" w:rsidP="00506BDD">
            <w:r>
              <w:t>2. /etc/hosts</w:t>
            </w:r>
          </w:p>
          <w:p w14:paraId="1A61F44C" w14:textId="77777777" w:rsidR="00506BDD" w:rsidRDefault="00506BDD" w:rsidP="00506BDD">
            <w:r>
              <w:t>MAIN_DB_VIP MainDbVip 당분간 같이 명시바람</w:t>
            </w:r>
          </w:p>
          <w:p w14:paraId="6BE70E33" w14:textId="77777777" w:rsidR="00506BDD" w:rsidRDefault="00506BDD" w:rsidP="00506BDD"/>
          <w:p w14:paraId="3AE5C520" w14:textId="77777777" w:rsidR="00506BDD" w:rsidRDefault="00506BDD" w:rsidP="00506BDD">
            <w:r>
              <w:t>3. 마스터페이지에 게이트웨이 설정시 기본 게이트웨이 설정이 되어야합니다.</w:t>
            </w:r>
          </w:p>
          <w:p w14:paraId="321372A4" w14:textId="77777777" w:rsidR="00506BDD" w:rsidRDefault="00506BDD" w:rsidP="00506BDD">
            <w:pPr>
              <w:ind w:firstLineChars="100" w:firstLine="200"/>
            </w:pPr>
            <w:r>
              <w:rPr>
                <w:rFonts w:hint="eastAsia"/>
              </w:rPr>
              <w:t>자체고객은</w:t>
            </w:r>
            <w:r>
              <w:t xml:space="preserve"> gw2.eicn을 디폴트게이트웨이로 설정하고</w:t>
            </w:r>
            <w:r>
              <w:rPr>
                <w:rFonts w:hint="eastAsia"/>
              </w:rPr>
              <w:t xml:space="preserve"> 유플러스는</w:t>
            </w:r>
            <w:r>
              <w:t xml:space="preserve"> SSW를 디폴트게이트웨이로 설정합니다.</w:t>
            </w:r>
          </w:p>
          <w:p w14:paraId="0459BCF8" w14:textId="3D972F00" w:rsidR="00506BDD" w:rsidRPr="00107A35" w:rsidRDefault="00506BDD" w:rsidP="00506BDD">
            <w:pPr>
              <w:ind w:leftChars="100" w:left="200"/>
            </w:pPr>
            <w:r>
              <w:t>(</w:t>
            </w:r>
            <w:r w:rsidRPr="00506BDD">
              <w:rPr>
                <w:rFonts w:hint="eastAsia"/>
              </w:rPr>
              <w:t>타통신사</w:t>
            </w:r>
            <w:r w:rsidRPr="00506BDD">
              <w:t xml:space="preserve"> 고객사 설정시 호테스트를 위한 자체 게이트웨이는 디폴트로 지정하지 않고, SSW를 디폴트로 반드시 지정해야합니다.</w:t>
            </w:r>
            <w:r>
              <w:t>)</w:t>
            </w:r>
          </w:p>
        </w:tc>
      </w:tr>
    </w:tbl>
    <w:p w14:paraId="2C8FC94C" w14:textId="77777777" w:rsidR="00444E51" w:rsidRPr="00506BDD" w:rsidRDefault="00444E51" w:rsidP="00444E51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반드시 숙지 !</w:t>
      </w:r>
      <w:r>
        <w:rPr>
          <w:b/>
          <w:color w:val="FF0000"/>
        </w:rPr>
        <w:t>!!!!</w:t>
      </w:r>
    </w:p>
    <w:p w14:paraId="2ADC2B60" w14:textId="26C86D03" w:rsidR="00506BDD" w:rsidRPr="00444E51" w:rsidRDefault="00444E51" w:rsidP="00FA18FC">
      <w:pPr>
        <w:rPr>
          <w:b/>
          <w:color w:val="FF0000"/>
        </w:rPr>
      </w:pPr>
      <w:r>
        <w:rPr>
          <w:rFonts w:hint="eastAsia"/>
          <w:b/>
          <w:color w:val="FF0000"/>
        </w:rPr>
        <w:t>!!</w:t>
      </w:r>
      <w:r>
        <w:rPr>
          <w:b/>
          <w:color w:val="FF0000"/>
        </w:rPr>
        <w:t>!!!</w:t>
      </w:r>
      <w:r w:rsidRPr="00506BDD">
        <w:rPr>
          <w:rFonts w:hint="eastAsia"/>
          <w:b/>
          <w:color w:val="FF0000"/>
        </w:rPr>
        <w:t>통합버전 주의점</w:t>
      </w:r>
      <w:r>
        <w:rPr>
          <w:rFonts w:hint="eastAsia"/>
          <w:b/>
          <w:color w:val="FF0000"/>
        </w:rPr>
        <w:t>!!!!!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반드시 숙지 !</w:t>
      </w:r>
      <w:r>
        <w:rPr>
          <w:b/>
          <w:color w:val="FF0000"/>
        </w:rPr>
        <w:t>!!!!</w:t>
      </w:r>
    </w:p>
    <w:p w14:paraId="73858D21" w14:textId="77777777" w:rsidR="00956854" w:rsidRDefault="00956854" w:rsidP="00956854">
      <w:pPr>
        <w:rPr>
          <w:b/>
        </w:rPr>
      </w:pPr>
      <w:r>
        <w:rPr>
          <w:rFonts w:hint="eastAsia"/>
          <w:b/>
        </w:rPr>
        <w:t>* ip등록</w:t>
      </w:r>
    </w:p>
    <w:p w14:paraId="6584251F" w14:textId="77777777" w:rsidR="00956854" w:rsidRPr="00107A35" w:rsidRDefault="00107A35" w:rsidP="00956854">
      <w:r w:rsidRPr="00107A35">
        <w:t xml:space="preserve">[root@localhost ~]# </w:t>
      </w:r>
      <w:r w:rsidR="00956854" w:rsidRPr="00107A35">
        <w:rPr>
          <w:color w:val="0070C0"/>
        </w:rPr>
        <w:t>v</w:t>
      </w:r>
      <w:r w:rsidR="00956854" w:rsidRPr="00107A35">
        <w:rPr>
          <w:rFonts w:hint="eastAsia"/>
          <w:color w:val="0070C0"/>
        </w:rPr>
        <w:t xml:space="preserve">i </w:t>
      </w:r>
      <w:r w:rsidR="00956854" w:rsidRPr="00107A35">
        <w:rPr>
          <w:color w:val="0070C0"/>
        </w:rPr>
        <w:t>/etc/sysconfig/network</w:t>
      </w:r>
    </w:p>
    <w:p w14:paraId="1990F31A" w14:textId="77777777" w:rsidR="00956854" w:rsidRPr="00107A35" w:rsidRDefault="00107A35" w:rsidP="00956854">
      <w:r w:rsidRPr="00107A35">
        <w:t xml:space="preserve">[root@localhost ~]# </w:t>
      </w:r>
      <w:r w:rsidR="00956854" w:rsidRPr="00107A35">
        <w:rPr>
          <w:color w:val="0070C0"/>
        </w:rPr>
        <w:t>v</w:t>
      </w:r>
      <w:r w:rsidR="00956854" w:rsidRPr="00107A35">
        <w:rPr>
          <w:rFonts w:hint="eastAsia"/>
          <w:color w:val="0070C0"/>
        </w:rPr>
        <w:t xml:space="preserve">i </w:t>
      </w:r>
      <w:r w:rsidR="00956854" w:rsidRPr="00107A35">
        <w:rPr>
          <w:color w:val="0070C0"/>
        </w:rPr>
        <w:t>/etc/sysconfig/network-scripts/ifcfg-em1</w:t>
      </w:r>
    </w:p>
    <w:p w14:paraId="68CAE1F1" w14:textId="77777777" w:rsidR="00774869" w:rsidRPr="00107A35" w:rsidRDefault="00774869" w:rsidP="0077486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4869" w:rsidRPr="00107A35" w14:paraId="2028B5B1" w14:textId="77777777" w:rsidTr="004B2055">
        <w:tc>
          <w:tcPr>
            <w:tcW w:w="10456" w:type="dxa"/>
          </w:tcPr>
          <w:p w14:paraId="4A4ACEEA" w14:textId="77777777" w:rsidR="00DA5FB2" w:rsidRDefault="00DA5FB2" w:rsidP="00DA5FB2">
            <w:r>
              <w:t>TYPE=Ethernet</w:t>
            </w:r>
          </w:p>
          <w:p w14:paraId="32F0C438" w14:textId="77777777" w:rsidR="00DA5FB2" w:rsidRDefault="00DA5FB2" w:rsidP="00DA5FB2">
            <w:r>
              <w:t>PROXY_METHOD=none</w:t>
            </w:r>
          </w:p>
          <w:p w14:paraId="59A470AF" w14:textId="77777777" w:rsidR="00DA5FB2" w:rsidRDefault="00DA5FB2" w:rsidP="00DA5FB2">
            <w:r>
              <w:t>BROWSER_ONLY=no</w:t>
            </w:r>
          </w:p>
          <w:p w14:paraId="1483C956" w14:textId="77777777" w:rsidR="00DA5FB2" w:rsidRPr="00DA5FB2" w:rsidRDefault="00DA5FB2" w:rsidP="00DA5FB2">
            <w:pPr>
              <w:rPr>
                <w:color w:val="FF0000"/>
              </w:rPr>
            </w:pPr>
            <w:r w:rsidRPr="00DA5FB2">
              <w:rPr>
                <w:color w:val="FF0000"/>
              </w:rPr>
              <w:t xml:space="preserve">BOOTPROTO=static </w:t>
            </w:r>
            <w:r>
              <w:rPr>
                <w:color w:val="FF0000"/>
              </w:rPr>
              <w:t xml:space="preserve">– </w:t>
            </w:r>
            <w:r>
              <w:rPr>
                <w:rFonts w:hint="eastAsia"/>
                <w:color w:val="FF0000"/>
              </w:rPr>
              <w:t>변경</w:t>
            </w:r>
          </w:p>
          <w:p w14:paraId="1ECFA0F7" w14:textId="77777777" w:rsidR="00DA5FB2" w:rsidRDefault="00DA5FB2" w:rsidP="00DA5FB2">
            <w:r>
              <w:t>DEFROUTE=yes</w:t>
            </w:r>
          </w:p>
          <w:p w14:paraId="1E5EEA77" w14:textId="77777777" w:rsidR="00DA5FB2" w:rsidRDefault="00DA5FB2" w:rsidP="00DA5FB2">
            <w:r>
              <w:t>IPV4_FAILURE_FATAL=no</w:t>
            </w:r>
          </w:p>
          <w:p w14:paraId="3A559CB1" w14:textId="77777777" w:rsidR="00DA5FB2" w:rsidRDefault="00DA5FB2" w:rsidP="00DA5FB2">
            <w:r>
              <w:t>IPV6INIT=yes</w:t>
            </w:r>
          </w:p>
          <w:p w14:paraId="0168F464" w14:textId="77777777" w:rsidR="00DA5FB2" w:rsidRDefault="00DA5FB2" w:rsidP="00DA5FB2">
            <w:r>
              <w:t>IPV6_AUTOCONF=yes</w:t>
            </w:r>
          </w:p>
          <w:p w14:paraId="32745BBF" w14:textId="77777777" w:rsidR="00DA5FB2" w:rsidRDefault="00DA5FB2" w:rsidP="00DA5FB2">
            <w:r>
              <w:t>IPV6_DEFROUTE=yes</w:t>
            </w:r>
          </w:p>
          <w:p w14:paraId="34F089CD" w14:textId="77777777" w:rsidR="00DA5FB2" w:rsidRDefault="00DA5FB2" w:rsidP="00DA5FB2">
            <w:r>
              <w:t>IPV6_FAILURE_FATAL=no</w:t>
            </w:r>
          </w:p>
          <w:p w14:paraId="0AE35388" w14:textId="77777777" w:rsidR="00DA5FB2" w:rsidRDefault="00DA5FB2" w:rsidP="00DA5FB2">
            <w:r>
              <w:t>IPV6_ADDR_GEN_MODE=stable-privacy</w:t>
            </w:r>
          </w:p>
          <w:p w14:paraId="4E084044" w14:textId="77777777" w:rsidR="00DA5FB2" w:rsidRDefault="00DA5FB2" w:rsidP="00DA5FB2">
            <w:r>
              <w:t>NAME=eth1</w:t>
            </w:r>
          </w:p>
          <w:p w14:paraId="2D964736" w14:textId="77777777" w:rsidR="00DA5FB2" w:rsidRDefault="00DA5FB2" w:rsidP="00DA5FB2">
            <w:r>
              <w:t>UUID=047ea4f8-ea44-4e66-b2fb-0e46283308ac</w:t>
            </w:r>
          </w:p>
          <w:p w14:paraId="79369DF5" w14:textId="77777777" w:rsidR="00DA5FB2" w:rsidRDefault="00DA5FB2" w:rsidP="00DA5FB2">
            <w:r>
              <w:t>DEVICE=eth1</w:t>
            </w:r>
          </w:p>
          <w:p w14:paraId="3F56BAD0" w14:textId="77777777" w:rsidR="00DA5FB2" w:rsidRPr="00DA5FB2" w:rsidRDefault="00DA5FB2" w:rsidP="00DA5FB2">
            <w:pPr>
              <w:rPr>
                <w:color w:val="FF0000"/>
              </w:rPr>
            </w:pPr>
            <w:r w:rsidRPr="00DA5FB2">
              <w:rPr>
                <w:color w:val="FF0000"/>
              </w:rPr>
              <w:t>ONBOOT=yes</w:t>
            </w:r>
            <w:r>
              <w:rPr>
                <w:color w:val="FF0000"/>
              </w:rPr>
              <w:t xml:space="preserve"> – </w:t>
            </w:r>
            <w:r>
              <w:rPr>
                <w:rFonts w:hint="eastAsia"/>
                <w:color w:val="FF0000"/>
              </w:rPr>
              <w:t>변경</w:t>
            </w:r>
          </w:p>
          <w:p w14:paraId="7D498C4F" w14:textId="77777777" w:rsidR="00DA5FB2" w:rsidRPr="00DA5FB2" w:rsidRDefault="00DA5FB2" w:rsidP="00DA5FB2">
            <w:pPr>
              <w:rPr>
                <w:color w:val="FF0000"/>
              </w:rPr>
            </w:pPr>
            <w:r w:rsidRPr="00DA5FB2">
              <w:rPr>
                <w:color w:val="FF0000"/>
              </w:rPr>
              <w:t>IPADDR=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ip</w:t>
            </w:r>
          </w:p>
          <w:p w14:paraId="0998AF3C" w14:textId="77777777" w:rsidR="00DA5FB2" w:rsidRPr="00DA5FB2" w:rsidRDefault="00DA5FB2" w:rsidP="00DA5FB2">
            <w:pPr>
              <w:rPr>
                <w:color w:val="FF0000"/>
              </w:rPr>
            </w:pPr>
            <w:r w:rsidRPr="00DA5FB2">
              <w:rPr>
                <w:color w:val="FF0000"/>
              </w:rPr>
              <w:t>NETMASK=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서브넷</w:t>
            </w:r>
          </w:p>
          <w:p w14:paraId="41874014" w14:textId="77777777" w:rsidR="00DA5FB2" w:rsidRPr="00DA5FB2" w:rsidRDefault="00DA5FB2" w:rsidP="004B2055">
            <w:pPr>
              <w:rPr>
                <w:color w:val="FF0000"/>
              </w:rPr>
            </w:pPr>
            <w:r w:rsidRPr="00DA5FB2">
              <w:rPr>
                <w:rFonts w:hint="eastAsia"/>
                <w:color w:val="FF0000"/>
              </w:rPr>
              <w:t>GATEWAY=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게이트웨이</w:t>
            </w:r>
          </w:p>
          <w:p w14:paraId="7CB20A57" w14:textId="77777777" w:rsidR="00DA5FB2" w:rsidRPr="00DA5FB2" w:rsidRDefault="00DA5FB2" w:rsidP="004B2055">
            <w:pPr>
              <w:rPr>
                <w:color w:val="FF0000"/>
              </w:rPr>
            </w:pPr>
            <w:r w:rsidRPr="00DA5FB2">
              <w:rPr>
                <w:rFonts w:hint="eastAsia"/>
                <w:color w:val="FF0000"/>
              </w:rPr>
              <w:t>DNS1=</w:t>
            </w:r>
            <w:r w:rsidRPr="00DA5FB2">
              <w:rPr>
                <w:color w:val="FF0000"/>
              </w:rPr>
              <w:t>164.124.101.2</w:t>
            </w:r>
          </w:p>
          <w:p w14:paraId="5543ABF5" w14:textId="77777777" w:rsidR="00774869" w:rsidRPr="00107A35" w:rsidRDefault="00DA5FB2" w:rsidP="004B2055">
            <w:r w:rsidRPr="00DA5FB2">
              <w:rPr>
                <w:color w:val="FF0000"/>
              </w:rPr>
              <w:t>DNS2=203.248.252.2</w:t>
            </w:r>
          </w:p>
        </w:tc>
      </w:tr>
    </w:tbl>
    <w:p w14:paraId="54CEF90D" w14:textId="77777777" w:rsidR="00774869" w:rsidRPr="00956854" w:rsidRDefault="00774869" w:rsidP="00956854">
      <w:pPr>
        <w:rPr>
          <w:b/>
        </w:rPr>
      </w:pPr>
    </w:p>
    <w:p w14:paraId="233558F1" w14:textId="77777777" w:rsidR="00956854" w:rsidRDefault="00956854" w:rsidP="00956854">
      <w:pPr>
        <w:rPr>
          <w:b/>
        </w:rPr>
      </w:pPr>
      <w:r>
        <w:rPr>
          <w:rFonts w:hint="eastAsia"/>
          <w:b/>
        </w:rPr>
        <w:lastRenderedPageBreak/>
        <w:t>*</w:t>
      </w:r>
      <w:r>
        <w:rPr>
          <w:b/>
        </w:rPr>
        <w:t xml:space="preserve"> em1 </w:t>
      </w:r>
      <w:r>
        <w:rPr>
          <w:rFonts w:hint="eastAsia"/>
          <w:b/>
        </w:rPr>
        <w:t>을 eth0으로 변경</w:t>
      </w:r>
    </w:p>
    <w:p w14:paraId="50A1DAA2" w14:textId="77777777" w:rsidR="00956854" w:rsidRDefault="00956854" w:rsidP="00956854">
      <w:pPr>
        <w:rPr>
          <w:b/>
        </w:rPr>
      </w:pPr>
      <w:r>
        <w:rPr>
          <w:b/>
        </w:rPr>
        <w:t>B</w:t>
      </w:r>
      <w:r>
        <w:rPr>
          <w:rFonts w:hint="eastAsia"/>
          <w:b/>
        </w:rPr>
        <w:t>iosdevname</w:t>
      </w:r>
      <w:r>
        <w:rPr>
          <w:b/>
        </w:rPr>
        <w:t xml:space="preserve"> </w:t>
      </w:r>
      <w:r>
        <w:rPr>
          <w:rFonts w:hint="eastAsia"/>
          <w:b/>
        </w:rPr>
        <w:t xml:space="preserve">이 설치되어있는지 확인(설치되어있으면 </w:t>
      </w:r>
      <w:r w:rsidR="006E53BD">
        <w:rPr>
          <w:rFonts w:hint="eastAsia"/>
          <w:b/>
        </w:rPr>
        <w:t>삭제)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6854" w:rsidRPr="00107A35" w14:paraId="5A364063" w14:textId="77777777" w:rsidTr="00956854">
        <w:tc>
          <w:tcPr>
            <w:tcW w:w="10456" w:type="dxa"/>
          </w:tcPr>
          <w:p w14:paraId="6C4D64D2" w14:textId="77777777" w:rsidR="00956854" w:rsidRPr="00107A35" w:rsidRDefault="00956854" w:rsidP="00956854">
            <w:bookmarkStart w:id="0" w:name="OLE_LINK6"/>
            <w:bookmarkStart w:id="1" w:name="OLE_LINK7"/>
            <w:r w:rsidRPr="00107A35">
              <w:t xml:space="preserve">rpm </w:t>
            </w:r>
            <w:r w:rsidR="004B2055" w:rsidRPr="00107A35">
              <w:t>-</w:t>
            </w:r>
            <w:r w:rsidRPr="00107A35">
              <w:t>qa | grep biosdevname</w:t>
            </w:r>
            <w:r w:rsidR="00393990">
              <w:t>:</w:t>
            </w:r>
          </w:p>
          <w:bookmarkEnd w:id="0"/>
          <w:bookmarkEnd w:id="1"/>
          <w:p w14:paraId="7021C2AC" w14:textId="77777777" w:rsidR="00956854" w:rsidRPr="00107A35" w:rsidRDefault="006E53BD" w:rsidP="004B2055">
            <w:r w:rsidRPr="00107A35">
              <w:rPr>
                <w:rFonts w:hint="eastAsia"/>
              </w:rPr>
              <w:t xml:space="preserve">rpm </w:t>
            </w:r>
            <w:r w:rsidR="004B2055" w:rsidRPr="00107A35">
              <w:t>-</w:t>
            </w:r>
            <w:r w:rsidRPr="00107A35">
              <w:t>e biosdevname-</w:t>
            </w:r>
            <w:r w:rsidRPr="00107A35">
              <w:rPr>
                <w:rFonts w:hint="eastAsia"/>
              </w:rPr>
              <w:t>위의 결과</w:t>
            </w:r>
          </w:p>
        </w:tc>
      </w:tr>
    </w:tbl>
    <w:p w14:paraId="6E50F233" w14:textId="77777777" w:rsidR="004E3502" w:rsidRDefault="004E3502" w:rsidP="00956854">
      <w:pPr>
        <w:rPr>
          <w:b/>
        </w:rPr>
      </w:pPr>
    </w:p>
    <w:p w14:paraId="32687F5F" w14:textId="77777777" w:rsidR="006E53BD" w:rsidRDefault="00107A35" w:rsidP="00956854">
      <w:pPr>
        <w:rPr>
          <w:b/>
        </w:rPr>
      </w:pPr>
      <w:r w:rsidRPr="00107A35">
        <w:t xml:space="preserve">[root@localhost ~]# </w:t>
      </w:r>
      <w:bookmarkStart w:id="2" w:name="OLE_LINK18"/>
      <w:bookmarkStart w:id="3" w:name="OLE_LINK19"/>
      <w:r w:rsidR="006E53BD" w:rsidRPr="00107A35">
        <w:rPr>
          <w:rFonts w:hint="eastAsia"/>
          <w:color w:val="0070C0"/>
        </w:rPr>
        <w:t xml:space="preserve">cd </w:t>
      </w:r>
      <w:r w:rsidR="006E53BD" w:rsidRPr="00107A35">
        <w:rPr>
          <w:color w:val="0070C0"/>
        </w:rPr>
        <w:t>/etc/sysconfig/network-scripts/</w:t>
      </w:r>
      <w:bookmarkEnd w:id="2"/>
      <w:bookmarkEnd w:id="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6642" w:rsidRPr="00107A35" w14:paraId="2D3598F4" w14:textId="77777777" w:rsidTr="008603A7">
        <w:tc>
          <w:tcPr>
            <w:tcW w:w="10456" w:type="dxa"/>
            <w:tcBorders>
              <w:bottom w:val="single" w:sz="4" w:space="0" w:color="auto"/>
            </w:tcBorders>
          </w:tcPr>
          <w:p w14:paraId="6DEB2844" w14:textId="77777777" w:rsidR="00D76642" w:rsidRPr="00107A35" w:rsidRDefault="00D76642" w:rsidP="00956854">
            <w:pPr>
              <w:rPr>
                <w:b/>
              </w:rPr>
            </w:pPr>
            <w:r w:rsidRPr="00107A35">
              <w:rPr>
                <w:rFonts w:hint="eastAsia"/>
                <w:b/>
              </w:rPr>
              <w:t>#파일이름 변경</w:t>
            </w:r>
          </w:p>
          <w:p w14:paraId="7174A0DA" w14:textId="77777777" w:rsidR="00D76642" w:rsidRPr="00107A35" w:rsidRDefault="00D76642" w:rsidP="00956854">
            <w:bookmarkStart w:id="4" w:name="OLE_LINK23"/>
            <w:r w:rsidRPr="00107A35">
              <w:t>mv ifcfg-em1 ifcfg-eth0</w:t>
            </w:r>
          </w:p>
          <w:p w14:paraId="224BB79E" w14:textId="77777777" w:rsidR="00D76642" w:rsidRPr="00107A35" w:rsidRDefault="00D76642" w:rsidP="00D76642">
            <w:bookmarkStart w:id="5" w:name="OLE_LINK24"/>
            <w:bookmarkStart w:id="6" w:name="OLE_LINK25"/>
            <w:bookmarkEnd w:id="4"/>
            <w:r w:rsidRPr="00107A35">
              <w:t>mv ifcfg-em2 ifcfg-eth1</w:t>
            </w:r>
          </w:p>
          <w:p w14:paraId="4DCFFBF1" w14:textId="77777777" w:rsidR="00D76642" w:rsidRPr="00107A35" w:rsidRDefault="00D76642" w:rsidP="00D76642">
            <w:bookmarkStart w:id="7" w:name="OLE_LINK26"/>
            <w:bookmarkEnd w:id="5"/>
            <w:bookmarkEnd w:id="6"/>
            <w:r w:rsidRPr="00107A35">
              <w:t>mv ifcfg-em3 ifcfg-eth2</w:t>
            </w:r>
          </w:p>
          <w:p w14:paraId="3F013AB2" w14:textId="77777777" w:rsidR="00D76642" w:rsidRPr="00107A35" w:rsidRDefault="00D76642" w:rsidP="00D76642">
            <w:bookmarkStart w:id="8" w:name="OLE_LINK27"/>
            <w:bookmarkEnd w:id="7"/>
            <w:r w:rsidRPr="00107A35">
              <w:rPr>
                <w:rFonts w:hint="eastAsia"/>
              </w:rPr>
              <w:t>mv</w:t>
            </w:r>
            <w:r w:rsidRPr="00107A35">
              <w:t xml:space="preserve"> ifcfg-em4 ifcfg-eth3</w:t>
            </w:r>
            <w:bookmarkEnd w:id="8"/>
          </w:p>
        </w:tc>
      </w:tr>
      <w:tr w:rsidR="00D76642" w14:paraId="697ADF69" w14:textId="77777777" w:rsidTr="008603A7">
        <w:trPr>
          <w:trHeight w:val="899"/>
        </w:trPr>
        <w:tc>
          <w:tcPr>
            <w:tcW w:w="10456" w:type="dxa"/>
            <w:tcBorders>
              <w:bottom w:val="nil"/>
            </w:tcBorders>
          </w:tcPr>
          <w:p w14:paraId="7C399DC1" w14:textId="77777777" w:rsidR="00D76642" w:rsidRDefault="00D76642" w:rsidP="00956854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#파일내용변경 </w:t>
            </w:r>
            <w:r>
              <w:rPr>
                <w:b/>
              </w:rPr>
              <w:t xml:space="preserve">( </w:t>
            </w: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EVICE=</w:t>
            </w:r>
            <w:r>
              <w:rPr>
                <w:rFonts w:hint="eastAsia"/>
                <w:b/>
              </w:rPr>
              <w:t>이부분)</w:t>
            </w:r>
          </w:p>
          <w:p w14:paraId="49660281" w14:textId="77777777" w:rsidR="00D76642" w:rsidRPr="008603A7" w:rsidRDefault="004353D0" w:rsidP="00D76642">
            <w:pPr>
              <w:rPr>
                <w:b/>
                <w:u w:val="single"/>
              </w:rPr>
            </w:pPr>
            <w:r w:rsidRPr="008603A7">
              <w:rPr>
                <w:u w:val="single"/>
              </w:rPr>
              <w:t xml:space="preserve">em1 </w:t>
            </w:r>
            <w:r w:rsidRPr="008603A7">
              <w:rPr>
                <w:rFonts w:hint="eastAsia"/>
                <w:u w:val="single"/>
              </w:rPr>
              <w:t>→</w:t>
            </w:r>
            <w:r w:rsidRPr="008603A7">
              <w:rPr>
                <w:u w:val="single"/>
              </w:rPr>
              <w:t xml:space="preserve"> eth0</w:t>
            </w:r>
            <w:r w:rsidRPr="008603A7">
              <w:rPr>
                <w:rFonts w:hint="eastAsia"/>
                <w:u w:val="single"/>
              </w:rPr>
              <w:t xml:space="preserve"> 으로,  </w:t>
            </w:r>
            <w:r w:rsidRPr="008603A7">
              <w:rPr>
                <w:u w:val="single"/>
              </w:rPr>
              <w:t xml:space="preserve">em2 </w:t>
            </w:r>
            <w:r w:rsidRPr="008603A7">
              <w:rPr>
                <w:rFonts w:hint="eastAsia"/>
                <w:u w:val="single"/>
              </w:rPr>
              <w:t>→</w:t>
            </w:r>
            <w:r w:rsidRPr="008603A7">
              <w:rPr>
                <w:u w:val="single"/>
              </w:rPr>
              <w:t xml:space="preserve"> eth1</w:t>
            </w:r>
            <w:r w:rsidRPr="008603A7">
              <w:rPr>
                <w:rFonts w:hint="eastAsia"/>
                <w:u w:val="single"/>
              </w:rPr>
              <w:t xml:space="preserve"> 으로,  </w:t>
            </w:r>
            <w:r w:rsidRPr="008603A7">
              <w:rPr>
                <w:u w:val="single"/>
              </w:rPr>
              <w:t xml:space="preserve">em3 </w:t>
            </w:r>
            <w:r w:rsidRPr="008603A7">
              <w:rPr>
                <w:rFonts w:hint="eastAsia"/>
                <w:u w:val="single"/>
              </w:rPr>
              <w:t>→</w:t>
            </w:r>
            <w:r w:rsidRPr="008603A7">
              <w:rPr>
                <w:u w:val="single"/>
              </w:rPr>
              <w:t xml:space="preserve"> eth2</w:t>
            </w:r>
            <w:r w:rsidRPr="008603A7">
              <w:rPr>
                <w:rFonts w:hint="eastAsia"/>
                <w:u w:val="single"/>
              </w:rPr>
              <w:t xml:space="preserve"> 으로,  </w:t>
            </w:r>
            <w:r w:rsidRPr="008603A7">
              <w:rPr>
                <w:u w:val="single"/>
              </w:rPr>
              <w:t xml:space="preserve">em4 </w:t>
            </w:r>
            <w:r w:rsidRPr="008603A7">
              <w:rPr>
                <w:rFonts w:hint="eastAsia"/>
                <w:u w:val="single"/>
              </w:rPr>
              <w:t>→</w:t>
            </w:r>
            <w:r w:rsidRPr="008603A7">
              <w:rPr>
                <w:u w:val="single"/>
              </w:rPr>
              <w:t xml:space="preserve"> eth3</w:t>
            </w:r>
            <w:r w:rsidRPr="008603A7">
              <w:rPr>
                <w:rFonts w:hint="eastAsia"/>
                <w:u w:val="single"/>
              </w:rPr>
              <w:t xml:space="preserve"> 으로</w:t>
            </w:r>
          </w:p>
        </w:tc>
      </w:tr>
      <w:tr w:rsidR="00415CBF" w:rsidRPr="00107A35" w14:paraId="58C8859A" w14:textId="77777777" w:rsidTr="008603A7">
        <w:tc>
          <w:tcPr>
            <w:tcW w:w="10456" w:type="dxa"/>
            <w:tcBorders>
              <w:top w:val="nil"/>
            </w:tcBorders>
          </w:tcPr>
          <w:p w14:paraId="29D9A31A" w14:textId="77777777" w:rsidR="006E143E" w:rsidRPr="006E143E" w:rsidRDefault="006E143E" w:rsidP="006E143E">
            <w:pPr>
              <w:rPr>
                <w:b/>
                <w:bCs/>
                <w:color w:val="FF0000"/>
              </w:rPr>
            </w:pPr>
            <w:r w:rsidRPr="006E143E">
              <w:rPr>
                <w:b/>
                <w:bCs/>
                <w:color w:val="FF0000"/>
              </w:rPr>
              <w:t>(</w:t>
            </w:r>
            <w:r w:rsidRPr="006E143E">
              <w:rPr>
                <w:rFonts w:hint="eastAsia"/>
                <w:b/>
                <w:bCs/>
                <w:color w:val="FF0000"/>
              </w:rPr>
              <w:t>/</w:t>
            </w:r>
            <w:r w:rsidRPr="006E143E">
              <w:rPr>
                <w:b/>
                <w:bCs/>
                <w:color w:val="FF0000"/>
              </w:rPr>
              <w:t xml:space="preserve">etc/sysconfig/network-scripts </w:t>
            </w:r>
            <w:r w:rsidRPr="006E143E">
              <w:rPr>
                <w:rFonts w:hint="eastAsia"/>
                <w:b/>
                <w:bCs/>
                <w:color w:val="FF0000"/>
              </w:rPr>
              <w:t>경로에서)</w:t>
            </w:r>
          </w:p>
          <w:p w14:paraId="1D52DBC3" w14:textId="77777777" w:rsidR="006E143E" w:rsidRPr="00107A35" w:rsidRDefault="006E143E" w:rsidP="006E143E">
            <w:r w:rsidRPr="006E143E">
              <w:t>sed -i 's/NAME=em</w:t>
            </w:r>
            <w:r>
              <w:t>1</w:t>
            </w:r>
            <w:r w:rsidRPr="006E143E">
              <w:t>/NAME=eth</w:t>
            </w:r>
            <w:r>
              <w:t>0</w:t>
            </w:r>
            <w:r w:rsidRPr="006E143E">
              <w:t>/g' ifcfg-eth</w:t>
            </w:r>
            <w:r>
              <w:t>0</w:t>
            </w:r>
          </w:p>
          <w:p w14:paraId="0EC58DFA" w14:textId="77777777" w:rsidR="00415CBF" w:rsidRPr="00107A35" w:rsidRDefault="006E143E" w:rsidP="00415CBF">
            <w:r w:rsidRPr="006E143E">
              <w:t>sed -i 's/NAME=em2/NAME=eth1/g' ifcfg-eth1</w:t>
            </w:r>
          </w:p>
          <w:p w14:paraId="4BE463E5" w14:textId="77777777" w:rsidR="00C60DFF" w:rsidRPr="00107A35" w:rsidRDefault="00C60DFF" w:rsidP="00C60DFF">
            <w:r w:rsidRPr="006E143E">
              <w:t>sed -i 's/NAME=em</w:t>
            </w:r>
            <w:r>
              <w:t>3</w:t>
            </w:r>
            <w:r w:rsidRPr="006E143E">
              <w:t>/NAME=eth</w:t>
            </w:r>
            <w:r>
              <w:t>2</w:t>
            </w:r>
            <w:r w:rsidRPr="006E143E">
              <w:t>/g' ifcfg-eth</w:t>
            </w:r>
            <w:r>
              <w:t>2</w:t>
            </w:r>
          </w:p>
          <w:p w14:paraId="13D92B40" w14:textId="77777777" w:rsidR="00C60DFF" w:rsidRDefault="00C60DFF" w:rsidP="00C60DFF">
            <w:r w:rsidRPr="006E143E">
              <w:t>sed -i 's/NAME=em</w:t>
            </w:r>
            <w:r>
              <w:t>4</w:t>
            </w:r>
            <w:r w:rsidRPr="006E143E">
              <w:t>/NAME=eth</w:t>
            </w:r>
            <w:r>
              <w:t>3</w:t>
            </w:r>
            <w:r w:rsidRPr="006E143E">
              <w:t>/g' ifcfg-eth</w:t>
            </w:r>
            <w:r>
              <w:t>3</w:t>
            </w:r>
          </w:p>
          <w:p w14:paraId="0D5CEEAD" w14:textId="77777777" w:rsidR="00227D10" w:rsidRDefault="00227D10" w:rsidP="00C60DFF"/>
          <w:p w14:paraId="413D0DB5" w14:textId="77777777" w:rsidR="00227D10" w:rsidRDefault="00227D10" w:rsidP="00C60DFF">
            <w:r w:rsidRPr="00227D10">
              <w:t>sed -i 's/DEVICE=em</w:t>
            </w:r>
            <w:r>
              <w:t>1</w:t>
            </w:r>
            <w:r w:rsidRPr="00227D10">
              <w:t>/DEVICE=eth</w:t>
            </w:r>
            <w:r>
              <w:t>0</w:t>
            </w:r>
            <w:r w:rsidRPr="00227D10">
              <w:t>/g' ifcfg-eth</w:t>
            </w:r>
            <w:r>
              <w:t>0</w:t>
            </w:r>
          </w:p>
          <w:p w14:paraId="5E43AEB2" w14:textId="77777777" w:rsidR="00227D10" w:rsidRDefault="00227D10" w:rsidP="00C60DFF">
            <w:r w:rsidRPr="00227D10">
              <w:t>sed -i 's/DEVICE=em2/DEVICE=eth</w:t>
            </w:r>
            <w:r>
              <w:t>1</w:t>
            </w:r>
            <w:r w:rsidRPr="00227D10">
              <w:t>/g' ifcfg-eth1</w:t>
            </w:r>
          </w:p>
          <w:p w14:paraId="6591C99D" w14:textId="77777777" w:rsidR="00227D10" w:rsidRDefault="00227D10" w:rsidP="00C60DFF">
            <w:r w:rsidRPr="00227D10">
              <w:t>sed -i 's/DEVICE=em</w:t>
            </w:r>
            <w:r>
              <w:t>3</w:t>
            </w:r>
            <w:r w:rsidRPr="00227D10">
              <w:t>/DEVICE=eth</w:t>
            </w:r>
            <w:r>
              <w:t>2</w:t>
            </w:r>
            <w:r w:rsidRPr="00227D10">
              <w:t>/g' ifcfg-eth</w:t>
            </w:r>
            <w:r>
              <w:t>2</w:t>
            </w:r>
          </w:p>
          <w:p w14:paraId="24F07BE8" w14:textId="77777777" w:rsidR="00227D10" w:rsidRPr="00107A35" w:rsidRDefault="00227D10" w:rsidP="00C60DFF">
            <w:r w:rsidRPr="00227D10">
              <w:t>sed -i 's/DEVICE=em</w:t>
            </w:r>
            <w:r>
              <w:t>4</w:t>
            </w:r>
            <w:r w:rsidRPr="00227D10">
              <w:t>/DEVICE=eth</w:t>
            </w:r>
            <w:r>
              <w:t>3</w:t>
            </w:r>
            <w:r w:rsidRPr="00227D10">
              <w:t>/g' ifcfg-eth</w:t>
            </w:r>
            <w:r>
              <w:t>3</w:t>
            </w:r>
          </w:p>
          <w:p w14:paraId="38CE2E07" w14:textId="77777777" w:rsidR="00415CBF" w:rsidRPr="00C60DFF" w:rsidRDefault="00415CBF" w:rsidP="00415CBF"/>
        </w:tc>
      </w:tr>
    </w:tbl>
    <w:p w14:paraId="1FBA5497" w14:textId="77777777" w:rsidR="006E53BD" w:rsidRPr="00FD295A" w:rsidRDefault="004E3502" w:rsidP="00956854">
      <w:pPr>
        <w:rPr>
          <w:b/>
          <w:u w:val="single"/>
        </w:rPr>
      </w:pPr>
      <w:r w:rsidRPr="00FD295A">
        <w:rPr>
          <w:rFonts w:hint="eastAsia"/>
          <w:b/>
          <w:u w:val="single"/>
        </w:rPr>
        <w:t xml:space="preserve">확인 </w:t>
      </w:r>
      <w:r w:rsidRPr="00FD295A">
        <w:rPr>
          <w:b/>
          <w:u w:val="single"/>
        </w:rPr>
        <w:t xml:space="preserve">: </w:t>
      </w:r>
      <w:r w:rsidR="00F12F5E" w:rsidRPr="00F12F5E">
        <w:rPr>
          <w:b/>
          <w:u w:val="single"/>
        </w:rPr>
        <w:t>egrep 'NAME|DEVICE' ifcfg-*</w:t>
      </w:r>
    </w:p>
    <w:p w14:paraId="55E8EB84" w14:textId="77777777" w:rsidR="00522923" w:rsidRDefault="00522923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2847905D" w14:textId="77777777" w:rsidR="00444E51" w:rsidRDefault="00444E51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63A01000" w14:textId="77777777" w:rsidR="00522923" w:rsidRPr="00522923" w:rsidRDefault="00522923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b/>
          <w:bCs/>
          <w:kern w:val="0"/>
          <w:sz w:val="22"/>
        </w:rPr>
      </w:pP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>*</w:t>
      </w:r>
      <w:r w:rsidRPr="00522923">
        <w:rPr>
          <w:rFonts w:ascii="Calibri" w:eastAsia="굴림" w:hAnsi="Calibri" w:cs="Calibri"/>
          <w:b/>
          <w:bCs/>
          <w:kern w:val="0"/>
          <w:sz w:val="22"/>
        </w:rPr>
        <w:t xml:space="preserve"> grub </w:t>
      </w: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>파일</w:t>
      </w: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 xml:space="preserve"> </w:t>
      </w:r>
      <w:r w:rsidRPr="00522923">
        <w:rPr>
          <w:rFonts w:ascii="Calibri" w:eastAsia="굴림" w:hAnsi="Calibri" w:cs="Calibri" w:hint="eastAsia"/>
          <w:b/>
          <w:bCs/>
          <w:kern w:val="0"/>
          <w:sz w:val="22"/>
        </w:rPr>
        <w:t>수정</w:t>
      </w:r>
    </w:p>
    <w:p w14:paraId="0E92C32B" w14:textId="77777777" w:rsidR="00522923" w:rsidRDefault="00522923" w:rsidP="00522923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2F560311" w14:textId="77777777" w:rsidR="00522923" w:rsidRPr="00E642A8" w:rsidRDefault="00DA5FB2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107A35">
        <w:t xml:space="preserve">[root@localhost ~]# </w:t>
      </w:r>
      <w:r w:rsidR="00522923" w:rsidRPr="00E642A8">
        <w:rPr>
          <w:rFonts w:asciiTheme="minorEastAsia" w:eastAsiaTheme="minorEastAsia" w:hAnsiTheme="minorEastAsia" w:cs="Calibri"/>
          <w:kern w:val="0"/>
          <w:szCs w:val="20"/>
        </w:rPr>
        <w:t>vi /etc/default/grub</w:t>
      </w:r>
    </w:p>
    <w:p w14:paraId="11C070BB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 </w:t>
      </w:r>
    </w:p>
    <w:p w14:paraId="1EB16956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(</w:t>
      </w:r>
      <w:r w:rsidRPr="00E642A8">
        <w:rPr>
          <w:rFonts w:asciiTheme="minorEastAsia" w:eastAsiaTheme="minorEastAsia" w:hAnsiTheme="minorEastAsia" w:cs="Calibri" w:hint="eastAsia"/>
          <w:kern w:val="0"/>
          <w:szCs w:val="20"/>
        </w:rPr>
        <w:t>아래와 같이 변경)</w:t>
      </w:r>
    </w:p>
    <w:p w14:paraId="1722D2F3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 w:hint="eastAsia"/>
          <w:kern w:val="0"/>
          <w:szCs w:val="20"/>
        </w:rPr>
        <w:t> </w:t>
      </w:r>
    </w:p>
    <w:p w14:paraId="2E036B6D" w14:textId="757322EC" w:rsidR="00522923" w:rsidRPr="00E642A8" w:rsidRDefault="00DD66D5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>
        <w:rPr>
          <w:rFonts w:asciiTheme="minorEastAsia" w:eastAsiaTheme="minorEastAsia" w:hAnsiTheme="minorEastAsia" w:cs="Calibri" w:hint="eastAsia"/>
          <w:kern w:val="0"/>
          <w:szCs w:val="20"/>
        </w:rPr>
        <w:t>G</w:t>
      </w:r>
      <w:r w:rsidR="00522923" w:rsidRPr="00E642A8">
        <w:rPr>
          <w:rFonts w:asciiTheme="minorEastAsia" w:eastAsiaTheme="minorEastAsia" w:hAnsiTheme="minorEastAsia" w:cs="Calibri"/>
          <w:kern w:val="0"/>
          <w:szCs w:val="20"/>
        </w:rPr>
        <w:t>RUB_TIMEOUT=5</w:t>
      </w:r>
    </w:p>
    <w:p w14:paraId="543D0272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GRUB_DEFAULT=saved</w:t>
      </w:r>
    </w:p>
    <w:p w14:paraId="4393C50D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GRUB_DISABLE_SUBMENU=true</w:t>
      </w:r>
    </w:p>
    <w:p w14:paraId="16FB644F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GRUB_TERMINAL_OUTPUT="console"</w:t>
      </w:r>
    </w:p>
    <w:p w14:paraId="4543E358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 xml:space="preserve">GRUB_CMDLINE_LINUX="crashkernel=auto rhgb quiet </w:t>
      </w:r>
      <w:r w:rsidRPr="00E642A8">
        <w:rPr>
          <w:rFonts w:asciiTheme="minorEastAsia" w:eastAsiaTheme="minorEastAsia" w:hAnsiTheme="minorEastAsia" w:cs="Calibri"/>
          <w:b/>
          <w:bCs/>
          <w:color w:val="FF0000"/>
          <w:kern w:val="0"/>
          <w:szCs w:val="20"/>
        </w:rPr>
        <w:t>net.ifnames=0 biosdevname=0</w:t>
      </w:r>
      <w:r w:rsidRPr="00E642A8">
        <w:rPr>
          <w:rFonts w:asciiTheme="minorEastAsia" w:eastAsiaTheme="minorEastAsia" w:hAnsiTheme="minorEastAsia" w:cs="Calibri"/>
          <w:kern w:val="0"/>
          <w:szCs w:val="20"/>
        </w:rPr>
        <w:t>"</w:t>
      </w:r>
    </w:p>
    <w:p w14:paraId="58758D18" w14:textId="77777777" w:rsidR="00522923" w:rsidRPr="00E642A8" w:rsidRDefault="00522923" w:rsidP="00522923">
      <w:pPr>
        <w:widowControl/>
        <w:wordWrap/>
        <w:autoSpaceDE/>
        <w:autoSpaceDN/>
        <w:jc w:val="left"/>
        <w:rPr>
          <w:rFonts w:asciiTheme="minorEastAsia" w:eastAsiaTheme="minorEastAsia" w:hAnsiTheme="minorEastAsia" w:cs="Calibri"/>
          <w:kern w:val="0"/>
          <w:szCs w:val="20"/>
        </w:rPr>
      </w:pPr>
      <w:r w:rsidRPr="00E642A8">
        <w:rPr>
          <w:rFonts w:asciiTheme="minorEastAsia" w:eastAsiaTheme="minorEastAsia" w:hAnsiTheme="minorEastAsia" w:cs="Calibri"/>
          <w:kern w:val="0"/>
          <w:szCs w:val="20"/>
        </w:rPr>
        <w:t>GRUB_DISABLE_RECOVERY="true"</w:t>
      </w:r>
    </w:p>
    <w:p w14:paraId="30B2C1AA" w14:textId="77777777" w:rsidR="00BA1900" w:rsidRPr="00E642A8" w:rsidRDefault="00BA1900" w:rsidP="00956854">
      <w:pPr>
        <w:rPr>
          <w:rFonts w:asciiTheme="minorEastAsia" w:eastAsiaTheme="minorEastAsia" w:hAnsiTheme="minorEastAsia"/>
          <w:b/>
          <w:sz w:val="18"/>
          <w:szCs w:val="20"/>
        </w:rPr>
      </w:pPr>
    </w:p>
    <w:p w14:paraId="01A17F5A" w14:textId="77777777" w:rsidR="00B846DA" w:rsidRPr="006B5A21" w:rsidRDefault="00B846DA" w:rsidP="00B846DA">
      <w:pPr>
        <w:rPr>
          <w:rFonts w:asciiTheme="minorEastAsia" w:eastAsiaTheme="minorEastAsia" w:hAnsiTheme="minorEastAsia" w:cs="Calibri"/>
          <w:kern w:val="0"/>
          <w:szCs w:val="20"/>
        </w:rPr>
      </w:pPr>
      <w:r w:rsidRPr="006B5A21">
        <w:rPr>
          <w:rFonts w:asciiTheme="minorEastAsia" w:eastAsiaTheme="minorEastAsia" w:hAnsiTheme="minorEastAsia" w:cs="Calibri"/>
          <w:kern w:val="0"/>
          <w:szCs w:val="20"/>
        </w:rPr>
        <w:t xml:space="preserve">[root@localhost ~]# grub2-mkconfig -o /boot/grub2/grub.cfg </w:t>
      </w:r>
      <w:r w:rsidRPr="006B5A21">
        <w:rPr>
          <w:rFonts w:asciiTheme="minorEastAsia" w:eastAsiaTheme="minorEastAsia" w:hAnsiTheme="minorEastAsia" w:cs="Calibri"/>
          <w:color w:val="FF0000"/>
          <w:kern w:val="0"/>
          <w:szCs w:val="20"/>
        </w:rPr>
        <w:t>–</w:t>
      </w:r>
      <w:r w:rsidRPr="006B5A21">
        <w:rPr>
          <w:rFonts w:asciiTheme="minorEastAsia" w:eastAsiaTheme="minorEastAsia" w:hAnsiTheme="minorEastAsia" w:cs="Calibri"/>
          <w:kern w:val="0"/>
          <w:szCs w:val="20"/>
        </w:rPr>
        <w:t xml:space="preserve"> </w:t>
      </w:r>
      <w:r w:rsidRPr="006B5A21">
        <w:rPr>
          <w:rFonts w:asciiTheme="minorEastAsia" w:eastAsiaTheme="minorEastAsia" w:hAnsiTheme="minorEastAsia" w:cs="Calibri" w:hint="eastAsia"/>
          <w:b/>
          <w:color w:val="FF0000"/>
          <w:kern w:val="0"/>
          <w:szCs w:val="20"/>
        </w:rPr>
        <w:t>BIOS</w:t>
      </w:r>
      <w:r w:rsidRPr="006B5A21">
        <w:rPr>
          <w:rFonts w:asciiTheme="minorEastAsia" w:eastAsiaTheme="minorEastAsia" w:hAnsiTheme="minorEastAsia" w:cs="Calibri"/>
          <w:b/>
          <w:color w:val="FF0000"/>
          <w:kern w:val="0"/>
          <w:szCs w:val="20"/>
        </w:rPr>
        <w:t xml:space="preserve"> </w:t>
      </w:r>
      <w:r w:rsidRPr="006B5A21">
        <w:rPr>
          <w:rFonts w:asciiTheme="minorEastAsia" w:eastAsiaTheme="minorEastAsia" w:hAnsiTheme="minorEastAsia" w:cs="Calibri" w:hint="eastAsia"/>
          <w:b/>
          <w:color w:val="FF0000"/>
          <w:kern w:val="0"/>
          <w:szCs w:val="20"/>
        </w:rPr>
        <w:t>모드 설치 시</w:t>
      </w:r>
    </w:p>
    <w:p w14:paraId="2B9F4C6E" w14:textId="77777777" w:rsidR="00B846DA" w:rsidRPr="00346567" w:rsidRDefault="00B846DA" w:rsidP="00B846DA">
      <w:pPr>
        <w:rPr>
          <w:rFonts w:asciiTheme="minorEastAsia" w:eastAsiaTheme="minorEastAsia" w:hAnsiTheme="minorEastAsia"/>
          <w:b/>
          <w:color w:val="FF0000"/>
          <w:sz w:val="18"/>
          <w:szCs w:val="20"/>
        </w:rPr>
      </w:pPr>
      <w:r w:rsidRPr="006B5A21">
        <w:rPr>
          <w:rFonts w:asciiTheme="minorEastAsia" w:eastAsiaTheme="minorEastAsia" w:hAnsiTheme="minorEastAsia" w:cs="Calibri"/>
          <w:kern w:val="0"/>
          <w:szCs w:val="20"/>
        </w:rPr>
        <w:t>[root@localhost ~]# grub2-mkconfig -o /boot/efi/EFI/centos/grub.cfg</w:t>
      </w:r>
      <w:r w:rsidRPr="00346567">
        <w:rPr>
          <w:color w:val="FF0000"/>
        </w:rPr>
        <w:t xml:space="preserve"> – </w:t>
      </w:r>
      <w:r w:rsidRPr="006B5A21">
        <w:rPr>
          <w:rFonts w:hint="eastAsia"/>
          <w:b/>
          <w:color w:val="FF0000"/>
        </w:rPr>
        <w:t>UEFI</w:t>
      </w:r>
      <w:r w:rsidRPr="006B5A21">
        <w:rPr>
          <w:b/>
          <w:color w:val="FF0000"/>
        </w:rPr>
        <w:t xml:space="preserve"> </w:t>
      </w:r>
      <w:r w:rsidRPr="006B5A21">
        <w:rPr>
          <w:rFonts w:hint="eastAsia"/>
          <w:b/>
          <w:color w:val="FF0000"/>
        </w:rPr>
        <w:t>모드 설치 시</w:t>
      </w:r>
    </w:p>
    <w:p w14:paraId="54BC5878" w14:textId="38828127" w:rsidR="00BA1900" w:rsidRPr="00B846DA" w:rsidRDefault="00BA1900" w:rsidP="00956854">
      <w:pPr>
        <w:rPr>
          <w:rFonts w:asciiTheme="minorEastAsia" w:eastAsiaTheme="minorEastAsia" w:hAnsiTheme="minorEastAsia"/>
          <w:b/>
          <w:sz w:val="18"/>
          <w:szCs w:val="20"/>
        </w:rPr>
      </w:pPr>
    </w:p>
    <w:p w14:paraId="589AD8E5" w14:textId="77777777" w:rsidR="00BA1900" w:rsidRDefault="00BA1900" w:rsidP="00956854">
      <w:pPr>
        <w:rPr>
          <w:b/>
        </w:rPr>
      </w:pPr>
    </w:p>
    <w:p w14:paraId="477FB936" w14:textId="77777777" w:rsidR="00E642A8" w:rsidRDefault="00E642A8" w:rsidP="00956854">
      <w:pPr>
        <w:rPr>
          <w:b/>
        </w:rPr>
      </w:pPr>
      <w:r>
        <w:rPr>
          <w:rFonts w:hint="eastAsia"/>
          <w:b/>
        </w:rPr>
        <w:lastRenderedPageBreak/>
        <w:t>*</w:t>
      </w:r>
      <w:r>
        <w:rPr>
          <w:b/>
        </w:rPr>
        <w:t xml:space="preserve"> </w:t>
      </w:r>
      <w:r>
        <w:rPr>
          <w:rFonts w:hint="eastAsia"/>
          <w:b/>
        </w:rPr>
        <w:t>h</w:t>
      </w:r>
      <w:r>
        <w:rPr>
          <w:b/>
        </w:rPr>
        <w:t xml:space="preserve">ostname </w:t>
      </w:r>
      <w:r>
        <w:rPr>
          <w:rFonts w:hint="eastAsia"/>
          <w:b/>
        </w:rPr>
        <w:t>변경</w:t>
      </w:r>
    </w:p>
    <w:p w14:paraId="09F1154D" w14:textId="77777777" w:rsidR="00E642A8" w:rsidRDefault="00E642A8" w:rsidP="00956854">
      <w:pPr>
        <w:rPr>
          <w:b/>
        </w:rPr>
      </w:pPr>
    </w:p>
    <w:p w14:paraId="00CAE5CC" w14:textId="77777777" w:rsidR="00E642A8" w:rsidRDefault="001C6762" w:rsidP="00956854">
      <w:pPr>
        <w:rPr>
          <w:b/>
        </w:rPr>
      </w:pPr>
      <w:r w:rsidRPr="00107A35">
        <w:t xml:space="preserve">[root@localhost ~]# </w:t>
      </w:r>
      <w:r w:rsidR="00E642A8">
        <w:rPr>
          <w:b/>
        </w:rPr>
        <w:t>vi /etc/sysconfig/network</w:t>
      </w:r>
    </w:p>
    <w:p w14:paraId="02DE66C8" w14:textId="77777777" w:rsidR="00E642A8" w:rsidRPr="00E642A8" w:rsidRDefault="00E642A8" w:rsidP="00956854">
      <w:pPr>
        <w:rPr>
          <w:b/>
        </w:rPr>
      </w:pPr>
    </w:p>
    <w:p w14:paraId="2919A574" w14:textId="77777777" w:rsidR="00E642A8" w:rsidRPr="00E642A8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kern w:val="0"/>
          <w:szCs w:val="20"/>
        </w:rPr>
      </w:pPr>
      <w:r w:rsidRPr="00E642A8">
        <w:rPr>
          <w:rFonts w:asciiTheme="minorHAnsi" w:eastAsiaTheme="minorHAnsi" w:hAnsiTheme="minorHAnsi" w:cs="Calibri"/>
          <w:kern w:val="0"/>
          <w:szCs w:val="20"/>
        </w:rPr>
        <w:t xml:space="preserve">/etc/sysconfig/network </w:t>
      </w:r>
      <w:r w:rsidR="003C72A4">
        <w:rPr>
          <w:rFonts w:asciiTheme="minorHAnsi" w:eastAsiaTheme="minorHAnsi" w:hAnsiTheme="minorHAnsi" w:cs="Calibri" w:hint="eastAsia"/>
          <w:kern w:val="0"/>
          <w:szCs w:val="20"/>
        </w:rPr>
        <w:t xml:space="preserve">기존 </w:t>
      </w:r>
      <w:r w:rsidR="003C72A4">
        <w:rPr>
          <w:rFonts w:asciiTheme="minorHAnsi" w:eastAsiaTheme="minorHAnsi" w:hAnsiTheme="minorHAnsi" w:cs="Calibri"/>
          <w:kern w:val="0"/>
          <w:szCs w:val="20"/>
        </w:rPr>
        <w:t xml:space="preserve">CentOS 6.XX </w:t>
      </w:r>
      <w:r w:rsidR="003C72A4">
        <w:rPr>
          <w:rFonts w:asciiTheme="minorHAnsi" w:eastAsiaTheme="minorHAnsi" w:hAnsiTheme="minorHAnsi" w:cs="Calibri" w:hint="eastAsia"/>
          <w:kern w:val="0"/>
          <w:szCs w:val="20"/>
        </w:rPr>
        <w:t>버전에서는 아래와 같이 하였으나,</w:t>
      </w:r>
    </w:p>
    <w:p w14:paraId="57ED2B37" w14:textId="77777777" w:rsidR="00E642A8" w:rsidRPr="00E642A8" w:rsidRDefault="00E642A8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</w:rPr>
      </w:pP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>NETWORKING=yes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br/>
        <w:t>NETWORKING_IPV6=no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br/>
      </w:r>
      <w:r w:rsidRPr="00E642A8">
        <w:rPr>
          <w:rFonts w:asciiTheme="minorHAnsi" w:eastAsiaTheme="minorHAnsi" w:hAnsiTheme="minorHAnsi" w:cs="Calibri"/>
          <w:color w:val="FF0000"/>
          <w:kern w:val="0"/>
          <w:szCs w:val="20"/>
          <w:shd w:val="clear" w:color="auto" w:fill="F5F5F5"/>
        </w:rPr>
        <w:t>HOSTNAME=</w:t>
      </w:r>
      <w:r w:rsidR="003C72A4" w:rsidRPr="003C72A4">
        <w:rPr>
          <w:rFonts w:asciiTheme="minorHAnsi" w:eastAsiaTheme="minorHAnsi" w:hAnsiTheme="minorHAnsi" w:cs="Calibri"/>
          <w:color w:val="FF0000"/>
          <w:kern w:val="0"/>
          <w:szCs w:val="20"/>
          <w:shd w:val="clear" w:color="auto" w:fill="F5F5F5"/>
        </w:rPr>
        <w:t>shbingtest</w:t>
      </w:r>
    </w:p>
    <w:p w14:paraId="409FC6E4" w14:textId="77777777" w:rsidR="003C72A4" w:rsidRPr="003C72A4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b/>
          <w:bCs/>
          <w:color w:val="0000FF"/>
          <w:kern w:val="0"/>
          <w:szCs w:val="20"/>
        </w:rPr>
      </w:pPr>
      <w:r w:rsidRPr="00E642A8">
        <w:rPr>
          <w:rFonts w:asciiTheme="minorHAnsi" w:eastAsiaTheme="minorHAnsi" w:hAnsiTheme="minorHAnsi" w:cs="Calibri"/>
          <w:b/>
          <w:bCs/>
          <w:color w:val="0000FF"/>
          <w:kern w:val="0"/>
          <w:szCs w:val="20"/>
        </w:rPr>
        <w:t xml:space="preserve">CentOS 7 에서는 </w:t>
      </w:r>
      <w:r w:rsidR="003C72A4" w:rsidRPr="003C72A4">
        <w:rPr>
          <w:rFonts w:asciiTheme="minorHAnsi" w:eastAsiaTheme="minorHAnsi" w:hAnsiTheme="minorHAnsi" w:cs="Calibri" w:hint="eastAsia"/>
          <w:b/>
          <w:bCs/>
          <w:color w:val="0000FF"/>
          <w:kern w:val="0"/>
          <w:szCs w:val="20"/>
        </w:rPr>
        <w:t xml:space="preserve">위의 방법으로는 </w:t>
      </w:r>
      <w:r w:rsidRPr="00E642A8">
        <w:rPr>
          <w:rFonts w:asciiTheme="minorHAnsi" w:eastAsiaTheme="minorHAnsi" w:hAnsiTheme="minorHAnsi" w:cs="Calibri"/>
          <w:b/>
          <w:bCs/>
          <w:color w:val="0000FF"/>
          <w:kern w:val="0"/>
          <w:szCs w:val="20"/>
        </w:rPr>
        <w:t>hostname이 변경이 안되</w:t>
      </w:r>
      <w:r w:rsidR="003C72A4" w:rsidRPr="003C72A4">
        <w:rPr>
          <w:rFonts w:asciiTheme="minorHAnsi" w:eastAsiaTheme="minorHAnsi" w:hAnsiTheme="minorHAnsi" w:cs="Calibri" w:hint="eastAsia"/>
          <w:b/>
          <w:bCs/>
          <w:color w:val="0000FF"/>
          <w:kern w:val="0"/>
          <w:szCs w:val="20"/>
        </w:rPr>
        <w:t>며,</w:t>
      </w:r>
      <w:r w:rsidRPr="00E642A8">
        <w:rPr>
          <w:rFonts w:asciiTheme="minorHAnsi" w:eastAsiaTheme="minorHAnsi" w:hAnsiTheme="minorHAnsi" w:cs="Calibri"/>
          <w:b/>
          <w:bCs/>
          <w:color w:val="0000FF"/>
          <w:kern w:val="0"/>
          <w:szCs w:val="20"/>
        </w:rPr>
        <w:t xml:space="preserve"> hostnamectl 이라는 명령어를 </w:t>
      </w:r>
    </w:p>
    <w:p w14:paraId="4C9DFC2F" w14:textId="77777777" w:rsidR="00E642A8" w:rsidRPr="00E642A8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b/>
          <w:bCs/>
          <w:color w:val="0000FF"/>
          <w:kern w:val="0"/>
          <w:szCs w:val="20"/>
        </w:rPr>
      </w:pPr>
      <w:r w:rsidRPr="00E642A8">
        <w:rPr>
          <w:rFonts w:asciiTheme="minorHAnsi" w:eastAsiaTheme="minorHAnsi" w:hAnsiTheme="minorHAnsi" w:cs="Calibri"/>
          <w:b/>
          <w:bCs/>
          <w:color w:val="0000FF"/>
          <w:kern w:val="0"/>
          <w:szCs w:val="20"/>
        </w:rPr>
        <w:t>사용</w:t>
      </w:r>
      <w:r w:rsidR="003C72A4" w:rsidRPr="003C72A4">
        <w:rPr>
          <w:rFonts w:asciiTheme="minorHAnsi" w:eastAsiaTheme="minorHAnsi" w:hAnsiTheme="minorHAnsi" w:cs="Calibri" w:hint="eastAsia"/>
          <w:b/>
          <w:bCs/>
          <w:color w:val="0000FF"/>
          <w:kern w:val="0"/>
          <w:szCs w:val="20"/>
        </w:rPr>
        <w:t>하여 변경합니다.</w:t>
      </w:r>
    </w:p>
    <w:p w14:paraId="63E06B5E" w14:textId="77777777" w:rsidR="00E642A8" w:rsidRDefault="00E642A8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</w:pPr>
    </w:p>
    <w:p w14:paraId="3383DC40" w14:textId="77777777" w:rsidR="00E642A8" w:rsidRPr="00E642A8" w:rsidRDefault="00E642A8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</w:pPr>
      <w:r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h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>ostname set (</w:t>
      </w:r>
      <w:r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h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ostname </w:t>
      </w:r>
      <w:r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변경 설정)</w:t>
      </w:r>
    </w:p>
    <w:p w14:paraId="64A55AB0" w14:textId="77777777" w:rsidR="00E642A8" w:rsidRPr="00E642A8" w:rsidRDefault="001C6762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</w:rPr>
      </w:pPr>
      <w:r w:rsidRPr="00107A35">
        <w:t xml:space="preserve">[root@localhost ~]# </w:t>
      </w:r>
      <w:r w:rsidR="00E642A8"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hostnamectl set-hostname </w:t>
      </w:r>
      <w:r w:rsidR="00E642A8" w:rsidRPr="001C6762">
        <w:rPr>
          <w:rFonts w:asciiTheme="minorHAnsi" w:eastAsiaTheme="minorHAnsi" w:hAnsiTheme="minorHAnsi" w:cs="Calibri" w:hint="eastAsia"/>
          <w:color w:val="FF0000"/>
          <w:kern w:val="0"/>
          <w:szCs w:val="20"/>
          <w:shd w:val="clear" w:color="auto" w:fill="F5F5F5"/>
        </w:rPr>
        <w:t>s</w:t>
      </w:r>
      <w:r w:rsidR="00E642A8" w:rsidRPr="001C6762">
        <w:rPr>
          <w:rFonts w:asciiTheme="minorHAnsi" w:eastAsiaTheme="minorHAnsi" w:hAnsiTheme="minorHAnsi" w:cs="Calibri"/>
          <w:color w:val="FF0000"/>
          <w:kern w:val="0"/>
          <w:szCs w:val="20"/>
          <w:shd w:val="clear" w:color="auto" w:fill="F5F5F5"/>
        </w:rPr>
        <w:t>hbingtest</w:t>
      </w:r>
      <w:r w:rsidR="00E642A8"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 (</w:t>
      </w:r>
      <w:r w:rsidR="00E642A8"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 xml:space="preserve">변경할 </w:t>
      </w:r>
      <w:r w:rsidR="00E642A8"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 xml:space="preserve">hostname </w:t>
      </w:r>
      <w:r w:rsidR="00E642A8" w:rsidRPr="00E642A8">
        <w:rPr>
          <w:rFonts w:asciiTheme="minorHAnsi" w:eastAsiaTheme="minorHAnsi" w:hAnsiTheme="minorHAnsi" w:cs="Calibri" w:hint="eastAsia"/>
          <w:kern w:val="0"/>
          <w:szCs w:val="20"/>
          <w:shd w:val="clear" w:color="auto" w:fill="F5F5F5"/>
        </w:rPr>
        <w:t>기재)</w:t>
      </w:r>
    </w:p>
    <w:p w14:paraId="3695112B" w14:textId="77777777" w:rsidR="00E642A8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kern w:val="0"/>
          <w:szCs w:val="20"/>
        </w:rPr>
      </w:pPr>
    </w:p>
    <w:p w14:paraId="0FC0626F" w14:textId="77777777" w:rsidR="00E642A8" w:rsidRPr="00E642A8" w:rsidRDefault="00E642A8" w:rsidP="00E642A8">
      <w:pPr>
        <w:widowControl/>
        <w:wordWrap/>
        <w:autoSpaceDE/>
        <w:autoSpaceDN/>
        <w:spacing w:after="140"/>
        <w:jc w:val="left"/>
        <w:rPr>
          <w:rFonts w:asciiTheme="minorHAnsi" w:eastAsiaTheme="minorHAnsi" w:hAnsiTheme="minorHAnsi" w:cs="Calibri"/>
          <w:kern w:val="0"/>
          <w:szCs w:val="20"/>
        </w:rPr>
      </w:pPr>
      <w:r>
        <w:rPr>
          <w:rFonts w:asciiTheme="minorHAnsi" w:eastAsiaTheme="minorHAnsi" w:hAnsiTheme="minorHAnsi" w:cs="Calibri" w:hint="eastAsia"/>
          <w:kern w:val="0"/>
          <w:szCs w:val="20"/>
        </w:rPr>
        <w:t xml:space="preserve">변경 설정 된 </w:t>
      </w:r>
      <w:r w:rsidRPr="00E642A8">
        <w:rPr>
          <w:rFonts w:asciiTheme="minorHAnsi" w:eastAsiaTheme="minorHAnsi" w:hAnsiTheme="minorHAnsi" w:cs="Calibri"/>
          <w:kern w:val="0"/>
          <w:szCs w:val="20"/>
        </w:rPr>
        <w:t>hostname 확인</w:t>
      </w:r>
    </w:p>
    <w:p w14:paraId="628CFE8F" w14:textId="77777777" w:rsidR="00E642A8" w:rsidRPr="00E642A8" w:rsidRDefault="00E642A8" w:rsidP="00E642A8">
      <w:pPr>
        <w:widowControl/>
        <w:wordWrap/>
        <w:autoSpaceDE/>
        <w:autoSpaceDN/>
        <w:jc w:val="left"/>
        <w:rPr>
          <w:rFonts w:asciiTheme="minorHAnsi" w:eastAsiaTheme="minorHAnsi" w:hAnsiTheme="minorHAnsi" w:cs="Calibri"/>
          <w:kern w:val="0"/>
          <w:szCs w:val="20"/>
        </w:rPr>
      </w:pPr>
      <w:r>
        <w:t xml:space="preserve">[root@shbingtest ~]# </w:t>
      </w:r>
      <w:r w:rsidRPr="00E642A8">
        <w:rPr>
          <w:rFonts w:asciiTheme="minorHAnsi" w:eastAsiaTheme="minorHAnsi" w:hAnsiTheme="minorHAnsi" w:cs="Calibri"/>
          <w:kern w:val="0"/>
          <w:szCs w:val="20"/>
          <w:shd w:val="clear" w:color="auto" w:fill="F5F5F5"/>
        </w:rPr>
        <w:t>hostname</w:t>
      </w:r>
    </w:p>
    <w:p w14:paraId="560EA3AB" w14:textId="77777777" w:rsidR="00136043" w:rsidRDefault="001D3EB5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color w:val="FFFFFF" w:themeColor="background1"/>
          <w:kern w:val="0"/>
          <w:szCs w:val="20"/>
        </w:rPr>
      </w:pPr>
      <w:r>
        <w:rPr>
          <w:rFonts w:ascii="Nanum Gothic" w:eastAsia="굴림" w:hAnsi="Nanum Gothic" w:cs="Calibri" w:hint="eastAsia"/>
          <w:kern w:val="0"/>
          <w:szCs w:val="20"/>
        </w:rPr>
        <w:t>s</w:t>
      </w:r>
      <w:r>
        <w:rPr>
          <w:rFonts w:ascii="Nanum Gothic" w:eastAsia="굴림" w:hAnsi="Nanum Gothic" w:cs="Calibri"/>
          <w:kern w:val="0"/>
          <w:szCs w:val="20"/>
        </w:rPr>
        <w:t>hbingtes</w:t>
      </w:r>
      <w:r w:rsidR="00BE0291">
        <w:rPr>
          <w:rFonts w:ascii="Nanum Gothic" w:eastAsia="굴림" w:hAnsi="Nanum Gothic" w:cs="Calibri"/>
          <w:kern w:val="0"/>
          <w:szCs w:val="20"/>
        </w:rPr>
        <w:t>t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하면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/etc/hostname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이라는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파일이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생성이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되어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있는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것을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확인할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수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있습니다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.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우분투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등의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>데비안</w:t>
      </w:r>
      <w:r w:rsidR="00E642A8" w:rsidRPr="00E642A8">
        <w:rPr>
          <w:rFonts w:ascii="Nanum Gothic" w:eastAsia="굴림" w:hAnsi="Nanum Gothic" w:cs="Calibri"/>
          <w:color w:val="FFFFFF" w:themeColor="background1"/>
          <w:kern w:val="0"/>
          <w:szCs w:val="20"/>
        </w:rPr>
        <w:t xml:space="preserve"> </w:t>
      </w:r>
    </w:p>
    <w:p w14:paraId="0AA9AA4C" w14:textId="77777777" w:rsidR="00136043" w:rsidRDefault="00136043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kern w:val="0"/>
          <w:szCs w:val="20"/>
        </w:rPr>
      </w:pPr>
    </w:p>
    <w:p w14:paraId="29F6CA8D" w14:textId="77777777" w:rsidR="00E642A8" w:rsidRDefault="00136043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b/>
          <w:bCs/>
          <w:kern w:val="0"/>
          <w:szCs w:val="20"/>
        </w:rPr>
      </w:pPr>
      <w:r w:rsidRPr="00136043">
        <w:rPr>
          <w:rFonts w:ascii="Nanum Gothic" w:eastAsia="굴림" w:hAnsi="Nanum Gothic" w:cs="Calibri"/>
          <w:b/>
          <w:bCs/>
          <w:kern w:val="0"/>
          <w:szCs w:val="20"/>
        </w:rPr>
        <w:t xml:space="preserve">* </w:t>
      </w:r>
      <w:r w:rsidRPr="00136043">
        <w:rPr>
          <w:rFonts w:ascii="Nanum Gothic" w:eastAsia="굴림" w:hAnsi="Nanum Gothic" w:cs="Calibri" w:hint="eastAsia"/>
          <w:b/>
          <w:bCs/>
          <w:kern w:val="0"/>
          <w:szCs w:val="20"/>
        </w:rPr>
        <w:t>i</w:t>
      </w:r>
      <w:r w:rsidRPr="00136043">
        <w:rPr>
          <w:rFonts w:ascii="Nanum Gothic" w:eastAsia="굴림" w:hAnsi="Nanum Gothic" w:cs="Calibri"/>
          <w:b/>
          <w:bCs/>
          <w:kern w:val="0"/>
          <w:szCs w:val="20"/>
        </w:rPr>
        <w:t xml:space="preserve">fconfig </w:t>
      </w:r>
      <w:r w:rsidRPr="00136043">
        <w:rPr>
          <w:rFonts w:ascii="Nanum Gothic" w:eastAsia="굴림" w:hAnsi="Nanum Gothic" w:cs="Calibri" w:hint="eastAsia"/>
          <w:b/>
          <w:bCs/>
          <w:kern w:val="0"/>
          <w:szCs w:val="20"/>
        </w:rPr>
        <w:t>사용을</w:t>
      </w:r>
      <w:r w:rsidRPr="00136043">
        <w:rPr>
          <w:rFonts w:ascii="Nanum Gothic" w:eastAsia="굴림" w:hAnsi="Nanum Gothic" w:cs="Calibri" w:hint="eastAsia"/>
          <w:b/>
          <w:bCs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 w:hint="eastAsia"/>
          <w:b/>
          <w:bCs/>
          <w:kern w:val="0"/>
          <w:szCs w:val="20"/>
        </w:rPr>
        <w:t>위한</w:t>
      </w:r>
      <w:r w:rsidRPr="00136043">
        <w:rPr>
          <w:rFonts w:ascii="Nanum Gothic" w:eastAsia="굴림" w:hAnsi="Nanum Gothic" w:cs="Calibri" w:hint="eastAsia"/>
          <w:b/>
          <w:bCs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/>
          <w:b/>
          <w:bCs/>
          <w:kern w:val="0"/>
          <w:szCs w:val="20"/>
        </w:rPr>
        <w:t xml:space="preserve">net-tools </w:t>
      </w:r>
      <w:r>
        <w:rPr>
          <w:rFonts w:ascii="Nanum Gothic" w:eastAsia="굴림" w:hAnsi="Nanum Gothic" w:cs="Calibri" w:hint="eastAsia"/>
          <w:b/>
          <w:bCs/>
          <w:kern w:val="0"/>
          <w:szCs w:val="20"/>
        </w:rPr>
        <w:t>설치</w:t>
      </w:r>
    </w:p>
    <w:p w14:paraId="7BC54BC0" w14:textId="77777777" w:rsidR="00136043" w:rsidRPr="00136043" w:rsidRDefault="00136043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</w:pP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(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패키지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설치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전</w:t>
      </w:r>
      <w:r w:rsidRPr="00136043">
        <w:rPr>
          <w:rFonts w:ascii="Nanum Gothic" w:eastAsia="굴림" w:hAnsi="Nanum Gothic" w:cs="Calibri"/>
          <w:b/>
          <w:bCs/>
          <w:color w:val="FF0000"/>
          <w:kern w:val="0"/>
          <w:szCs w:val="20"/>
        </w:rPr>
        <w:t xml:space="preserve"> ip addr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을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사용하여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/>
          <w:b/>
          <w:bCs/>
          <w:color w:val="FF0000"/>
          <w:kern w:val="0"/>
          <w:szCs w:val="20"/>
        </w:rPr>
        <w:t>IP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확인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 xml:space="preserve"> 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가능합니다</w:t>
      </w:r>
      <w:r w:rsidRPr="00136043">
        <w:rPr>
          <w:rFonts w:ascii="Nanum Gothic" w:eastAsia="굴림" w:hAnsi="Nanum Gothic" w:cs="Calibri" w:hint="eastAsia"/>
          <w:b/>
          <w:bCs/>
          <w:color w:val="FF0000"/>
          <w:kern w:val="0"/>
          <w:szCs w:val="20"/>
        </w:rPr>
        <w:t>.</w:t>
      </w:r>
      <w:r w:rsidRPr="00136043">
        <w:rPr>
          <w:rFonts w:ascii="Nanum Gothic" w:eastAsia="굴림" w:hAnsi="Nanum Gothic" w:cs="Calibri"/>
          <w:b/>
          <w:bCs/>
          <w:color w:val="FF0000"/>
          <w:kern w:val="0"/>
          <w:szCs w:val="20"/>
        </w:rPr>
        <w:t>)</w:t>
      </w:r>
    </w:p>
    <w:p w14:paraId="5AF7FE5B" w14:textId="77777777" w:rsidR="00136043" w:rsidRDefault="00136043" w:rsidP="00E642A8">
      <w:pPr>
        <w:widowControl/>
        <w:wordWrap/>
        <w:autoSpaceDE/>
        <w:autoSpaceDN/>
        <w:spacing w:after="140"/>
        <w:jc w:val="left"/>
      </w:pPr>
      <w:r>
        <w:t>[root@shbingtest ~]# yum -y install net-tools</w:t>
      </w:r>
      <w:r w:rsidR="00D71A72">
        <w:t xml:space="preserve">  </w:t>
      </w:r>
      <w:r w:rsidR="00D71A72" w:rsidRPr="00D71A72">
        <w:rPr>
          <w:color w:val="FF0000"/>
        </w:rPr>
        <w:t xml:space="preserve">- </w:t>
      </w:r>
      <w:r w:rsidR="00D71A72" w:rsidRPr="00D71A72">
        <w:rPr>
          <w:rFonts w:hint="eastAsia"/>
          <w:color w:val="FF0000"/>
        </w:rPr>
        <w:t>설치 안될시( 밑에 참조)</w:t>
      </w:r>
    </w:p>
    <w:p w14:paraId="76E5E1C4" w14:textId="77777777" w:rsidR="007C1AF0" w:rsidRPr="00D71A72" w:rsidRDefault="007C1AF0" w:rsidP="00E642A8">
      <w:pPr>
        <w:widowControl/>
        <w:wordWrap/>
        <w:autoSpaceDE/>
        <w:autoSpaceDN/>
        <w:spacing w:after="140"/>
        <w:jc w:val="left"/>
        <w:rPr>
          <w:rFonts w:ascii="Tahoma" w:hAnsi="Tahoma" w:cs="Tahoma"/>
          <w:color w:val="FF0000"/>
          <w:szCs w:val="20"/>
          <w:shd w:val="clear" w:color="auto" w:fill="FFFFFF"/>
        </w:rPr>
      </w:pPr>
      <w:r w:rsidRPr="00D71A72">
        <w:rPr>
          <w:color w:val="FF0000"/>
        </w:rPr>
        <w:t xml:space="preserve"> </w:t>
      </w:r>
      <w:r w:rsidRPr="00D71A72">
        <w:rPr>
          <w:rFonts w:ascii="Tahoma" w:hAnsi="Tahoma" w:cs="Tahoma"/>
          <w:color w:val="FF0000"/>
          <w:szCs w:val="20"/>
          <w:shd w:val="clear" w:color="auto" w:fill="FFFFFF"/>
        </w:rPr>
        <w:t>"could not resolvd host: mirrorlist.centos.org: Unkown error" –</w:t>
      </w:r>
      <w:r w:rsidRPr="00D71A72">
        <w:rPr>
          <w:rFonts w:ascii="Tahoma" w:hAnsi="Tahoma" w:cs="Tahoma" w:hint="eastAsia"/>
          <w:color w:val="FF0000"/>
          <w:szCs w:val="20"/>
          <w:shd w:val="clear" w:color="auto" w:fill="FFFFFF"/>
        </w:rPr>
        <w:t xml:space="preserve"> </w:t>
      </w:r>
      <w:r w:rsidR="00D71A72">
        <w:rPr>
          <w:rFonts w:ascii="Tahoma" w:hAnsi="Tahoma" w:cs="Tahoma" w:hint="eastAsia"/>
          <w:color w:val="FF0000"/>
          <w:szCs w:val="20"/>
          <w:shd w:val="clear" w:color="auto" w:fill="FFFFFF"/>
        </w:rPr>
        <w:t>발생</w:t>
      </w:r>
    </w:p>
    <w:p w14:paraId="6C130DF1" w14:textId="77777777" w:rsidR="007C1AF0" w:rsidRDefault="007C1AF0" w:rsidP="00E642A8">
      <w:pPr>
        <w:widowControl/>
        <w:wordWrap/>
        <w:autoSpaceDE/>
        <w:autoSpaceDN/>
        <w:spacing w:after="140"/>
        <w:jc w:val="left"/>
        <w:rPr>
          <w:rFonts w:ascii="Tahoma" w:hAnsi="Tahoma" w:cs="Tahoma"/>
          <w:color w:val="333333"/>
          <w:szCs w:val="20"/>
          <w:shd w:val="clear" w:color="auto" w:fill="FFFFFF"/>
        </w:rPr>
      </w:pPr>
      <w:r>
        <w:t xml:space="preserve">[root@shbingtest ~]# </w:t>
      </w:r>
      <w:r>
        <w:rPr>
          <w:rFonts w:ascii="Tahoma" w:hAnsi="Tahoma" w:cs="Tahoma"/>
          <w:color w:val="333333"/>
          <w:szCs w:val="20"/>
          <w:shd w:val="clear" w:color="auto" w:fill="FFFFFF"/>
        </w:rPr>
        <w:t>yum clean all</w:t>
      </w:r>
    </w:p>
    <w:p w14:paraId="320ACC90" w14:textId="77777777" w:rsidR="007C1AF0" w:rsidRDefault="007C1AF0" w:rsidP="00E642A8">
      <w:pPr>
        <w:widowControl/>
        <w:wordWrap/>
        <w:autoSpaceDE/>
        <w:autoSpaceDN/>
        <w:spacing w:after="140"/>
        <w:jc w:val="left"/>
        <w:rPr>
          <w:rFonts w:ascii="Tahoma" w:hAnsi="Tahoma" w:cs="Tahoma"/>
          <w:color w:val="555555"/>
          <w:szCs w:val="20"/>
          <w:shd w:val="clear" w:color="auto" w:fill="FFFFFF"/>
        </w:rPr>
      </w:pPr>
      <w:r>
        <w:t xml:space="preserve">[root@shbingtest ~]# </w:t>
      </w:r>
      <w:r>
        <w:rPr>
          <w:rFonts w:ascii="Tahoma" w:hAnsi="Tahoma" w:cs="Tahoma"/>
          <w:color w:val="555555"/>
          <w:szCs w:val="20"/>
          <w:shd w:val="clear" w:color="auto" w:fill="FFFFFF"/>
        </w:rPr>
        <w:t>dhclient </w:t>
      </w:r>
    </w:p>
    <w:p w14:paraId="63568D72" w14:textId="77777777" w:rsidR="00D71A72" w:rsidRDefault="00D71A72" w:rsidP="00E642A8">
      <w:pPr>
        <w:widowControl/>
        <w:wordWrap/>
        <w:autoSpaceDE/>
        <w:autoSpaceDN/>
        <w:spacing w:after="140"/>
        <w:jc w:val="left"/>
        <w:rPr>
          <w:rFonts w:ascii="Tahoma" w:hAnsi="Tahoma" w:cs="Tahoma"/>
          <w:color w:val="555555"/>
          <w:szCs w:val="20"/>
          <w:shd w:val="clear" w:color="auto" w:fill="FFFFFF"/>
        </w:rPr>
      </w:pPr>
      <w:r>
        <w:t xml:space="preserve">[root@shbingtest ~]# yum -y install net-tools </w:t>
      </w:r>
    </w:p>
    <w:p w14:paraId="0A7D4627" w14:textId="77777777" w:rsidR="007C1AF0" w:rsidRDefault="007C1AF0" w:rsidP="00E642A8">
      <w:pPr>
        <w:widowControl/>
        <w:wordWrap/>
        <w:autoSpaceDE/>
        <w:autoSpaceDN/>
        <w:spacing w:after="140"/>
        <w:jc w:val="left"/>
      </w:pPr>
    </w:p>
    <w:p w14:paraId="02F903B0" w14:textId="77777777" w:rsidR="00136043" w:rsidRPr="00136043" w:rsidRDefault="00136043" w:rsidP="00E642A8">
      <w:pPr>
        <w:widowControl/>
        <w:wordWrap/>
        <w:autoSpaceDE/>
        <w:autoSpaceDN/>
        <w:spacing w:after="140"/>
        <w:jc w:val="left"/>
        <w:rPr>
          <w:rFonts w:ascii="Nanum Gothic" w:eastAsia="굴림" w:hAnsi="Nanum Gothic" w:cs="Calibri" w:hint="eastAsia"/>
          <w:b/>
          <w:bCs/>
          <w:color w:val="FFFFFF" w:themeColor="background1"/>
          <w:kern w:val="0"/>
          <w:szCs w:val="20"/>
        </w:rPr>
      </w:pPr>
      <w:r>
        <w:rPr>
          <w:rFonts w:hint="eastAsia"/>
        </w:rPr>
        <w:t xml:space="preserve">설치 완료 후 </w:t>
      </w:r>
      <w:r>
        <w:t xml:space="preserve">ifconfig </w:t>
      </w:r>
      <w:r>
        <w:rPr>
          <w:rFonts w:hint="eastAsia"/>
        </w:rPr>
        <w:t>사용 가능</w:t>
      </w:r>
    </w:p>
    <w:p w14:paraId="260F2F49" w14:textId="77777777" w:rsidR="00E642A8" w:rsidRPr="00136043" w:rsidRDefault="00E642A8" w:rsidP="00956854">
      <w:pPr>
        <w:rPr>
          <w:b/>
        </w:rPr>
      </w:pPr>
    </w:p>
    <w:p w14:paraId="2F95CDC7" w14:textId="77777777" w:rsidR="007A3B3E" w:rsidRDefault="007A3B3E" w:rsidP="00956854">
      <w:pPr>
        <w:rPr>
          <w:b/>
        </w:rPr>
      </w:pPr>
      <w:r>
        <w:rPr>
          <w:rFonts w:hint="eastAsia"/>
          <w:b/>
        </w:rPr>
        <w:t>이더넷 명칭 변경</w:t>
      </w:r>
      <w:r w:rsidR="00E642A8">
        <w:rPr>
          <w:rFonts w:hint="eastAsia"/>
          <w:b/>
        </w:rPr>
        <w:t xml:space="preserve"> 및 h</w:t>
      </w:r>
      <w:r w:rsidR="00E642A8">
        <w:rPr>
          <w:b/>
        </w:rPr>
        <w:t xml:space="preserve">ostname </w:t>
      </w:r>
      <w:r w:rsidR="00E642A8">
        <w:rPr>
          <w:rFonts w:hint="eastAsia"/>
          <w:b/>
        </w:rPr>
        <w:t>변경</w:t>
      </w:r>
      <w:r>
        <w:rPr>
          <w:rFonts w:hint="eastAsia"/>
          <w:b/>
        </w:rPr>
        <w:t>으로 인한 리부팅</w:t>
      </w:r>
    </w:p>
    <w:p w14:paraId="21041600" w14:textId="77777777" w:rsidR="007A3B3E" w:rsidRDefault="00DA5FB2" w:rsidP="00956854">
      <w:pPr>
        <w:rPr>
          <w:b/>
        </w:rPr>
      </w:pPr>
      <w:r>
        <w:t xml:space="preserve">[root@shbingtest ~]# </w:t>
      </w:r>
      <w:r w:rsidR="007A3B3E">
        <w:rPr>
          <w:b/>
        </w:rPr>
        <w:t>sync;sync;sync;</w:t>
      </w:r>
    </w:p>
    <w:p w14:paraId="34CCB526" w14:textId="77777777" w:rsidR="007A3B3E" w:rsidRDefault="00DA5FB2" w:rsidP="00136043">
      <w:pPr>
        <w:rPr>
          <w:b/>
        </w:rPr>
      </w:pPr>
      <w:r>
        <w:t xml:space="preserve">[root@shbingtest ~]# </w:t>
      </w:r>
      <w:r w:rsidR="007A3B3E">
        <w:rPr>
          <w:rFonts w:hint="eastAsia"/>
          <w:b/>
        </w:rPr>
        <w:t>s</w:t>
      </w:r>
      <w:r w:rsidR="007A3B3E">
        <w:rPr>
          <w:b/>
        </w:rPr>
        <w:t>hutdown -r no</w:t>
      </w:r>
      <w:r w:rsidR="00674092">
        <w:rPr>
          <w:rFonts w:hint="eastAsia"/>
          <w:b/>
        </w:rPr>
        <w:t>w</w:t>
      </w:r>
    </w:p>
    <w:p w14:paraId="2C4E40A8" w14:textId="77777777" w:rsidR="00BA1900" w:rsidRPr="00BA1900" w:rsidRDefault="00E25BA8" w:rsidP="00BA1900">
      <w:pPr>
        <w:jc w:val="right"/>
        <w:rPr>
          <w:b/>
          <w:u w:val="single"/>
        </w:rPr>
      </w:pPr>
      <w:r>
        <w:rPr>
          <w:rFonts w:hint="eastAsia"/>
          <w:b/>
          <w:u w:val="single"/>
        </w:rPr>
        <w:t xml:space="preserve">&lt; </w:t>
      </w:r>
      <w:r w:rsidRPr="00E25BA8">
        <w:rPr>
          <w:rFonts w:hint="eastAsia"/>
          <w:b/>
          <w:u w:val="single"/>
        </w:rPr>
        <w:t>시스템 기본설정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 xml:space="preserve">– </w:t>
      </w:r>
      <w:r w:rsidR="00B909F2">
        <w:rPr>
          <w:b/>
          <w:u w:val="single"/>
        </w:rPr>
        <w:t>WEB | PBX | RECORD</w:t>
      </w:r>
      <w:r>
        <w:rPr>
          <w:rFonts w:hint="eastAsia"/>
          <w:b/>
          <w:u w:val="single"/>
        </w:rPr>
        <w:t xml:space="preserve"> &gt;</w:t>
      </w:r>
    </w:p>
    <w:p w14:paraId="51133C4E" w14:textId="77777777" w:rsidR="00DA5FB2" w:rsidRDefault="00DA5FB2" w:rsidP="00FA18FC"/>
    <w:p w14:paraId="69FD5CEB" w14:textId="77777777" w:rsidR="00962F76" w:rsidRDefault="00DA5FB2" w:rsidP="00FA18FC">
      <w:pPr>
        <w:rPr>
          <w:b/>
        </w:rPr>
      </w:pPr>
      <w:r>
        <w:t xml:space="preserve">[root@shbingtest ~]# </w:t>
      </w:r>
      <w:r w:rsidR="00962F76">
        <w:rPr>
          <w:rFonts w:hint="eastAsia"/>
          <w:b/>
        </w:rPr>
        <w:t xml:space="preserve">yum </w:t>
      </w:r>
      <w:r w:rsidR="00C96248">
        <w:rPr>
          <w:rFonts w:hint="eastAsia"/>
          <w:b/>
        </w:rPr>
        <w:t>-</w:t>
      </w:r>
      <w:r w:rsidR="00962F76">
        <w:rPr>
          <w:rFonts w:hint="eastAsia"/>
          <w:b/>
        </w:rPr>
        <w:t>y update</w:t>
      </w:r>
    </w:p>
    <w:p w14:paraId="37E28262" w14:textId="77777777" w:rsidR="00DA5FB2" w:rsidRDefault="00DA5FB2" w:rsidP="00BB4A32">
      <w:pPr>
        <w:rPr>
          <w:b/>
        </w:rPr>
      </w:pPr>
    </w:p>
    <w:p w14:paraId="07B0A95F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</w:t>
      </w:r>
      <w:r w:rsidRPr="00EB4E37">
        <w:rPr>
          <w:rFonts w:hint="eastAsia"/>
          <w:b/>
        </w:rPr>
        <w:t>계정생성</w:t>
      </w:r>
      <w:r w:rsidRPr="00EB4E37">
        <w:rPr>
          <w:b/>
        </w:rPr>
        <w:t xml:space="preserve"> ( ID/Passwd </w:t>
      </w:r>
      <w:r w:rsidRPr="00EB4E37">
        <w:rPr>
          <w:rFonts w:hint="eastAsia"/>
          <w:b/>
        </w:rPr>
        <w:t>동일</w:t>
      </w:r>
      <w:r w:rsidRPr="00EB4E37">
        <w:rPr>
          <w:b/>
        </w:rPr>
        <w:t xml:space="preserve"> – ippbx</w:t>
      </w:r>
      <w:r w:rsidR="00532E44">
        <w:rPr>
          <w:rFonts w:hint="eastAsia"/>
          <w:b/>
        </w:rPr>
        <w:t>mng</w:t>
      </w:r>
      <w:r w:rsidRPr="00EB4E37">
        <w:rPr>
          <w:b/>
        </w:rPr>
        <w:t xml:space="preserve"> )</w:t>
      </w:r>
    </w:p>
    <w:p w14:paraId="1F5E44BB" w14:textId="77777777" w:rsidR="00173F46" w:rsidRPr="002B7214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adduser ippb</w:t>
      </w:r>
      <w:r w:rsidR="00981314">
        <w:rPr>
          <w:rFonts w:hint="eastAsia"/>
          <w:color w:val="0070C0"/>
        </w:rPr>
        <w:t>x</w:t>
      </w:r>
      <w:r w:rsidR="00532E44">
        <w:rPr>
          <w:rFonts w:hint="eastAsia"/>
          <w:color w:val="0070C0"/>
        </w:rPr>
        <w:t>mng</w:t>
      </w:r>
    </w:p>
    <w:p w14:paraId="7E7F7BA4" w14:textId="77777777" w:rsidR="00173F46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passwd ippbx</w:t>
      </w:r>
      <w:r w:rsidR="00532E44">
        <w:rPr>
          <w:rFonts w:hint="eastAsia"/>
          <w:color w:val="0070C0"/>
        </w:rPr>
        <w:t>mng</w:t>
      </w:r>
    </w:p>
    <w:p w14:paraId="7BB74E3E" w14:textId="5B47079B" w:rsidR="0010096F" w:rsidRDefault="0010096F" w:rsidP="00BB4A32">
      <w:pPr>
        <w:rPr>
          <w:color w:val="0070C0"/>
        </w:rPr>
      </w:pPr>
      <w:r>
        <w:rPr>
          <w:color w:val="0070C0"/>
        </w:rPr>
        <w:t xml:space="preserve">        </w:t>
      </w:r>
      <w:r w:rsidRPr="0010096F">
        <w:rPr>
          <w:rFonts w:hint="eastAsia"/>
          <w:color w:val="0070C0"/>
        </w:rPr>
        <w:t>새</w:t>
      </w:r>
      <w:r w:rsidRPr="0010096F">
        <w:rPr>
          <w:color w:val="0070C0"/>
        </w:rPr>
        <w:t xml:space="preserve">  암호:</w:t>
      </w:r>
      <w:r w:rsidR="00CE448C">
        <w:rPr>
          <w:color w:val="0070C0"/>
        </w:rPr>
        <w:t xml:space="preserve"> </w:t>
      </w:r>
      <w:r w:rsidR="00CE448C">
        <w:rPr>
          <w:rFonts w:hint="eastAsia"/>
          <w:color w:val="0070C0"/>
        </w:rPr>
        <w:t>i</w:t>
      </w:r>
      <w:r>
        <w:rPr>
          <w:rFonts w:hint="eastAsia"/>
          <w:color w:val="0070C0"/>
        </w:rPr>
        <w:t>ppbx!</w:t>
      </w:r>
      <w:r>
        <w:rPr>
          <w:color w:val="0070C0"/>
        </w:rPr>
        <w:t>IX</w:t>
      </w:r>
    </w:p>
    <w:p w14:paraId="4241908B" w14:textId="77777777" w:rsidR="002A09B2" w:rsidRDefault="002A09B2" w:rsidP="002A09B2">
      <w:pPr>
        <w:jc w:val="center"/>
      </w:pPr>
    </w:p>
    <w:p w14:paraId="6852ED40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ssh, syslog, xinetd </w:t>
      </w:r>
      <w:r w:rsidRPr="00EB4E37">
        <w:rPr>
          <w:rFonts w:hint="eastAsia"/>
          <w:b/>
        </w:rPr>
        <w:t>를</w:t>
      </w:r>
      <w:r w:rsidRPr="00EB4E37">
        <w:rPr>
          <w:b/>
        </w:rPr>
        <w:t xml:space="preserve"> </w:t>
      </w:r>
      <w:r w:rsidRPr="00EB4E37">
        <w:rPr>
          <w:rFonts w:hint="eastAsia"/>
          <w:b/>
        </w:rPr>
        <w:t>제외한</w:t>
      </w:r>
      <w:r w:rsidRPr="00EB4E37">
        <w:rPr>
          <w:b/>
        </w:rPr>
        <w:t xml:space="preserve"> service</w:t>
      </w:r>
      <w:r w:rsidRPr="00EB4E37">
        <w:rPr>
          <w:rFonts w:hint="eastAsia"/>
          <w:b/>
        </w:rPr>
        <w:t>는</w:t>
      </w:r>
      <w:r w:rsidRPr="00EB4E37">
        <w:rPr>
          <w:b/>
        </w:rPr>
        <w:t xml:space="preserve"> File limit </w:t>
      </w:r>
      <w:r w:rsidRPr="00EB4E37">
        <w:rPr>
          <w:rFonts w:hint="eastAsia"/>
          <w:b/>
        </w:rPr>
        <w:t>변경</w:t>
      </w:r>
    </w:p>
    <w:p w14:paraId="50649866" w14:textId="77777777" w:rsidR="00173F46" w:rsidRPr="002B7214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</w:t>
      </w:r>
      <w:r w:rsidRPr="002A09B2">
        <w:rPr>
          <w:color w:val="00B050"/>
        </w:rPr>
        <w:t xml:space="preserve"> </w:t>
      </w:r>
      <w:r w:rsidRPr="002B7214">
        <w:rPr>
          <w:color w:val="0070C0"/>
        </w:rPr>
        <w:t>vi /etc/security/limits.conf</w:t>
      </w:r>
    </w:p>
    <w:p w14:paraId="3E376D54" w14:textId="03F76E8B" w:rsidR="00173F46" w:rsidRPr="00747B55" w:rsidRDefault="00173F46" w:rsidP="00BB4A32"/>
    <w:p w14:paraId="6F69F50C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ippbxmng</w:t>
      </w:r>
      <w:r w:rsidRPr="002A09B2">
        <w:rPr>
          <w:color w:val="C00000"/>
        </w:rPr>
        <w:tab/>
        <w:t>soft    nofile  65535</w:t>
      </w:r>
    </w:p>
    <w:p w14:paraId="4EEABCC7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ippbxmng</w:t>
      </w:r>
      <w:r w:rsidRPr="002A09B2">
        <w:rPr>
          <w:color w:val="C00000"/>
        </w:rPr>
        <w:tab/>
        <w:t>hard    nofile  65535</w:t>
      </w:r>
    </w:p>
    <w:p w14:paraId="1E58FC08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root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soft    nofile  65535</w:t>
      </w:r>
    </w:p>
    <w:p w14:paraId="56C97B4C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root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hard    nofile  65535</w:t>
      </w:r>
    </w:p>
    <w:p w14:paraId="0A8BFBE3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*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soft    nofile  65535</w:t>
      </w:r>
    </w:p>
    <w:p w14:paraId="374AEECF" w14:textId="77777777" w:rsidR="00173F46" w:rsidRPr="002A09B2" w:rsidRDefault="00173F46" w:rsidP="00BB4A32">
      <w:pPr>
        <w:rPr>
          <w:color w:val="C00000"/>
        </w:rPr>
      </w:pPr>
      <w:r w:rsidRPr="002A09B2">
        <w:rPr>
          <w:color w:val="C00000"/>
        </w:rPr>
        <w:t>*</w:t>
      </w:r>
      <w:r w:rsidRPr="002A09B2">
        <w:rPr>
          <w:color w:val="C00000"/>
        </w:rPr>
        <w:tab/>
      </w:r>
      <w:r w:rsidRPr="002A09B2">
        <w:rPr>
          <w:color w:val="C00000"/>
        </w:rPr>
        <w:tab/>
        <w:t>hard    nofile  65535</w:t>
      </w:r>
    </w:p>
    <w:p w14:paraId="50B84FA5" w14:textId="77777777" w:rsidR="00173F46" w:rsidRDefault="00173F46" w:rsidP="00BB4A32"/>
    <w:p w14:paraId="49D43B9E" w14:textId="77777777" w:rsidR="00046F9D" w:rsidRDefault="00046F9D" w:rsidP="00BB4A32">
      <w:r>
        <w:t xml:space="preserve">[root@jaehyun ~]# </w:t>
      </w:r>
      <w:r w:rsidRPr="00046F9D">
        <w:rPr>
          <w:rFonts w:hint="eastAsia"/>
          <w:color w:val="0070C0"/>
        </w:rPr>
        <w:t xml:space="preserve">ulimit </w:t>
      </w:r>
      <w:r w:rsidRPr="00046F9D">
        <w:rPr>
          <w:color w:val="0070C0"/>
        </w:rPr>
        <w:t>-n 65535</w:t>
      </w:r>
    </w:p>
    <w:p w14:paraId="6DFFEB98" w14:textId="77777777" w:rsidR="00046F9D" w:rsidRDefault="00046F9D" w:rsidP="00BB4A32"/>
    <w:p w14:paraId="0DFE2633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</w:t>
      </w:r>
      <w:r w:rsidRPr="00EB4E37">
        <w:rPr>
          <w:rFonts w:hint="eastAsia"/>
          <w:b/>
        </w:rPr>
        <w:t>호스트파일</w:t>
      </w:r>
      <w:r w:rsidRPr="00EB4E37">
        <w:rPr>
          <w:b/>
        </w:rPr>
        <w:t xml:space="preserve"> </w:t>
      </w:r>
      <w:r w:rsidRPr="00EB4E37">
        <w:rPr>
          <w:rFonts w:hint="eastAsia"/>
          <w:b/>
        </w:rPr>
        <w:t>수정</w:t>
      </w:r>
    </w:p>
    <w:p w14:paraId="6A0C2F4B" w14:textId="77777777" w:rsidR="00173F46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vi /etc/hosts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:rsidRPr="00F76B60" w14:paraId="5D445C34" w14:textId="77777777" w:rsidTr="00F6527D">
        <w:tc>
          <w:tcPr>
            <w:tcW w:w="10664" w:type="dxa"/>
          </w:tcPr>
          <w:p w14:paraId="707F35FF" w14:textId="776AD96F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# Do not remove the following line, or various programs</w:t>
            </w:r>
          </w:p>
          <w:p w14:paraId="5B476B1A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# that require network functionality will fail.</w:t>
            </w:r>
          </w:p>
          <w:p w14:paraId="5DE49AD6" w14:textId="53136259" w:rsidR="004A30AE" w:rsidRPr="00F76B60" w:rsidRDefault="00E65C0C" w:rsidP="004A30AE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127.0.0.1  </w:t>
            </w:r>
            <w:r w:rsidR="004A30AE" w:rsidRPr="00F76B60">
              <w:rPr>
                <w:rFonts w:hint="eastAsia"/>
                <w:sz w:val="16"/>
                <w:szCs w:val="18"/>
              </w:rPr>
              <w:t xml:space="preserve">  MAIN_DB_VIP </w:t>
            </w:r>
            <w:r w:rsidR="00444E51">
              <w:rPr>
                <w:sz w:val="16"/>
                <w:szCs w:val="18"/>
              </w:rPr>
              <w:t xml:space="preserve"> </w:t>
            </w:r>
            <w:r w:rsidR="004A30AE" w:rsidRPr="00F76B60">
              <w:rPr>
                <w:rFonts w:hint="eastAsia"/>
                <w:sz w:val="16"/>
                <w:szCs w:val="18"/>
              </w:rPr>
              <w:t>localhost.localdomain localhost</w:t>
            </w:r>
          </w:p>
          <w:p w14:paraId="2614EE24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0C00B239" w14:textId="2E918CCA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color w:val="FF0000"/>
                <w:sz w:val="16"/>
                <w:szCs w:val="18"/>
              </w:rPr>
              <w:t>서버 IP</w:t>
            </w:r>
            <w:r w:rsidRPr="00F76B60">
              <w:rPr>
                <w:rFonts w:hint="eastAsia"/>
                <w:sz w:val="16"/>
                <w:szCs w:val="18"/>
              </w:rPr>
              <w:t xml:space="preserve">   MY_HOST</w:t>
            </w:r>
            <w:r w:rsidR="00D70D99">
              <w:rPr>
                <w:sz w:val="16"/>
                <w:szCs w:val="18"/>
              </w:rPr>
              <w:t xml:space="preserve"> </w:t>
            </w:r>
            <w:r w:rsidR="00444E51">
              <w:rPr>
                <w:sz w:val="16"/>
                <w:szCs w:val="18"/>
              </w:rPr>
              <w:t xml:space="preserve"> </w:t>
            </w:r>
            <w:r w:rsidR="00D70D99" w:rsidRPr="00D70D99">
              <w:rPr>
                <w:sz w:val="16"/>
                <w:szCs w:val="18"/>
              </w:rPr>
              <w:t>MainDbVip</w:t>
            </w:r>
          </w:p>
          <w:p w14:paraId="11C1F1B4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58623452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211.115.81.51</w:t>
            </w:r>
            <w:r w:rsidRPr="00F76B60">
              <w:rPr>
                <w:rFonts w:hint="eastAsia"/>
                <w:sz w:val="16"/>
                <w:szCs w:val="18"/>
              </w:rPr>
              <w:tab/>
              <w:t>gw.eicn</w:t>
            </w:r>
          </w:p>
          <w:p w14:paraId="4A7E14E4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211.115.81.38</w:t>
            </w:r>
            <w:r w:rsidRPr="00F76B60">
              <w:rPr>
                <w:rFonts w:hint="eastAsia"/>
                <w:sz w:val="16"/>
                <w:szCs w:val="18"/>
              </w:rPr>
              <w:tab/>
              <w:t>gw2.eicn</w:t>
            </w:r>
          </w:p>
          <w:p w14:paraId="61F44645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211.115.81.24</w:t>
            </w:r>
            <w:r w:rsidRPr="00F76B60">
              <w:rPr>
                <w:rFonts w:hint="eastAsia"/>
                <w:sz w:val="16"/>
                <w:szCs w:val="18"/>
              </w:rPr>
              <w:tab/>
              <w:t>gw3.eicn</w:t>
            </w:r>
          </w:p>
          <w:p w14:paraId="73389DEE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5E0F9DA2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 xml:space="preserve">122.49.74.9 </w:t>
            </w:r>
            <w:r w:rsidRPr="00F76B60">
              <w:rPr>
                <w:rFonts w:hint="eastAsia"/>
                <w:sz w:val="16"/>
                <w:szCs w:val="18"/>
              </w:rPr>
              <w:tab/>
              <w:t>BACKUP_SERVER</w:t>
            </w:r>
          </w:p>
          <w:p w14:paraId="181F3887" w14:textId="77777777" w:rsidR="004A30AE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>211.115.81.41</w:t>
            </w:r>
            <w:r w:rsidRPr="00F76B60">
              <w:rPr>
                <w:rFonts w:hint="eastAsia"/>
                <w:sz w:val="16"/>
                <w:szCs w:val="18"/>
              </w:rPr>
              <w:tab/>
              <w:t>MONIT_SERVER</w:t>
            </w:r>
          </w:p>
          <w:p w14:paraId="00C8635F" w14:textId="77777777" w:rsidR="004A30AE" w:rsidRPr="00F76B60" w:rsidRDefault="004A30AE" w:rsidP="004A30AE">
            <w:pPr>
              <w:rPr>
                <w:sz w:val="16"/>
                <w:szCs w:val="18"/>
              </w:rPr>
            </w:pPr>
          </w:p>
          <w:p w14:paraId="2298DC33" w14:textId="77777777" w:rsidR="00F6527D" w:rsidRPr="00F76B60" w:rsidRDefault="004A30AE" w:rsidP="004A30AE">
            <w:pPr>
              <w:rPr>
                <w:sz w:val="16"/>
                <w:szCs w:val="18"/>
              </w:rPr>
            </w:pPr>
            <w:r w:rsidRPr="00F76B60">
              <w:rPr>
                <w:rFonts w:hint="eastAsia"/>
                <w:sz w:val="16"/>
                <w:szCs w:val="18"/>
              </w:rPr>
              <w:t xml:space="preserve">::1 </w:t>
            </w:r>
            <w:r w:rsidRPr="00F76B60">
              <w:rPr>
                <w:rFonts w:hint="eastAsia"/>
                <w:sz w:val="16"/>
                <w:szCs w:val="18"/>
              </w:rPr>
              <w:tab/>
            </w:r>
            <w:r w:rsidRPr="00F76B60">
              <w:rPr>
                <w:rFonts w:hint="eastAsia"/>
                <w:sz w:val="16"/>
                <w:szCs w:val="18"/>
              </w:rPr>
              <w:tab/>
              <w:t>localhost.localdomain   localhost</w:t>
            </w:r>
          </w:p>
        </w:tc>
      </w:tr>
    </w:tbl>
    <w:p w14:paraId="22922DC4" w14:textId="77777777" w:rsidR="00F6527D" w:rsidRPr="002B7214" w:rsidRDefault="00F6527D" w:rsidP="00BB4A32">
      <w:pPr>
        <w:rPr>
          <w:color w:val="0070C0"/>
        </w:rPr>
      </w:pPr>
    </w:p>
    <w:p w14:paraId="5CF28587" w14:textId="77777777" w:rsidR="00173F46" w:rsidRDefault="00173F46" w:rsidP="00BB4A32">
      <w:pPr>
        <w:rPr>
          <w:b/>
        </w:rPr>
      </w:pPr>
      <w:r w:rsidRPr="00EB4E37">
        <w:rPr>
          <w:b/>
        </w:rPr>
        <w:t xml:space="preserve">* </w:t>
      </w:r>
      <w:r w:rsidRPr="00EB4E37">
        <w:rPr>
          <w:rFonts w:hint="eastAsia"/>
          <w:b/>
        </w:rPr>
        <w:t>한글깨질때</w:t>
      </w:r>
      <w:r w:rsidRPr="00EB4E37">
        <w:rPr>
          <w:b/>
        </w:rPr>
        <w:t xml:space="preserve"> *</w:t>
      </w:r>
      <w:r w:rsidR="004A2912">
        <w:rPr>
          <w:rFonts w:hint="eastAsia"/>
          <w:b/>
        </w:rPr>
        <w:t xml:space="preserve"> 사용하는 ssh 클라이언트 설정에서 언어를 utf8로 수정</w:t>
      </w:r>
    </w:p>
    <w:p w14:paraId="5EF97744" w14:textId="77777777" w:rsidR="00173F46" w:rsidRPr="00785076" w:rsidRDefault="00173F46" w:rsidP="00BB4A32">
      <w:pPr>
        <w:rPr>
          <w:color w:val="0070C0"/>
        </w:rPr>
      </w:pPr>
      <w:r>
        <w:t>[root@</w:t>
      </w:r>
      <w:r w:rsidR="00785076">
        <w:t>shbingtest</w:t>
      </w:r>
      <w:r>
        <w:t xml:space="preserve"> ~]# </w:t>
      </w:r>
      <w:r w:rsidRPr="002B7214">
        <w:rPr>
          <w:color w:val="0070C0"/>
        </w:rPr>
        <w:t xml:space="preserve">vi </w:t>
      </w:r>
      <w:r w:rsidR="00785076" w:rsidRPr="00785076">
        <w:rPr>
          <w:rFonts w:ascii="Calibri" w:hAnsi="Calibri" w:cs="Calibri"/>
          <w:color w:val="0070C0"/>
          <w:sz w:val="22"/>
        </w:rPr>
        <w:t>/</w:t>
      </w:r>
      <w:r w:rsidR="00785076" w:rsidRPr="00785076">
        <w:rPr>
          <w:rFonts w:ascii="Calibri" w:hAnsi="Calibri" w:cs="Calibri" w:hint="eastAsia"/>
          <w:color w:val="0070C0"/>
          <w:sz w:val="22"/>
        </w:rPr>
        <w:t>etc/locale.conf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14:paraId="1713780F" w14:textId="77777777" w:rsidTr="00F6527D">
        <w:tc>
          <w:tcPr>
            <w:tcW w:w="10664" w:type="dxa"/>
          </w:tcPr>
          <w:p w14:paraId="236142C6" w14:textId="77777777" w:rsidR="00E43CFA" w:rsidRPr="00E43CFA" w:rsidRDefault="00E43CFA" w:rsidP="00E43CFA">
            <w:pPr>
              <w:widowControl/>
              <w:wordWrap/>
              <w:autoSpaceDE/>
              <w:autoSpaceDN/>
              <w:jc w:val="left"/>
              <w:rPr>
                <w:rFonts w:ascii="Tahoma" w:eastAsia="굴림" w:hAnsi="Tahoma" w:cs="Tahoma"/>
                <w:color w:val="000000"/>
                <w:kern w:val="0"/>
                <w:sz w:val="24"/>
                <w:szCs w:val="24"/>
              </w:rPr>
            </w:pPr>
            <w:r w:rsidRPr="00E43CFA">
              <w:rPr>
                <w:rFonts w:ascii="Tahoma" w:eastAsia="굴림" w:hAnsi="Tahoma" w:cs="Tahoma"/>
                <w:color w:val="000000"/>
                <w:kern w:val="0"/>
                <w:sz w:val="18"/>
                <w:szCs w:val="18"/>
              </w:rPr>
              <w:t>LANG="ko_KR.UTF-8"</w:t>
            </w:r>
          </w:p>
          <w:p w14:paraId="654B5BF3" w14:textId="77777777" w:rsidR="00E43CFA" w:rsidRPr="001434F4" w:rsidRDefault="00E43CFA" w:rsidP="001434F4">
            <w:pPr>
              <w:widowControl/>
              <w:wordWrap/>
              <w:autoSpaceDE/>
              <w:autoSpaceDN/>
              <w:jc w:val="left"/>
              <w:rPr>
                <w:rFonts w:ascii="Tahoma" w:eastAsia="굴림" w:hAnsi="Tahoma" w:cs="Tahoma"/>
                <w:color w:val="000000"/>
                <w:kern w:val="0"/>
                <w:sz w:val="24"/>
                <w:szCs w:val="24"/>
              </w:rPr>
            </w:pPr>
            <w:r w:rsidRPr="00E43CFA">
              <w:rPr>
                <w:rFonts w:ascii="Tahoma" w:eastAsia="굴림" w:hAnsi="Tahoma" w:cs="Tahoma"/>
                <w:color w:val="000000"/>
                <w:kern w:val="0"/>
                <w:sz w:val="24"/>
                <w:szCs w:val="24"/>
              </w:rPr>
              <w:t>SUPPORTED="en_US.iso885915:en_US:en:ko_KR.UTF-8:ko_KR:ko"</w:t>
            </w:r>
          </w:p>
        </w:tc>
      </w:tr>
    </w:tbl>
    <w:p w14:paraId="60F197D0" w14:textId="77777777" w:rsidR="00F6527D" w:rsidRDefault="00F6527D" w:rsidP="00BB4A32">
      <w:pPr>
        <w:rPr>
          <w:lang w:val="fr-FR"/>
        </w:rPr>
      </w:pPr>
    </w:p>
    <w:p w14:paraId="2F59E187" w14:textId="77777777" w:rsidR="00A86994" w:rsidRPr="00A86994" w:rsidRDefault="00A86994" w:rsidP="00BB4A32">
      <w:pPr>
        <w:rPr>
          <w:b/>
          <w:bCs/>
          <w:lang w:val="fr-FR"/>
        </w:rPr>
      </w:pPr>
      <w:r w:rsidRPr="00A86994">
        <w:rPr>
          <w:rFonts w:hint="eastAsia"/>
          <w:b/>
          <w:bCs/>
          <w:lang w:val="fr-FR"/>
        </w:rPr>
        <w:t>*</w:t>
      </w:r>
      <w:r w:rsidRPr="00A86994">
        <w:rPr>
          <w:b/>
          <w:bCs/>
          <w:lang w:val="fr-FR"/>
        </w:rPr>
        <w:t xml:space="preserve"> </w:t>
      </w:r>
      <w:r w:rsidRPr="00A86994">
        <w:rPr>
          <w:rFonts w:hint="eastAsia"/>
          <w:b/>
          <w:bCs/>
          <w:lang w:val="fr-FR"/>
        </w:rPr>
        <w:t xml:space="preserve">서버의 </w:t>
      </w:r>
      <w:r w:rsidRPr="00A86994">
        <w:rPr>
          <w:b/>
          <w:bCs/>
          <w:lang w:val="fr-FR"/>
        </w:rPr>
        <w:t xml:space="preserve">Character Set </w:t>
      </w:r>
      <w:r w:rsidRPr="00A86994">
        <w:rPr>
          <w:rFonts w:hint="eastAsia"/>
          <w:b/>
          <w:bCs/>
          <w:lang w:val="fr-FR"/>
        </w:rPr>
        <w:t>확인</w:t>
      </w:r>
    </w:p>
    <w:p w14:paraId="262DBF27" w14:textId="77777777" w:rsidR="00A86994" w:rsidRDefault="00A86994" w:rsidP="00BB4A32">
      <w:pPr>
        <w:rPr>
          <w:color w:val="0070C0"/>
          <w:lang w:val="fr-FR"/>
        </w:rPr>
      </w:pPr>
      <w:r w:rsidRPr="00A86994">
        <w:rPr>
          <w:lang w:val="fr-FR"/>
        </w:rPr>
        <w:t xml:space="preserve">[root@shbingtest ~]# </w:t>
      </w:r>
      <w:r w:rsidRPr="00A86994">
        <w:rPr>
          <w:color w:val="0070C0"/>
          <w:lang w:val="fr-FR"/>
        </w:rPr>
        <w:t>l</w:t>
      </w:r>
      <w:r>
        <w:rPr>
          <w:color w:val="0070C0"/>
          <w:lang w:val="fr-FR"/>
        </w:rPr>
        <w:t>ocale</w:t>
      </w:r>
    </w:p>
    <w:p w14:paraId="440AFD1B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LANG=ko_KR.UTF-8</w:t>
      </w:r>
    </w:p>
    <w:p w14:paraId="749CC8A7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LC_CTYPE="ko_KR.UTF-8"</w:t>
      </w:r>
    </w:p>
    <w:p w14:paraId="3DCA9253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LC_NUMERIC="ko_KR.UTF-8"</w:t>
      </w:r>
    </w:p>
    <w:p w14:paraId="1F5C441C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LC_TIME="ko_KR.UTF-8"</w:t>
      </w:r>
    </w:p>
    <w:p w14:paraId="31ADA45D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LC_COLLATE="ko_KR.UTF-8"</w:t>
      </w:r>
    </w:p>
    <w:p w14:paraId="6D87547B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LC_MONETARY="ko_KR.UTF-8"</w:t>
      </w:r>
    </w:p>
    <w:p w14:paraId="7BC0E492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LC_MESSAGES="ko_KR.UTF-8"</w:t>
      </w:r>
    </w:p>
    <w:p w14:paraId="320DB8D7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LC_PAPER="ko_KR.UTF-8"</w:t>
      </w:r>
    </w:p>
    <w:p w14:paraId="5378D710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LC_NAME="ko_KR.UTF-8"</w:t>
      </w:r>
    </w:p>
    <w:p w14:paraId="5DDF5B2D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LC_ADDRESS="ko_KR.UTF-8"</w:t>
      </w:r>
    </w:p>
    <w:p w14:paraId="5CB9A96F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LC_TELEPHONE="ko_KR.UTF-8"</w:t>
      </w:r>
    </w:p>
    <w:p w14:paraId="59A5EA3A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LC_MEASUREMENT="ko_KR.UTF-8"</w:t>
      </w:r>
    </w:p>
    <w:p w14:paraId="4D17AA48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t>LC_IDENTIFICATION="ko_KR.UTF-8"</w:t>
      </w:r>
    </w:p>
    <w:p w14:paraId="1FEC659F" w14:textId="77777777" w:rsidR="00A86994" w:rsidRPr="00C96E38" w:rsidRDefault="00A86994" w:rsidP="00A86994">
      <w:pPr>
        <w:rPr>
          <w:sz w:val="16"/>
          <w:szCs w:val="18"/>
          <w:lang w:val="fr-FR"/>
        </w:rPr>
      </w:pPr>
      <w:r w:rsidRPr="00C96E38">
        <w:rPr>
          <w:sz w:val="16"/>
          <w:szCs w:val="18"/>
          <w:lang w:val="fr-FR"/>
        </w:rPr>
        <w:lastRenderedPageBreak/>
        <w:t>LC_ALL=</w:t>
      </w:r>
    </w:p>
    <w:p w14:paraId="4B0359F4" w14:textId="77777777" w:rsidR="00110ADF" w:rsidRDefault="00110ADF" w:rsidP="00A86994">
      <w:pPr>
        <w:rPr>
          <w:sz w:val="18"/>
          <w:szCs w:val="20"/>
          <w:lang w:val="fr-FR"/>
        </w:rPr>
      </w:pPr>
    </w:p>
    <w:p w14:paraId="5A9ED3A2" w14:textId="77777777" w:rsidR="00C96E38" w:rsidRPr="00C96E38" w:rsidRDefault="00C96E38" w:rsidP="00A86994">
      <w:pPr>
        <w:rPr>
          <w:b/>
          <w:bCs/>
          <w:color w:val="FF0000"/>
          <w:sz w:val="18"/>
          <w:szCs w:val="20"/>
          <w:lang w:val="fr-FR"/>
        </w:rPr>
      </w:pPr>
      <w:r w:rsidRPr="00C96E38">
        <w:rPr>
          <w:rFonts w:hint="eastAsia"/>
          <w:b/>
          <w:bCs/>
          <w:color w:val="FF0000"/>
          <w:sz w:val="18"/>
          <w:szCs w:val="20"/>
          <w:lang w:val="fr-FR"/>
        </w:rPr>
        <w:t>#</w:t>
      </w:r>
      <w:r w:rsidRPr="00C96E38">
        <w:rPr>
          <w:b/>
          <w:bCs/>
          <w:color w:val="FF0000"/>
          <w:sz w:val="18"/>
          <w:szCs w:val="20"/>
          <w:lang w:val="fr-FR"/>
        </w:rPr>
        <w:t xml:space="preserve"> </w:t>
      </w:r>
      <w:r w:rsidRPr="00C96E38">
        <w:rPr>
          <w:rFonts w:hint="eastAsia"/>
          <w:b/>
          <w:bCs/>
          <w:color w:val="FF0000"/>
          <w:sz w:val="18"/>
          <w:szCs w:val="20"/>
          <w:lang w:val="fr-FR"/>
        </w:rPr>
        <w:t>참고</w:t>
      </w:r>
    </w:p>
    <w:p w14:paraId="1A29E092" w14:textId="77777777" w:rsidR="00110ADF" w:rsidRPr="00C96E38" w:rsidRDefault="00C96E38" w:rsidP="00A86994">
      <w:pPr>
        <w:rPr>
          <w:color w:val="FF0000"/>
          <w:sz w:val="18"/>
          <w:szCs w:val="20"/>
          <w:lang w:val="fr-FR"/>
        </w:rPr>
      </w:pPr>
      <w:r w:rsidRPr="00C96E38">
        <w:rPr>
          <w:color w:val="FF0000"/>
          <w:lang w:val="fr-FR"/>
        </w:rPr>
        <w:t xml:space="preserve">[root@shbingtest ~]# </w:t>
      </w:r>
      <w:r w:rsidRPr="00C96E38">
        <w:rPr>
          <w:rStyle w:val="aa"/>
          <w:rFonts w:ascii="Nanum Gothic" w:hAnsi="Nanum Gothic"/>
          <w:color w:val="FF0000"/>
          <w:sz w:val="21"/>
          <w:szCs w:val="21"/>
          <w:shd w:val="clear" w:color="auto" w:fill="FFFFFF"/>
        </w:rPr>
        <w:t>localectl list-locales</w:t>
      </w:r>
    </w:p>
    <w:p w14:paraId="5398F809" w14:textId="77777777" w:rsidR="00A86994" w:rsidRPr="005B526B" w:rsidRDefault="00A86994" w:rsidP="00BB4A32">
      <w:pPr>
        <w:rPr>
          <w:lang w:val="fr-FR"/>
        </w:rPr>
      </w:pPr>
    </w:p>
    <w:p w14:paraId="2E70578C" w14:textId="77777777" w:rsidR="00173F46" w:rsidRPr="00F5012F" w:rsidRDefault="00173F46" w:rsidP="00BB4A32">
      <w:pPr>
        <w:rPr>
          <w:b/>
          <w:lang w:val="fr-FR"/>
        </w:rPr>
      </w:pPr>
      <w:r w:rsidRPr="00F5012F">
        <w:rPr>
          <w:b/>
          <w:lang w:val="fr-FR"/>
        </w:rPr>
        <w:t xml:space="preserve">* </w:t>
      </w:r>
      <w:r w:rsidR="00F6527D">
        <w:rPr>
          <w:rFonts w:hint="eastAsia"/>
          <w:b/>
        </w:rPr>
        <w:t>Crond 설정</w:t>
      </w:r>
      <w:r w:rsidRPr="00F5012F">
        <w:rPr>
          <w:b/>
          <w:lang w:val="fr-FR"/>
        </w:rPr>
        <w:t xml:space="preserve"> *</w:t>
      </w:r>
    </w:p>
    <w:p w14:paraId="26DB6D61" w14:textId="77777777" w:rsidR="00173F46" w:rsidRPr="002B7214" w:rsidRDefault="00173F46" w:rsidP="00BB4A32">
      <w:pPr>
        <w:rPr>
          <w:color w:val="0070C0"/>
          <w:lang w:val="fr-FR"/>
        </w:rPr>
      </w:pPr>
      <w:r w:rsidRPr="00F5012F">
        <w:rPr>
          <w:lang w:val="fr-FR"/>
        </w:rPr>
        <w:t xml:space="preserve">[root@m2mglobal src]# </w:t>
      </w:r>
      <w:r w:rsidRPr="002B7214">
        <w:rPr>
          <w:color w:val="0070C0"/>
          <w:lang w:val="fr-FR"/>
        </w:rPr>
        <w:t>crontab -e</w:t>
      </w:r>
    </w:p>
    <w:p w14:paraId="4AFFDBB5" w14:textId="77777777" w:rsidR="003C322E" w:rsidRDefault="003C322E" w:rsidP="00BB4A32">
      <w:pPr>
        <w:rPr>
          <w:b/>
          <w:lang w:val="fr-FR"/>
        </w:rPr>
      </w:pPr>
    </w:p>
    <w:p w14:paraId="549C94CE" w14:textId="77777777" w:rsidR="002A09B2" w:rsidRDefault="00BA33F4" w:rsidP="00BB4A32">
      <w:pPr>
        <w:rPr>
          <w:b/>
          <w:lang w:val="fr-FR"/>
        </w:rPr>
      </w:pPr>
      <w:r>
        <w:rPr>
          <w:rFonts w:hint="eastAsia"/>
          <w:b/>
          <w:lang w:val="fr-FR"/>
        </w:rPr>
        <w:t>개발서버 버전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9" w:author="Microsoft 계정" w:date="2023-10-18T10:46:00Z">
          <w:tblPr>
            <w:tblStyle w:val="a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0447"/>
        <w:gridCol w:w="9"/>
        <w:tblGridChange w:id="10">
          <w:tblGrid>
            <w:gridCol w:w="10447"/>
            <w:gridCol w:w="9"/>
          </w:tblGrid>
        </w:tblGridChange>
      </w:tblGrid>
      <w:tr w:rsidR="00BA33F4" w:rsidRPr="000D0D5B" w14:paraId="0A94CEB5" w14:textId="77777777" w:rsidTr="00A740DE">
        <w:trPr>
          <w:gridAfter w:val="1"/>
          <w:wAfter w:w="9" w:type="dxa"/>
          <w:trPrChange w:id="11" w:author="Microsoft 계정" w:date="2023-10-18T10:46:00Z">
            <w:trPr>
              <w:gridAfter w:val="1"/>
              <w:wAfter w:w="9" w:type="dxa"/>
            </w:trPr>
          </w:trPrChange>
        </w:trPr>
        <w:tc>
          <w:tcPr>
            <w:tcW w:w="10447" w:type="dxa"/>
            <w:tcPrChange w:id="12" w:author="Microsoft 계정" w:date="2023-10-18T10:46:00Z">
              <w:tcPr>
                <w:tcW w:w="10664" w:type="dxa"/>
              </w:tcPr>
            </w:tcPrChange>
          </w:tcPr>
          <w:p w14:paraId="16058BD0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6DD1706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일체형</w:t>
            </w:r>
          </w:p>
          <w:p w14:paraId="16D1B79F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067E1C04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2F058358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018CA229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0B35B48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265C1470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/home/ippbxmng/remove_backup.sh &gt; /dev/null 2&gt;&amp;1</w:t>
            </w:r>
          </w:p>
          <w:p w14:paraId="3588C6CC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5B3F417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#eventserver</w:t>
            </w:r>
          </w:p>
          <w:p w14:paraId="24C00B37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1 0 * * * /home/ippbxmng/lib/restart_all.sh &gt; /dev/null 2&gt;&amp;1</w:t>
            </w:r>
          </w:p>
          <w:p w14:paraId="767AF64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/home/ippbxmng/lib/restart_all.sh &gt; /dev/null 2&gt;&amp;1</w:t>
            </w:r>
          </w:p>
          <w:p w14:paraId="6647C016" w14:textId="77777777" w:rsidR="00B37723" w:rsidRPr="004D1214" w:rsidRDefault="00B37723" w:rsidP="00B37723">
            <w:pPr>
              <w:rPr>
                <w:b/>
                <w:lang w:val="fr-FR"/>
              </w:rPr>
            </w:pPr>
          </w:p>
          <w:p w14:paraId="69A0FD3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#cdr table 자동 삭제(120일전)</w:t>
            </w:r>
          </w:p>
          <w:p w14:paraId="601EC5B3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5 * * * /home/ippbxmng/lib/cdr_delete.sh &gt; /dev/null 2&gt;&amp;1</w:t>
            </w:r>
          </w:p>
          <w:p w14:paraId="17935000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0970E007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#wav file 자동 삭제(3일전)</w:t>
            </w:r>
          </w:p>
          <w:p w14:paraId="4A4F1FB8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/home/ippbxmng/lib/wav_delete.sh &gt; /dev/null 2&gt;&amp;1</w:t>
            </w:r>
          </w:p>
          <w:p w14:paraId="5880B201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5C39BA3C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#램디스크 감시</w:t>
            </w:r>
          </w:p>
          <w:p w14:paraId="2DAA82E3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0,10,20,30,40,50 * * * * /home/ippbxmng/lib/watch_monit_disk.sh &gt; /dev/null 2&gt;&amp;1</w:t>
            </w:r>
          </w:p>
          <w:p w14:paraId="016C184F" w14:textId="77777777" w:rsidR="004D1214" w:rsidRPr="000D0D5B" w:rsidRDefault="004D1214" w:rsidP="004D1214">
            <w:pPr>
              <w:rPr>
                <w:b/>
                <w:lang w:val="fr-FR"/>
              </w:rPr>
            </w:pPr>
          </w:p>
          <w:p w14:paraId="2AED3A02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 파일 비교</w:t>
            </w:r>
          </w:p>
          <w:p w14:paraId="69D7381D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1 * * * /home/ippbxmng/lib/check_record.sh &gt; /dev/null 2&gt;&amp;1</w:t>
            </w:r>
          </w:p>
          <w:p w14:paraId="0090B0A1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49D4C47D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#녹취파일 묶기(pbx 녹취 일체형때)</w:t>
            </w:r>
          </w:p>
          <w:p w14:paraId="0282CB81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20 1 * * * /home/ippbxmng/lib/record_java.sh &gt; /dev/null 2&gt;&amp;1</w:t>
            </w:r>
          </w:p>
          <w:p w14:paraId="6EC5B581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31D1050F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3ABBF048" w14:textId="77777777" w:rsidR="000A535C" w:rsidRP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56FDE035" w14:textId="77777777" w:rsidR="00BA33F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648F3A3A" w14:textId="77777777" w:rsidR="001434F4" w:rsidRDefault="001434F4" w:rsidP="000A535C">
            <w:pPr>
              <w:rPr>
                <w:b/>
                <w:lang w:val="fr-FR"/>
              </w:rPr>
            </w:pPr>
          </w:p>
          <w:p w14:paraId="65B9AF44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1F85A8A2" w14:textId="77777777" w:rsid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0 1 * * * /home/ippbxmng/lib/mysqllog_rotate.sh &gt; /dev/null 2&gt;&amp;1</w:t>
            </w:r>
          </w:p>
          <w:p w14:paraId="65A31C07" w14:textId="77777777" w:rsidR="00B37723" w:rsidRDefault="00B37723" w:rsidP="001434F4">
            <w:pPr>
              <w:rPr>
                <w:b/>
                <w:lang w:val="fr-FR"/>
              </w:rPr>
            </w:pPr>
          </w:p>
          <w:p w14:paraId="3D7715D4" w14:textId="77777777" w:rsidR="00B37723" w:rsidRP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lastRenderedPageBreak/>
              <w:t>#spool data 삭제(PDS전용)</w:t>
            </w:r>
          </w:p>
          <w:p w14:paraId="1C8D4554" w14:textId="77777777" w:rsid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0 2 * * * /home/ippbxmng/lib/spooldata_delete.sh &gt; /dev/null 2&gt;&amp;1</w:t>
            </w:r>
          </w:p>
          <w:p w14:paraId="72A95CC9" w14:textId="77777777" w:rsidR="000D0D5B" w:rsidRDefault="000D0D5B" w:rsidP="000D0D5B">
            <w:pPr>
              <w:rPr>
                <w:b/>
                <w:lang w:val="fr-FR"/>
              </w:rPr>
            </w:pPr>
          </w:p>
          <w:p w14:paraId="665990D7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151671D5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1919B72C" w14:textId="77777777" w:rsidR="000D0D5B" w:rsidRPr="004D1214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  <w:tr w:rsidR="004D1214" w14:paraId="39FA1996" w14:textId="77777777" w:rsidTr="00A740DE">
        <w:tc>
          <w:tcPr>
            <w:tcW w:w="10456" w:type="dxa"/>
            <w:gridSpan w:val="2"/>
            <w:tcPrChange w:id="13" w:author="Microsoft 계정" w:date="2023-10-18T10:46:00Z">
              <w:tcPr>
                <w:tcW w:w="10664" w:type="dxa"/>
                <w:gridSpan w:val="2"/>
              </w:tcPr>
            </w:tcPrChange>
          </w:tcPr>
          <w:p w14:paraId="09CAA051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lastRenderedPageBreak/>
              <w:t>#------------------------</w:t>
            </w:r>
          </w:p>
          <w:p w14:paraId="3D74FD7F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분산형-웹서버</w:t>
            </w:r>
          </w:p>
          <w:p w14:paraId="4C2DC23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128059A0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60FB17F4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1BD2DAC3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031F2CA2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5DFFE265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/home/ippbxmng/remove_backup.sh &gt; /dev/null 2&gt;&amp;1</w:t>
            </w:r>
          </w:p>
          <w:p w14:paraId="3C9D2897" w14:textId="77777777" w:rsidR="004D1214" w:rsidRPr="004D1214" w:rsidRDefault="004D1214" w:rsidP="004D1214">
            <w:pPr>
              <w:rPr>
                <w:b/>
                <w:lang w:val="fr-FR"/>
              </w:rPr>
            </w:pPr>
          </w:p>
          <w:p w14:paraId="742B08E9" w14:textId="77777777" w:rsidR="004D1214" w:rsidRPr="004D1214" w:rsidRDefault="004D1214" w:rsidP="004D1214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3201CD9A" w14:textId="77777777" w:rsidR="000A535C" w:rsidRP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0A3969A3" w14:textId="77777777" w:rsid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579639C7" w14:textId="77777777" w:rsidR="001434F4" w:rsidRPr="001434F4" w:rsidRDefault="001434F4" w:rsidP="000A535C">
            <w:pPr>
              <w:rPr>
                <w:b/>
                <w:lang w:val="fr-FR"/>
              </w:rPr>
            </w:pPr>
          </w:p>
          <w:p w14:paraId="39335D89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02982D3C" w14:textId="77777777" w:rsid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0 1 * * * /home/ippbxmng/lib/mysqllog_rotate.sh &gt; /dev/null 2&gt;&amp;1</w:t>
            </w:r>
          </w:p>
          <w:p w14:paraId="230C0FD2" w14:textId="77777777" w:rsidR="000D0D5B" w:rsidRDefault="000D0D5B" w:rsidP="001434F4">
            <w:pPr>
              <w:rPr>
                <w:b/>
                <w:lang w:val="fr-FR"/>
              </w:rPr>
            </w:pPr>
          </w:p>
          <w:p w14:paraId="20C7A789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2672FEC0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24A3C645" w14:textId="77777777" w:rsid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  <w:tr w:rsidR="004D1214" w:rsidRPr="00D20917" w14:paraId="3CC8E97F" w14:textId="77777777" w:rsidTr="00A740DE">
        <w:tc>
          <w:tcPr>
            <w:tcW w:w="10456" w:type="dxa"/>
            <w:gridSpan w:val="2"/>
            <w:tcPrChange w:id="14" w:author="Microsoft 계정" w:date="2023-10-18T10:46:00Z">
              <w:tcPr>
                <w:tcW w:w="10664" w:type="dxa"/>
                <w:gridSpan w:val="2"/>
              </w:tcPr>
            </w:tcPrChange>
          </w:tcPr>
          <w:p w14:paraId="4AB46523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0598BACC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분산형-PBX</w:t>
            </w:r>
          </w:p>
          <w:p w14:paraId="4F42D7BC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525B26E8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0DF0636F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5A2341EF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15A558E6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035038B0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379B7634" w14:textId="77777777" w:rsidR="003C322E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/home/ippbxmng/remove_backup.sh &gt; /dev/null 2&gt;&amp;1</w:t>
            </w:r>
          </w:p>
          <w:p w14:paraId="6212808F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7ADACC5B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#녹취서버로 보내기위한 작업</w:t>
            </w:r>
          </w:p>
          <w:p w14:paraId="36DEBA2B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2 * * * /home/ippbxmng/lib/record_ready.sh &gt; /dev/null 2&gt;&amp;1</w:t>
            </w:r>
          </w:p>
          <w:p w14:paraId="1998C7E2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1538EECA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#15일전 녹취 자동 삭제</w:t>
            </w:r>
          </w:p>
          <w:p w14:paraId="442D6C03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3 * * * /home/ippbxmng/lib/record_delete.sh &gt; /dev/null 2&gt;&amp;1</w:t>
            </w:r>
          </w:p>
          <w:p w14:paraId="1D958483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0C094BC4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#eventserver</w:t>
            </w:r>
          </w:p>
          <w:p w14:paraId="5BAC5E31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1 0 * * * /home/ippbxmng/lib/restart_all.sh &gt; /dev/null 2&gt;&amp;1</w:t>
            </w:r>
          </w:p>
          <w:p w14:paraId="7EA65C48" w14:textId="77777777" w:rsidR="003C322E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/home/ippbxmng/lib/restart_all.sh &gt; /dev/null 2&gt;&amp;1</w:t>
            </w:r>
          </w:p>
          <w:p w14:paraId="4F2F383B" w14:textId="77777777" w:rsidR="003C322E" w:rsidRPr="006A2661" w:rsidRDefault="003C322E" w:rsidP="003C322E">
            <w:pPr>
              <w:rPr>
                <w:b/>
                <w:lang w:val="fr-FR"/>
              </w:rPr>
            </w:pPr>
          </w:p>
          <w:p w14:paraId="618D15DC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7C8C7E5F" w14:textId="77777777" w:rsidR="000A535C" w:rsidRPr="004D1214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34D90078" w14:textId="77777777" w:rsidR="000A535C" w:rsidRDefault="000A535C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03F3BC1C" w14:textId="77777777" w:rsidR="003C322E" w:rsidRPr="004D1214" w:rsidRDefault="003C322E" w:rsidP="000A535C">
            <w:pPr>
              <w:rPr>
                <w:b/>
                <w:lang w:val="fr-FR"/>
              </w:rPr>
            </w:pPr>
          </w:p>
          <w:p w14:paraId="388440B5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#cdr table 자동 삭제(120일전)</w:t>
            </w:r>
          </w:p>
          <w:p w14:paraId="44B344FB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5 * * * /home/ippbxmng/lib/cdr_delete.sh &gt; /dev/null 2&gt;&amp;1</w:t>
            </w:r>
          </w:p>
          <w:p w14:paraId="2C6A3A3C" w14:textId="77777777" w:rsidR="003C322E" w:rsidRDefault="003C322E" w:rsidP="003C322E">
            <w:pPr>
              <w:rPr>
                <w:b/>
                <w:lang w:val="fr-FR"/>
              </w:rPr>
            </w:pPr>
          </w:p>
          <w:p w14:paraId="0248DC9A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#녹취파일 비교</w:t>
            </w:r>
          </w:p>
          <w:p w14:paraId="4043BA64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1 * * * /home/ippbxmng/lib/check_record.sh &gt; /dev/null 2&gt;&amp;1</w:t>
            </w:r>
          </w:p>
          <w:p w14:paraId="01525BE3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4F9BB781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#wav file 자동 삭제(3일전)</w:t>
            </w:r>
          </w:p>
          <w:p w14:paraId="23DBB7DE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/home/ippbxmng/lib/wav_delete.sh &gt; /dev/null 2&gt;&amp;1</w:t>
            </w:r>
          </w:p>
          <w:p w14:paraId="3F298316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3696A8C0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#램디스크 감시</w:t>
            </w:r>
          </w:p>
          <w:p w14:paraId="4CD4ABB6" w14:textId="77777777" w:rsid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*/5 * * * * /home/ippbxmng/lib/watch</w:t>
            </w:r>
            <w:r>
              <w:rPr>
                <w:b/>
                <w:lang w:val="fr-FR"/>
              </w:rPr>
              <w:t>_monit_disk.sh &gt; /dev/null 2&gt;&amp;1</w:t>
            </w:r>
          </w:p>
          <w:p w14:paraId="15CC366B" w14:textId="77777777" w:rsidR="00B37723" w:rsidRDefault="00B37723" w:rsidP="003C322E">
            <w:pPr>
              <w:rPr>
                <w:b/>
                <w:lang w:val="fr-FR"/>
              </w:rPr>
            </w:pPr>
          </w:p>
          <w:p w14:paraId="56505D6B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#MYSQL_LOG_rotate(30일전)</w:t>
            </w:r>
          </w:p>
          <w:p w14:paraId="641CB4B3" w14:textId="77777777" w:rsidR="001434F4" w:rsidRDefault="001434F4" w:rsidP="001434F4">
            <w:pPr>
              <w:rPr>
                <w:b/>
                <w:lang w:val="fr-FR"/>
              </w:rPr>
            </w:pPr>
            <w:r>
              <w:rPr>
                <w:rFonts w:hint="eastAsia"/>
                <w:b/>
                <w:lang w:val="fr-FR"/>
              </w:rPr>
              <w:t>0</w:t>
            </w:r>
            <w:r w:rsidRPr="001434F4">
              <w:rPr>
                <w:b/>
                <w:lang w:val="fr-FR"/>
              </w:rPr>
              <w:t xml:space="preserve"> 1 * * * /home/ippbxmng/lib/mysqllog_rotate.sh &gt; /dev/null 2&gt;&amp;1</w:t>
            </w:r>
          </w:p>
          <w:p w14:paraId="3C4D2745" w14:textId="77777777" w:rsidR="00B37723" w:rsidRDefault="00B37723" w:rsidP="001434F4">
            <w:pPr>
              <w:rPr>
                <w:b/>
                <w:lang w:val="fr-FR"/>
              </w:rPr>
            </w:pPr>
          </w:p>
          <w:p w14:paraId="76E85FA6" w14:textId="77777777" w:rsidR="00B37723" w:rsidRP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#spool data 삭제(PDS전용)</w:t>
            </w:r>
          </w:p>
          <w:p w14:paraId="4BAA5E7D" w14:textId="77777777" w:rsidR="00B37723" w:rsidRDefault="00B37723" w:rsidP="00B37723">
            <w:pPr>
              <w:rPr>
                <w:b/>
                <w:lang w:val="fr-FR"/>
              </w:rPr>
            </w:pPr>
            <w:r w:rsidRPr="00B37723">
              <w:rPr>
                <w:b/>
                <w:lang w:val="fr-FR"/>
              </w:rPr>
              <w:t>0 2 * * * /home/ippbxmng/lib/spooldata_delete.sh &gt; /dev/null 2&gt;&amp;1</w:t>
            </w:r>
          </w:p>
          <w:p w14:paraId="61F7AC90" w14:textId="77777777" w:rsidR="000D0D5B" w:rsidRDefault="000D0D5B" w:rsidP="00B37723">
            <w:pPr>
              <w:rPr>
                <w:b/>
                <w:lang w:val="fr-FR"/>
              </w:rPr>
            </w:pPr>
          </w:p>
          <w:p w14:paraId="75A3F144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2D6BBF8E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19A07C2F" w14:textId="77777777" w:rsidR="000D0D5B" w:rsidRPr="003C322E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  <w:tr w:rsidR="004D1214" w14:paraId="4909D32C" w14:textId="77777777" w:rsidTr="00A740DE">
        <w:tc>
          <w:tcPr>
            <w:tcW w:w="10456" w:type="dxa"/>
            <w:gridSpan w:val="2"/>
            <w:tcPrChange w:id="15" w:author="Microsoft 계정" w:date="2023-10-18T10:46:00Z">
              <w:tcPr>
                <w:tcW w:w="10664" w:type="dxa"/>
                <w:gridSpan w:val="2"/>
              </w:tcPr>
            </w:tcPrChange>
          </w:tcPr>
          <w:p w14:paraId="02B27F7D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lastRenderedPageBreak/>
              <w:t>#------------------------</w:t>
            </w:r>
          </w:p>
          <w:p w14:paraId="14D1836D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 분산형-녹취</w:t>
            </w:r>
          </w:p>
          <w:p w14:paraId="44ABBC19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#------------------------</w:t>
            </w:r>
          </w:p>
          <w:p w14:paraId="0B5BF136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#TIME</w:t>
            </w:r>
          </w:p>
          <w:p w14:paraId="61416E32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4 * * * /usr/bin/rdate -s time.bora.net &gt; /dev/null 2&gt;&amp;1</w:t>
            </w:r>
          </w:p>
          <w:p w14:paraId="262D5C3E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35387577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#BACKUP</w:t>
            </w:r>
          </w:p>
          <w:p w14:paraId="51FF1FE2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34 3 * * * /home/ippbxmng/backup.sh &gt; /dev/null 2&gt;&amp;1</w:t>
            </w:r>
          </w:p>
          <w:p w14:paraId="43771025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39 3 * * * /home/ippbxmng/remove_backup.sh &gt; /dev/null 2&gt;&amp;1</w:t>
            </w:r>
          </w:p>
          <w:p w14:paraId="49B33CA0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7C299027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#녹취서버에서만(PBX 에서는 2시에 준비 혹시몰라 두번 수행)</w:t>
            </w:r>
          </w:p>
          <w:p w14:paraId="618C13B0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3 * * * /home/ippbxmng/lib/record_wget.sh &gt; /dev/null 2&gt;&amp;1</w:t>
            </w:r>
          </w:p>
          <w:p w14:paraId="55DC39F4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6 * * * /home/ippbxmng/lib/record_wget.sh &gt; /dev/null 2&gt;&amp;1</w:t>
            </w:r>
          </w:p>
          <w:p w14:paraId="7CA81882" w14:textId="77777777" w:rsidR="003C322E" w:rsidRPr="004D1214" w:rsidRDefault="003C322E" w:rsidP="003C322E">
            <w:pPr>
              <w:rPr>
                <w:b/>
                <w:lang w:val="fr-FR"/>
              </w:rPr>
            </w:pPr>
          </w:p>
          <w:p w14:paraId="57C12F62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#Tomcat Log rotate</w:t>
            </w:r>
          </w:p>
          <w:p w14:paraId="29439BB1" w14:textId="77777777" w:rsidR="003C322E" w:rsidRPr="004D1214" w:rsidRDefault="003C322E" w:rsidP="003C322E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0 0 * * * /home/ippbxmng/lib/</w:t>
            </w:r>
            <w:r w:rsidR="000A535C">
              <w:rPr>
                <w:rFonts w:hint="eastAsia"/>
                <w:b/>
                <w:lang w:val="fr-FR"/>
              </w:rPr>
              <w:t>weblog</w:t>
            </w:r>
            <w:r w:rsidRPr="004D1214">
              <w:rPr>
                <w:b/>
                <w:lang w:val="fr-FR"/>
              </w:rPr>
              <w:t>_lotate.sh &gt; /dev/null 2&gt;&amp;1</w:t>
            </w:r>
          </w:p>
          <w:p w14:paraId="21B8AE05" w14:textId="77777777" w:rsidR="004D1214" w:rsidRDefault="003C322E" w:rsidP="000A535C">
            <w:pPr>
              <w:rPr>
                <w:b/>
                <w:lang w:val="fr-FR"/>
              </w:rPr>
            </w:pPr>
            <w:r w:rsidRPr="004D1214">
              <w:rPr>
                <w:b/>
                <w:lang w:val="fr-FR"/>
              </w:rPr>
              <w:t>2 0 * * * /home/ippbxmng/lib/</w:t>
            </w:r>
            <w:r w:rsidR="000A535C">
              <w:rPr>
                <w:rFonts w:hint="eastAsia"/>
                <w:b/>
                <w:lang w:val="fr-FR"/>
              </w:rPr>
              <w:t>web</w:t>
            </w:r>
            <w:r w:rsidRPr="004D1214">
              <w:rPr>
                <w:b/>
                <w:lang w:val="fr-FR"/>
              </w:rPr>
              <w:t>log_</w:t>
            </w:r>
            <w:r w:rsidR="000A535C">
              <w:rPr>
                <w:rFonts w:hint="eastAsia"/>
                <w:b/>
                <w:lang w:val="fr-FR"/>
              </w:rPr>
              <w:t>dele</w:t>
            </w:r>
            <w:r w:rsidRPr="004D1214">
              <w:rPr>
                <w:b/>
                <w:lang w:val="fr-FR"/>
              </w:rPr>
              <w:t>te.sh &gt; /dev/null 2&gt;&amp;1</w:t>
            </w:r>
          </w:p>
          <w:p w14:paraId="44F8ABB1" w14:textId="77777777" w:rsidR="001434F4" w:rsidRPr="001434F4" w:rsidRDefault="001434F4" w:rsidP="000A535C">
            <w:pPr>
              <w:rPr>
                <w:b/>
                <w:lang w:val="fr-FR"/>
              </w:rPr>
            </w:pPr>
          </w:p>
          <w:p w14:paraId="12DF6FC8" w14:textId="77777777" w:rsidR="001434F4" w:rsidRP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lastRenderedPageBreak/>
              <w:t>#MYSQL_LOG_rotate(30일전)</w:t>
            </w:r>
          </w:p>
          <w:p w14:paraId="20D01444" w14:textId="77777777" w:rsidR="001434F4" w:rsidRDefault="001434F4" w:rsidP="001434F4">
            <w:pPr>
              <w:rPr>
                <w:b/>
                <w:lang w:val="fr-FR"/>
              </w:rPr>
            </w:pPr>
            <w:r w:rsidRPr="001434F4">
              <w:rPr>
                <w:b/>
                <w:lang w:val="fr-FR"/>
              </w:rPr>
              <w:t>0 1 * * * /home/ippbxmng/lib/mysqllog_rotate.sh &gt; /dev/null 2&gt;&amp;1</w:t>
            </w:r>
          </w:p>
          <w:p w14:paraId="69A6288D" w14:textId="77777777" w:rsidR="000D0D5B" w:rsidRDefault="000D0D5B" w:rsidP="001434F4">
            <w:pPr>
              <w:rPr>
                <w:b/>
                <w:lang w:val="fr-FR"/>
              </w:rPr>
            </w:pPr>
          </w:p>
          <w:p w14:paraId="266E9DBD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#querylog_rotate(5일전)</w:t>
            </w:r>
          </w:p>
          <w:p w14:paraId="7CA62071" w14:textId="77777777" w:rsidR="000D0D5B" w:rsidRPr="000D0D5B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10 1 * * * /home/ippbxmng/lib/querylog_rotate.sh &gt; /dev/null 2&gt;&amp;1</w:t>
            </w:r>
          </w:p>
          <w:p w14:paraId="0C378584" w14:textId="77777777" w:rsidR="000D0D5B" w:rsidRPr="004D1214" w:rsidRDefault="000D0D5B" w:rsidP="000D0D5B">
            <w:pPr>
              <w:rPr>
                <w:b/>
                <w:lang w:val="fr-FR"/>
              </w:rPr>
            </w:pPr>
            <w:r w:rsidRPr="000D0D5B">
              <w:rPr>
                <w:b/>
                <w:lang w:val="fr-FR"/>
              </w:rPr>
              <w:t>20 1 * * * /home/ippbxmng/lib/querylog_delete.sh &gt; /dev/null 2&gt;&amp;1</w:t>
            </w:r>
          </w:p>
        </w:tc>
      </w:tr>
    </w:tbl>
    <w:p w14:paraId="18F71DFF" w14:textId="77777777" w:rsidR="00BA33F4" w:rsidRDefault="00BA33F4" w:rsidP="00BB4A32">
      <w:pPr>
        <w:rPr>
          <w:b/>
          <w:lang w:val="fr-FR"/>
        </w:rPr>
      </w:pPr>
    </w:p>
    <w:p w14:paraId="5B467F66" w14:textId="77777777" w:rsidR="00173F46" w:rsidRPr="00F5012F" w:rsidRDefault="00173F46" w:rsidP="00BB4A32">
      <w:pPr>
        <w:rPr>
          <w:b/>
          <w:lang w:val="fr-FR"/>
        </w:rPr>
      </w:pPr>
      <w:r w:rsidRPr="00F5012F">
        <w:rPr>
          <w:b/>
          <w:lang w:val="fr-FR"/>
        </w:rPr>
        <w:t xml:space="preserve">* </w:t>
      </w:r>
      <w:r w:rsidRPr="00EB4E37">
        <w:rPr>
          <w:rFonts w:hint="eastAsia"/>
          <w:b/>
        </w:rPr>
        <w:t>보안설정</w:t>
      </w:r>
      <w:r w:rsidRPr="00F5012F">
        <w:rPr>
          <w:b/>
          <w:lang w:val="fr-FR"/>
        </w:rPr>
        <w:t xml:space="preserve"> *</w:t>
      </w:r>
    </w:p>
    <w:p w14:paraId="3A925C00" w14:textId="77777777" w:rsidR="00173F46" w:rsidRDefault="00173F46" w:rsidP="00BB4A32">
      <w:pPr>
        <w:rPr>
          <w:color w:val="0070C0"/>
          <w:lang w:val="fr-FR"/>
        </w:rPr>
      </w:pPr>
      <w:r w:rsidRPr="00F5012F">
        <w:rPr>
          <w:lang w:val="fr-FR"/>
        </w:rPr>
        <w:t>[root@</w:t>
      </w:r>
      <w:r w:rsidR="00EA4490">
        <w:rPr>
          <w:lang w:val="fr-FR"/>
        </w:rPr>
        <w:t>jaehyun</w:t>
      </w:r>
      <w:r w:rsidRPr="00F5012F">
        <w:rPr>
          <w:lang w:val="fr-FR"/>
        </w:rPr>
        <w:t xml:space="preserve"> src]# </w:t>
      </w:r>
      <w:r w:rsidRPr="002B7214">
        <w:rPr>
          <w:color w:val="0070C0"/>
          <w:lang w:val="fr-FR"/>
        </w:rPr>
        <w:t>vi /etc/sysconfig/selinux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14:paraId="21DF8077" w14:textId="77777777" w:rsidTr="00F6527D">
        <w:tc>
          <w:tcPr>
            <w:tcW w:w="10664" w:type="dxa"/>
          </w:tcPr>
          <w:p w14:paraId="1BE02DB7" w14:textId="77777777" w:rsidR="00F6527D" w:rsidRPr="00D46C76" w:rsidRDefault="00F6527D" w:rsidP="00F6527D">
            <w:pPr>
              <w:rPr>
                <w:lang w:val="fr-FR"/>
              </w:rPr>
            </w:pPr>
            <w:r w:rsidRPr="00D46C76">
              <w:rPr>
                <w:lang w:val="fr-FR"/>
              </w:rPr>
              <w:t># This file controls the state of SELinux on the system.</w:t>
            </w:r>
          </w:p>
          <w:p w14:paraId="0246846D" w14:textId="77777777" w:rsidR="00F6527D" w:rsidRPr="00D46C76" w:rsidRDefault="00F6527D" w:rsidP="00F6527D">
            <w:pPr>
              <w:rPr>
                <w:lang w:val="fr-FR"/>
              </w:rPr>
            </w:pPr>
            <w:r w:rsidRPr="00D46C76">
              <w:rPr>
                <w:lang w:val="fr-FR"/>
              </w:rPr>
              <w:t># SELINUX= can take one of these three values:</w:t>
            </w:r>
          </w:p>
          <w:p w14:paraId="6652ECE3" w14:textId="77777777" w:rsidR="00F6527D" w:rsidRDefault="00F6527D" w:rsidP="00F6527D">
            <w:r>
              <w:t>#       enforcing - SELinux security policy is enforced.</w:t>
            </w:r>
          </w:p>
          <w:p w14:paraId="1656AF84" w14:textId="77777777" w:rsidR="00F6527D" w:rsidRDefault="00F6527D" w:rsidP="00F6527D">
            <w:r>
              <w:t>#       permissive - SELinux prints warnings instead of enforcing.</w:t>
            </w:r>
          </w:p>
          <w:p w14:paraId="1698066A" w14:textId="77777777" w:rsidR="00F6527D" w:rsidRDefault="00F6527D" w:rsidP="00F6527D">
            <w:r>
              <w:t>#       disabled - SELinux is fully disabled.</w:t>
            </w:r>
          </w:p>
          <w:p w14:paraId="613AD178" w14:textId="77777777" w:rsidR="00F6527D" w:rsidRPr="00EB4E37" w:rsidRDefault="00F6527D" w:rsidP="00F6527D">
            <w:pPr>
              <w:rPr>
                <w:color w:val="FF0000"/>
              </w:rPr>
            </w:pPr>
            <w:r w:rsidRPr="00EB4E37">
              <w:rPr>
                <w:color w:val="FF0000"/>
              </w:rPr>
              <w:t>SELINUX=disabled</w:t>
            </w:r>
          </w:p>
          <w:p w14:paraId="2882D4F1" w14:textId="77777777" w:rsidR="00F6527D" w:rsidRDefault="00F6527D" w:rsidP="00F6527D">
            <w:r>
              <w:t># SELINUXTYPE= type of policy in use. Possible values are:</w:t>
            </w:r>
          </w:p>
          <w:p w14:paraId="3E2FEE0E" w14:textId="77777777" w:rsidR="00F6527D" w:rsidRDefault="00F6527D" w:rsidP="00F6527D">
            <w:r>
              <w:t>#       targeted - Only targeted network daemons are protected.</w:t>
            </w:r>
          </w:p>
          <w:p w14:paraId="4FCC5405" w14:textId="77777777" w:rsidR="00F6527D" w:rsidRDefault="00F6527D" w:rsidP="00F6527D">
            <w:r>
              <w:t>#       strict - Full SELinux protection.</w:t>
            </w:r>
          </w:p>
          <w:p w14:paraId="6CC021D9" w14:textId="77777777" w:rsidR="00F6527D" w:rsidRPr="00F6527D" w:rsidRDefault="00F6527D" w:rsidP="00BB4A32">
            <w:r>
              <w:t>SELINUXTYPE=targeted</w:t>
            </w:r>
          </w:p>
        </w:tc>
      </w:tr>
    </w:tbl>
    <w:p w14:paraId="165007CF" w14:textId="77777777" w:rsidR="00173F46" w:rsidRDefault="00173F46" w:rsidP="00BB4A32"/>
    <w:p w14:paraId="17485AFB" w14:textId="77777777" w:rsidR="00BB32E4" w:rsidRDefault="00BB32E4" w:rsidP="00BB4A32">
      <w:pPr>
        <w:rPr>
          <w:b/>
          <w:bCs/>
          <w:sz w:val="22"/>
          <w:szCs w:val="24"/>
        </w:rPr>
      </w:pPr>
      <w:r w:rsidRPr="00925E48">
        <w:rPr>
          <w:rFonts w:hint="eastAsia"/>
          <w:b/>
          <w:bCs/>
          <w:sz w:val="22"/>
          <w:szCs w:val="24"/>
        </w:rPr>
        <w:t>*</w:t>
      </w:r>
      <w:r w:rsidRPr="00925E48">
        <w:rPr>
          <w:b/>
          <w:bCs/>
          <w:sz w:val="22"/>
          <w:szCs w:val="24"/>
        </w:rPr>
        <w:t xml:space="preserve"> </w:t>
      </w:r>
      <w:r w:rsidR="004E1277" w:rsidRPr="00925E48">
        <w:rPr>
          <w:b/>
          <w:bCs/>
          <w:sz w:val="22"/>
          <w:szCs w:val="24"/>
        </w:rPr>
        <w:t xml:space="preserve">Disable </w:t>
      </w:r>
      <w:r w:rsidRPr="00925E48">
        <w:rPr>
          <w:rFonts w:hint="eastAsia"/>
          <w:b/>
          <w:bCs/>
          <w:sz w:val="22"/>
          <w:szCs w:val="24"/>
        </w:rPr>
        <w:t>F</w:t>
      </w:r>
      <w:r w:rsidRPr="00925E48">
        <w:rPr>
          <w:b/>
          <w:bCs/>
          <w:sz w:val="22"/>
          <w:szCs w:val="24"/>
        </w:rPr>
        <w:t>irewalld Serive</w:t>
      </w:r>
    </w:p>
    <w:p w14:paraId="4DD70D4C" w14:textId="77777777" w:rsidR="00D54F30" w:rsidRPr="00D54F30" w:rsidRDefault="00D54F30" w:rsidP="00BB4A32">
      <w:pPr>
        <w:rPr>
          <w:sz w:val="18"/>
          <w:szCs w:val="20"/>
        </w:rPr>
      </w:pPr>
      <w:r w:rsidRPr="00D54F30">
        <w:rPr>
          <w:rFonts w:hint="eastAsia"/>
          <w:sz w:val="18"/>
          <w:szCs w:val="20"/>
        </w:rPr>
        <w:t>-</w:t>
      </w:r>
      <w:r w:rsidRPr="00D54F30">
        <w:rPr>
          <w:sz w:val="18"/>
          <w:szCs w:val="20"/>
        </w:rPr>
        <w:t xml:space="preserve"> f</w:t>
      </w:r>
      <w:r>
        <w:rPr>
          <w:sz w:val="18"/>
          <w:szCs w:val="20"/>
        </w:rPr>
        <w:t xml:space="preserve">irewalld </w:t>
      </w:r>
      <w:r>
        <w:rPr>
          <w:rFonts w:hint="eastAsia"/>
          <w:sz w:val="18"/>
          <w:szCs w:val="20"/>
        </w:rPr>
        <w:t>데몬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구동 중지</w:t>
      </w:r>
    </w:p>
    <w:p w14:paraId="4E260CB4" w14:textId="77777777" w:rsidR="004E1277" w:rsidRDefault="00925E48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="004E1277" w:rsidRPr="004E1277">
        <w:rPr>
          <w:rFonts w:cs="Calibri" w:hint="eastAsia"/>
          <w:color w:val="333333"/>
          <w:kern w:val="0"/>
          <w:szCs w:val="20"/>
        </w:rPr>
        <w:t># systemctl stop firewalld</w:t>
      </w:r>
    </w:p>
    <w:p w14:paraId="24C2250B" w14:textId="77777777" w:rsidR="00D54F30" w:rsidRDefault="00D54F30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4713CDB2" w14:textId="77777777" w:rsidR="00D54F30" w:rsidRPr="004E1277" w:rsidRDefault="00D54F30" w:rsidP="00D54F30">
      <w:pPr>
        <w:rPr>
          <w:sz w:val="18"/>
          <w:szCs w:val="20"/>
        </w:rPr>
      </w:pPr>
      <w:r w:rsidRPr="00D54F30">
        <w:rPr>
          <w:rFonts w:hint="eastAsia"/>
          <w:sz w:val="18"/>
          <w:szCs w:val="20"/>
        </w:rPr>
        <w:t>-</w:t>
      </w:r>
      <w:r w:rsidRPr="00D54F30">
        <w:rPr>
          <w:sz w:val="18"/>
          <w:szCs w:val="20"/>
        </w:rPr>
        <w:t xml:space="preserve"> f</w:t>
      </w:r>
      <w:r>
        <w:rPr>
          <w:sz w:val="18"/>
          <w:szCs w:val="20"/>
        </w:rPr>
        <w:t xml:space="preserve">irewalld </w:t>
      </w:r>
      <w:r>
        <w:rPr>
          <w:rFonts w:hint="eastAsia"/>
          <w:sz w:val="18"/>
          <w:szCs w:val="20"/>
        </w:rPr>
        <w:t>데몬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비활성화</w:t>
      </w:r>
    </w:p>
    <w:p w14:paraId="5DC6F011" w14:textId="77777777" w:rsidR="004E1277" w:rsidRDefault="00925E48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4E1277" w:rsidRPr="004E1277">
        <w:rPr>
          <w:rFonts w:cs="Calibri" w:hint="eastAsia"/>
          <w:color w:val="333333"/>
          <w:kern w:val="0"/>
          <w:szCs w:val="20"/>
        </w:rPr>
        <w:t>systemctl mask firewalld</w:t>
      </w:r>
    </w:p>
    <w:p w14:paraId="33F4A42D" w14:textId="77777777" w:rsidR="00D54F30" w:rsidRDefault="00D54F30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4B4B30AF" w14:textId="77777777" w:rsidR="00D54F30" w:rsidRPr="004E1277" w:rsidRDefault="00D54F30" w:rsidP="00D54F30">
      <w:pPr>
        <w:rPr>
          <w:sz w:val="18"/>
          <w:szCs w:val="20"/>
        </w:rPr>
      </w:pPr>
      <w:r w:rsidRPr="00D54F30">
        <w:rPr>
          <w:rFonts w:hint="eastAsia"/>
          <w:sz w:val="18"/>
          <w:szCs w:val="20"/>
        </w:rPr>
        <w:t>-</w:t>
      </w:r>
      <w:r w:rsidRPr="00D54F30">
        <w:rPr>
          <w:sz w:val="18"/>
          <w:szCs w:val="20"/>
        </w:rPr>
        <w:t xml:space="preserve"> f</w:t>
      </w:r>
      <w:r>
        <w:rPr>
          <w:sz w:val="18"/>
          <w:szCs w:val="20"/>
        </w:rPr>
        <w:t xml:space="preserve">irewalld </w:t>
      </w:r>
      <w:r>
        <w:rPr>
          <w:rFonts w:hint="eastAsia"/>
          <w:sz w:val="18"/>
          <w:szCs w:val="20"/>
        </w:rPr>
        <w:t>데몬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상태 확인</w:t>
      </w:r>
    </w:p>
    <w:p w14:paraId="1E97775A" w14:textId="77777777" w:rsidR="004E1277" w:rsidRDefault="00925E48" w:rsidP="004E1277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="004E1277" w:rsidRPr="004E1277">
        <w:rPr>
          <w:rFonts w:cs="Calibri" w:hint="eastAsia"/>
          <w:color w:val="333333"/>
          <w:kern w:val="0"/>
          <w:szCs w:val="20"/>
        </w:rPr>
        <w:t>systemctl status firewalld</w:t>
      </w:r>
    </w:p>
    <w:p w14:paraId="33CA8001" w14:textId="77777777" w:rsidR="004E1277" w:rsidRPr="004E1277" w:rsidRDefault="004E1277" w:rsidP="004E127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4E1277">
        <w:rPr>
          <w:rFonts w:ascii="Calibri" w:eastAsia="굴림" w:hAnsi="Calibri" w:cs="Calibri"/>
          <w:noProof/>
          <w:kern w:val="0"/>
          <w:sz w:val="22"/>
        </w:rPr>
        <w:drawing>
          <wp:inline distT="0" distB="0" distL="0" distR="0" wp14:anchorId="25CED3FD" wp14:editId="0AA7649C">
            <wp:extent cx="6645910" cy="70294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64B3" w14:textId="77777777" w:rsidR="004E1277" w:rsidRPr="004E1277" w:rsidRDefault="004E1277" w:rsidP="00BB4A32">
      <w:pPr>
        <w:rPr>
          <w:b/>
          <w:bCs/>
        </w:rPr>
      </w:pPr>
    </w:p>
    <w:p w14:paraId="032D2C07" w14:textId="77777777" w:rsidR="00AB3BC0" w:rsidRDefault="00925E48" w:rsidP="00925E48">
      <w:pPr>
        <w:rPr>
          <w:rFonts w:cs="Calibri"/>
          <w:b/>
          <w:bCs/>
          <w:sz w:val="22"/>
        </w:rPr>
      </w:pPr>
      <w:r>
        <w:rPr>
          <w:rFonts w:cs="Calibri"/>
          <w:b/>
          <w:bCs/>
          <w:sz w:val="22"/>
        </w:rPr>
        <w:t xml:space="preserve">* </w:t>
      </w:r>
      <w:r w:rsidRPr="00925E48">
        <w:rPr>
          <w:rFonts w:cs="Calibri" w:hint="eastAsia"/>
          <w:b/>
          <w:bCs/>
          <w:sz w:val="22"/>
        </w:rPr>
        <w:t>Install Iptables Service in CentOS/RHEL 7</w:t>
      </w:r>
    </w:p>
    <w:p w14:paraId="76FECBE7" w14:textId="77777777" w:rsidR="00016DE9" w:rsidRPr="00016DE9" w:rsidRDefault="00016DE9" w:rsidP="00925E48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iptables-services </w:t>
      </w:r>
      <w:r w:rsidRPr="00016DE9">
        <w:rPr>
          <w:rFonts w:cs="Calibri" w:hint="eastAsia"/>
          <w:sz w:val="18"/>
          <w:szCs w:val="18"/>
        </w:rPr>
        <w:t>데몬 설치</w:t>
      </w:r>
    </w:p>
    <w:p w14:paraId="27E14213" w14:textId="77777777" w:rsid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Pr="00925E48">
        <w:rPr>
          <w:rFonts w:cs="Calibri" w:hint="eastAsia"/>
          <w:color w:val="333333"/>
          <w:kern w:val="0"/>
          <w:szCs w:val="20"/>
        </w:rPr>
        <w:t>yum -y install iptables-services</w:t>
      </w:r>
    </w:p>
    <w:p w14:paraId="07B0A5B4" w14:textId="77777777" w:rsidR="00016DE9" w:rsidRDefault="00016DE9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1ED192DB" w14:textId="77777777" w:rsidR="00016DE9" w:rsidRPr="00925E48" w:rsidRDefault="00016DE9" w:rsidP="00016DE9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 </w:t>
      </w:r>
      <w:r w:rsidRPr="00016DE9">
        <w:rPr>
          <w:rFonts w:cs="Calibri" w:hint="eastAsia"/>
          <w:sz w:val="18"/>
          <w:szCs w:val="18"/>
        </w:rPr>
        <w:t xml:space="preserve">데몬 </w:t>
      </w:r>
      <w:r>
        <w:rPr>
          <w:rFonts w:cs="Calibri" w:hint="eastAsia"/>
          <w:sz w:val="18"/>
          <w:szCs w:val="18"/>
        </w:rPr>
        <w:t>활성화</w:t>
      </w:r>
    </w:p>
    <w:p w14:paraId="68FB9254" w14:textId="77777777" w:rsid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Pr="00925E48">
        <w:rPr>
          <w:rFonts w:cs="Calibri" w:hint="eastAsia"/>
          <w:color w:val="333333"/>
          <w:kern w:val="0"/>
          <w:szCs w:val="20"/>
        </w:rPr>
        <w:t>systemctl enable iptables</w:t>
      </w:r>
    </w:p>
    <w:p w14:paraId="16299841" w14:textId="77777777" w:rsidR="00016DE9" w:rsidRDefault="00016DE9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54C2B321" w14:textId="77777777" w:rsidR="00016DE9" w:rsidRPr="00925E48" w:rsidRDefault="00016DE9" w:rsidP="00016DE9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 </w:t>
      </w:r>
      <w:r w:rsidRPr="00016DE9">
        <w:rPr>
          <w:rFonts w:cs="Calibri" w:hint="eastAsia"/>
          <w:sz w:val="18"/>
          <w:szCs w:val="18"/>
        </w:rPr>
        <w:t xml:space="preserve">데몬 </w:t>
      </w:r>
      <w:r>
        <w:rPr>
          <w:rFonts w:cs="Calibri" w:hint="eastAsia"/>
          <w:sz w:val="18"/>
          <w:szCs w:val="18"/>
        </w:rPr>
        <w:t>구동 시작</w:t>
      </w:r>
    </w:p>
    <w:p w14:paraId="4C5ED7B2" w14:textId="77777777" w:rsid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Pr="00925E48">
        <w:rPr>
          <w:rFonts w:cs="Calibri" w:hint="eastAsia"/>
          <w:color w:val="333333"/>
          <w:kern w:val="0"/>
          <w:szCs w:val="20"/>
        </w:rPr>
        <w:t>systemctl start iptables</w:t>
      </w:r>
    </w:p>
    <w:p w14:paraId="6D85B847" w14:textId="77777777" w:rsidR="00016DE9" w:rsidRDefault="00016DE9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</w:p>
    <w:p w14:paraId="3DFB7C38" w14:textId="77777777" w:rsidR="00016DE9" w:rsidRPr="00016DE9" w:rsidRDefault="00016DE9" w:rsidP="00016DE9">
      <w:pPr>
        <w:rPr>
          <w:rFonts w:cs="Calibri"/>
          <w:sz w:val="18"/>
          <w:szCs w:val="18"/>
        </w:rPr>
      </w:pPr>
      <w:r w:rsidRPr="00016DE9">
        <w:rPr>
          <w:rFonts w:cs="Calibri"/>
          <w:sz w:val="18"/>
          <w:szCs w:val="18"/>
        </w:rPr>
        <w:t xml:space="preserve">- iptables </w:t>
      </w:r>
      <w:r w:rsidRPr="00016DE9">
        <w:rPr>
          <w:rFonts w:cs="Calibri" w:hint="eastAsia"/>
          <w:sz w:val="18"/>
          <w:szCs w:val="18"/>
        </w:rPr>
        <w:t xml:space="preserve">데몬 </w:t>
      </w:r>
      <w:r>
        <w:rPr>
          <w:rFonts w:cs="Calibri" w:hint="eastAsia"/>
          <w:sz w:val="18"/>
          <w:szCs w:val="18"/>
        </w:rPr>
        <w:t>상태 확인</w:t>
      </w:r>
    </w:p>
    <w:p w14:paraId="73D95711" w14:textId="77777777" w:rsidR="00925E48" w:rsidRPr="00925E48" w:rsidRDefault="00925E48" w:rsidP="00925E48">
      <w:pPr>
        <w:widowControl/>
        <w:wordWrap/>
        <w:autoSpaceDE/>
        <w:autoSpaceDN/>
        <w:jc w:val="left"/>
        <w:rPr>
          <w:rFonts w:cs="Calibri"/>
          <w:color w:val="333333"/>
          <w:kern w:val="0"/>
          <w:szCs w:val="20"/>
        </w:rPr>
      </w:pPr>
      <w:r>
        <w:rPr>
          <w:rFonts w:cs="Calibri"/>
          <w:color w:val="333333"/>
          <w:kern w:val="0"/>
          <w:szCs w:val="20"/>
        </w:rPr>
        <w:lastRenderedPageBreak/>
        <w:t>[root@shbingtest ~ ]</w:t>
      </w:r>
      <w:r w:rsidRPr="004E1277">
        <w:rPr>
          <w:rFonts w:cs="Calibri" w:hint="eastAsia"/>
          <w:color w:val="333333"/>
          <w:kern w:val="0"/>
          <w:szCs w:val="20"/>
        </w:rPr>
        <w:t xml:space="preserve"># </w:t>
      </w:r>
      <w:r w:rsidRPr="00925E48">
        <w:rPr>
          <w:rFonts w:cs="Calibri" w:hint="eastAsia"/>
          <w:color w:val="333333"/>
          <w:kern w:val="0"/>
          <w:szCs w:val="20"/>
        </w:rPr>
        <w:t>systemctl status iptables</w:t>
      </w:r>
    </w:p>
    <w:p w14:paraId="73EE2880" w14:textId="77777777" w:rsidR="00925E48" w:rsidRPr="00925E48" w:rsidRDefault="00925E48" w:rsidP="00925E48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925E48">
        <w:rPr>
          <w:rFonts w:ascii="Calibri" w:eastAsia="굴림" w:hAnsi="Calibri" w:cs="Calibri"/>
          <w:noProof/>
          <w:kern w:val="0"/>
          <w:sz w:val="22"/>
        </w:rPr>
        <w:drawing>
          <wp:inline distT="0" distB="0" distL="0" distR="0" wp14:anchorId="52CB6407" wp14:editId="5FC93296">
            <wp:extent cx="6645910" cy="1727835"/>
            <wp:effectExtent l="0" t="0" r="254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A420" w14:textId="77777777" w:rsidR="00925E48" w:rsidRPr="00925E48" w:rsidRDefault="00925E48" w:rsidP="00925E48">
      <w:pPr>
        <w:rPr>
          <w:b/>
          <w:bCs/>
          <w:sz w:val="12"/>
          <w:szCs w:val="14"/>
        </w:rPr>
      </w:pPr>
    </w:p>
    <w:p w14:paraId="6B690935" w14:textId="77777777" w:rsidR="00925E48" w:rsidRDefault="00925E48" w:rsidP="00BB4A32"/>
    <w:p w14:paraId="37932F30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 xml:space="preserve">* IPTABLES </w:t>
      </w:r>
      <w:r w:rsidRPr="00EB4E37">
        <w:rPr>
          <w:rFonts w:hint="eastAsia"/>
          <w:b/>
        </w:rPr>
        <w:t>수정</w:t>
      </w:r>
      <w:r>
        <w:rPr>
          <w:b/>
        </w:rPr>
        <w:t xml:space="preserve"> *</w:t>
      </w:r>
    </w:p>
    <w:p w14:paraId="248624DF" w14:textId="77777777" w:rsidR="00173F46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Pr="002B7214">
        <w:rPr>
          <w:color w:val="0070C0"/>
        </w:rPr>
        <w:t>vi /etc/sysconfig/iptables</w:t>
      </w:r>
    </w:p>
    <w:p w14:paraId="49415015" w14:textId="77777777" w:rsidR="00AB3BC0" w:rsidRPr="00AB3BC0" w:rsidRDefault="00AB3BC0" w:rsidP="00BB4A32">
      <w:pPr>
        <w:rPr>
          <w:b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194F" w14:paraId="338AD0FF" w14:textId="77777777" w:rsidTr="002675CD">
        <w:tc>
          <w:tcPr>
            <w:tcW w:w="10456" w:type="dxa"/>
          </w:tcPr>
          <w:p w14:paraId="69AA23FF" w14:textId="77777777" w:rsidR="00D22384" w:rsidRPr="00D22384" w:rsidRDefault="00D22384" w:rsidP="00D22384">
            <w:r w:rsidRPr="00D22384">
              <w:t># Firewall configuration written by system-config-securitylevel</w:t>
            </w:r>
          </w:p>
          <w:p w14:paraId="3F33DCD5" w14:textId="77777777" w:rsidR="00D22384" w:rsidRPr="00D22384" w:rsidRDefault="00D22384" w:rsidP="00D22384">
            <w:r w:rsidRPr="00D22384">
              <w:t># Manual customization of this file is not recommended.</w:t>
            </w:r>
          </w:p>
          <w:p w14:paraId="43ABA022" w14:textId="77777777" w:rsidR="000015D0" w:rsidRDefault="000015D0" w:rsidP="000015D0">
            <w:r>
              <w:t>*mangle</w:t>
            </w:r>
          </w:p>
          <w:p w14:paraId="2A2B2081" w14:textId="77777777" w:rsidR="000015D0" w:rsidRDefault="000015D0" w:rsidP="000015D0">
            <w:r>
              <w:t>:OUTPUT ACCEPT [0:0]</w:t>
            </w:r>
          </w:p>
          <w:p w14:paraId="538ABAC5" w14:textId="77777777" w:rsidR="000015D0" w:rsidRDefault="000015D0" w:rsidP="000015D0">
            <w:r>
              <w:t># rtp.conf 에 정의된 rtp 포트 범위</w:t>
            </w:r>
          </w:p>
          <w:p w14:paraId="0C2C0377" w14:textId="77777777" w:rsidR="000015D0" w:rsidRDefault="000015D0" w:rsidP="000015D0">
            <w:r>
              <w:t>-A OUTPUT -p udp -m udp --sport 10000:30000 -j DSCP --set-dscp-class ef</w:t>
            </w:r>
          </w:p>
          <w:p w14:paraId="0F8DB54A" w14:textId="77777777" w:rsidR="000015D0" w:rsidRDefault="000015D0" w:rsidP="000015D0">
            <w:r>
              <w:t># 5060 signaling port</w:t>
            </w:r>
          </w:p>
          <w:p w14:paraId="4A708F2E" w14:textId="77777777" w:rsidR="000015D0" w:rsidRDefault="000015D0" w:rsidP="000015D0">
            <w:r>
              <w:t>-A OUTPUT -p udp -m udp --sport 5060 -j DSCP --set-dscp-class ef</w:t>
            </w:r>
          </w:p>
          <w:p w14:paraId="5B31B37F" w14:textId="77777777" w:rsidR="000015D0" w:rsidRDefault="000015D0" w:rsidP="000015D0">
            <w:r>
              <w:t>COMMIT</w:t>
            </w:r>
          </w:p>
          <w:p w14:paraId="1CBFFC89" w14:textId="77777777" w:rsidR="00D22384" w:rsidRPr="00D22384" w:rsidRDefault="00D22384" w:rsidP="00D22384">
            <w:r w:rsidRPr="00D22384">
              <w:t>*filter</w:t>
            </w:r>
          </w:p>
          <w:p w14:paraId="0C47CEBE" w14:textId="77777777" w:rsidR="00D22384" w:rsidRPr="00D22384" w:rsidRDefault="00D22384" w:rsidP="00D22384">
            <w:r w:rsidRPr="00D22384">
              <w:t>:INPUT ACCEPT [0:0]</w:t>
            </w:r>
          </w:p>
          <w:p w14:paraId="39D300A0" w14:textId="77777777" w:rsidR="00D22384" w:rsidRPr="00D22384" w:rsidRDefault="00D22384" w:rsidP="00D22384">
            <w:r w:rsidRPr="00D22384">
              <w:t>:FORWARD ACCEPT [0:0]</w:t>
            </w:r>
          </w:p>
          <w:p w14:paraId="6ECBDD67" w14:textId="77777777" w:rsidR="00D22384" w:rsidRPr="00D22384" w:rsidRDefault="00D22384" w:rsidP="00D22384">
            <w:r w:rsidRPr="00D22384">
              <w:t>:OUTPUT ACCEPT [0:0]</w:t>
            </w:r>
          </w:p>
          <w:p w14:paraId="1DF9AC1C" w14:textId="77777777" w:rsidR="00D22384" w:rsidRPr="00D22384" w:rsidRDefault="00D22384" w:rsidP="00D22384">
            <w:r w:rsidRPr="00D22384">
              <w:t>:RH-Firewall-1-INPUT - [0:0]</w:t>
            </w:r>
          </w:p>
          <w:p w14:paraId="0E4C7309" w14:textId="77777777" w:rsidR="00D22384" w:rsidRPr="00D22384" w:rsidRDefault="00D22384" w:rsidP="00D22384">
            <w:r w:rsidRPr="00D22384">
              <w:t>-A INPUT -j RH-Firewall-1-INPUT</w:t>
            </w:r>
          </w:p>
          <w:p w14:paraId="25E5D0FA" w14:textId="77777777" w:rsidR="00D22384" w:rsidRPr="00D22384" w:rsidRDefault="00D22384" w:rsidP="00D22384">
            <w:r w:rsidRPr="00D22384">
              <w:t>-A FORWARD -j RH-Firewall-1-INPUT</w:t>
            </w:r>
          </w:p>
          <w:p w14:paraId="7C8EBCD7" w14:textId="77777777" w:rsidR="00D22384" w:rsidRPr="00D22384" w:rsidRDefault="00D22384" w:rsidP="00D22384">
            <w:r w:rsidRPr="00D22384">
              <w:t>-A RH-Firewall-1-INPUT -i lo -j ACCEPT</w:t>
            </w:r>
          </w:p>
          <w:p w14:paraId="0AEF82E3" w14:textId="77777777" w:rsidR="00D22384" w:rsidRPr="00D22384" w:rsidRDefault="00D22384" w:rsidP="00D22384">
            <w:r w:rsidRPr="00D22384">
              <w:t>-A RH-Firewall-1-INPUT -p icmp --icmp-type any -j ACCEPT</w:t>
            </w:r>
          </w:p>
          <w:p w14:paraId="217CFED5" w14:textId="77777777" w:rsidR="00D22384" w:rsidRPr="00D22384" w:rsidRDefault="00D22384" w:rsidP="00D22384">
            <w:r w:rsidRPr="00D22384">
              <w:t>-A RH-Firewall-1-INPUT -p 50 -j ACCEPT</w:t>
            </w:r>
          </w:p>
          <w:p w14:paraId="5348E5FA" w14:textId="77777777" w:rsidR="00D22384" w:rsidRPr="00D22384" w:rsidRDefault="00D22384" w:rsidP="00D22384">
            <w:r w:rsidRPr="00D22384">
              <w:t>-A RH-Firewall-1-INPUT -p 51 -j ACCEPT</w:t>
            </w:r>
          </w:p>
          <w:p w14:paraId="2EAB954B" w14:textId="77777777" w:rsidR="00D22384" w:rsidRPr="00D22384" w:rsidRDefault="00D22384" w:rsidP="00D22384">
            <w:r w:rsidRPr="00D22384">
              <w:t>-A RH-Firewall-1-INPUT -p udp --dport 5353 -d 224.0.0.251 -j ACCEPT</w:t>
            </w:r>
          </w:p>
          <w:p w14:paraId="078B2030" w14:textId="77777777" w:rsidR="00D22384" w:rsidRPr="00D22384" w:rsidRDefault="00D22384" w:rsidP="00D22384">
            <w:r w:rsidRPr="00D22384">
              <w:t>-A RH-Firewall-1-INPUT -p udp -m udp --dport 631 -j ACCEPT</w:t>
            </w:r>
          </w:p>
          <w:p w14:paraId="7F5E7EEA" w14:textId="77777777" w:rsidR="00D22384" w:rsidRPr="00D22384" w:rsidRDefault="00D22384" w:rsidP="00D22384">
            <w:r w:rsidRPr="00D22384">
              <w:t>-A RH-Firewall-1-INPUT -p tcp -m tcp --dport 631 -j ACCEPT</w:t>
            </w:r>
          </w:p>
          <w:p w14:paraId="6737E106" w14:textId="77777777" w:rsidR="00D22384" w:rsidRPr="00D22384" w:rsidRDefault="00D22384" w:rsidP="00D22384">
            <w:r w:rsidRPr="00D22384">
              <w:t>-A RH-Firewall-1-INPUT -m state --state ESTABLISHED,RELATED -j ACCEPT</w:t>
            </w:r>
          </w:p>
          <w:p w14:paraId="65C0937F" w14:textId="77777777" w:rsidR="00D22384" w:rsidRPr="00D22384" w:rsidRDefault="00D22384" w:rsidP="00D22384">
            <w:r w:rsidRPr="00D22384">
              <w:t>#-A RH-Firewall-1-INPUT -m state --state NEW -m tcp -p tcp --dport 22 -j ACCEPT</w:t>
            </w:r>
          </w:p>
          <w:p w14:paraId="27E753B1" w14:textId="77777777" w:rsidR="00D22384" w:rsidRDefault="00D22384" w:rsidP="00D22384"/>
          <w:p w14:paraId="70827DFF" w14:textId="77777777" w:rsidR="00D22384" w:rsidRDefault="00D22384" w:rsidP="00D22384">
            <w:pPr>
              <w:rPr>
                <w:ins w:id="16" w:author="Microsoft 계정" w:date="2023-09-04T15:20:00Z"/>
              </w:rPr>
            </w:pPr>
            <w:r w:rsidRPr="00D22384">
              <w:t>#EICN</w:t>
            </w:r>
          </w:p>
          <w:p w14:paraId="72AAAAB6" w14:textId="1D81F4C9" w:rsidR="002A1FBC" w:rsidRPr="002A1FBC" w:rsidRDefault="002A1FBC" w:rsidP="00D22384">
            <w:ins w:id="17" w:author="Microsoft 계정" w:date="2023-09-04T15:20:00Z">
              <w:r w:rsidRPr="002A1FBC">
                <w:t>-A RH-Fi</w:t>
              </w:r>
              <w:r>
                <w:t>rewall-1-INPUT -s 122.49.74.0/2</w:t>
              </w:r>
            </w:ins>
            <w:ins w:id="18" w:author="Microsoft 계정" w:date="2023-09-04T15:21:00Z">
              <w:r>
                <w:t>8</w:t>
              </w:r>
            </w:ins>
            <w:ins w:id="19" w:author="Microsoft 계정" w:date="2023-09-04T15:20:00Z">
              <w:r w:rsidRPr="002A1FBC">
                <w:t xml:space="preserve"> -m state --state NEW -m tcp -p tcp --dport 3306 -j ACCEPT</w:t>
              </w:r>
            </w:ins>
          </w:p>
          <w:p w14:paraId="59289187" w14:textId="77777777" w:rsidR="00D22384" w:rsidRPr="00D22384" w:rsidRDefault="00D22384" w:rsidP="00D22384">
            <w:r w:rsidRPr="00D22384">
              <w:t>-A RH-Firewall-1-INPUT -s 122.49.74.0/28 -m state --state NEW -m tcp -p tcp --dport 22 -j ACCEPT</w:t>
            </w:r>
          </w:p>
          <w:p w14:paraId="0463C57C" w14:textId="77777777" w:rsidR="00D22384" w:rsidRPr="00D22384" w:rsidRDefault="00D22384" w:rsidP="00D22384">
            <w:r w:rsidRPr="00D22384">
              <w:t>-A RH-Firewall-1-INPUT -s 122.49.74.0/28 -m state --state NEW -m tcp -p tcp --dport 80 -j ACCEPT</w:t>
            </w:r>
          </w:p>
          <w:p w14:paraId="029BC692" w14:textId="77777777" w:rsidR="00D22384" w:rsidRPr="00D22384" w:rsidRDefault="00D22384" w:rsidP="00D22384">
            <w:r w:rsidRPr="00D22384">
              <w:lastRenderedPageBreak/>
              <w:t>-A RH-Firewall-1-INPUT -s 122.49.74.96/27 -m state --state NEW -m tcp -p tcp --dport 22 -j ACCEPT</w:t>
            </w:r>
          </w:p>
          <w:p w14:paraId="2D1D7C13" w14:textId="77777777" w:rsidR="00D22384" w:rsidRPr="00D22384" w:rsidRDefault="00D22384" w:rsidP="00D22384">
            <w:r w:rsidRPr="00D22384">
              <w:t>-A RH-Firewall-1-INPUT -s 122.49.74.96/27 -m state --state NEW -m tcp -p tcp --dport 80 -j ACCEPT</w:t>
            </w:r>
          </w:p>
          <w:p w14:paraId="5F2D9EBF" w14:textId="77777777" w:rsidR="00DC312A" w:rsidRPr="00D22384" w:rsidRDefault="00DC312A" w:rsidP="00DC312A">
            <w:r w:rsidRPr="00D22384">
              <w:t>-A RH-Firewall-1-INPUT -s BACKUP_SERVER -m state --state NEW -m tcp -p tcp --dport 80 -j ACCEPT</w:t>
            </w:r>
          </w:p>
          <w:p w14:paraId="742FFEEB" w14:textId="77777777" w:rsidR="00DC312A" w:rsidRPr="00D22384" w:rsidRDefault="00DC312A" w:rsidP="00DC312A">
            <w:r w:rsidRPr="00D22384">
              <w:t xml:space="preserve">-A RH-Firewall-1-INPUT -s </w:t>
            </w:r>
            <w:r>
              <w:t>MONIT_SERVER</w:t>
            </w:r>
            <w:r w:rsidRPr="00D22384">
              <w:t xml:space="preserve"> -m state --state NEW -m tcp -p tcp --dport 80 -j ACCEPT</w:t>
            </w:r>
          </w:p>
          <w:p w14:paraId="70536F09" w14:textId="77777777" w:rsidR="00D22384" w:rsidRPr="00D22384" w:rsidRDefault="00D22384" w:rsidP="00D22384">
            <w:r w:rsidRPr="00D22384">
              <w:t xml:space="preserve">-A RH-Firewall-1-INPUT -s 122.49.74.0/28  -m state --state NEW -m tcp -p tcp --dport </w:t>
            </w:r>
            <w:r w:rsidR="002675CD">
              <w:t>8082:8089</w:t>
            </w:r>
            <w:r w:rsidRPr="00D22384">
              <w:t xml:space="preserve"> -j ACCEPT</w:t>
            </w:r>
          </w:p>
          <w:p w14:paraId="4BD79B3D" w14:textId="77777777" w:rsidR="00D22384" w:rsidRPr="00D22384" w:rsidRDefault="00D22384" w:rsidP="00D22384">
            <w:r w:rsidRPr="00D22384">
              <w:t xml:space="preserve">-A RH-Firewall-1-INPUT -s 122.49.74.96/27  -m state --state NEW -m tcp -p tcp --dport </w:t>
            </w:r>
            <w:r w:rsidR="002675CD">
              <w:t>8082:8089</w:t>
            </w:r>
            <w:r w:rsidR="002675CD" w:rsidRPr="00D22384">
              <w:t xml:space="preserve"> </w:t>
            </w:r>
            <w:r w:rsidRPr="00D22384">
              <w:t>-j ACCEPT</w:t>
            </w:r>
          </w:p>
          <w:p w14:paraId="296B4D73" w14:textId="77777777" w:rsidR="00D22384" w:rsidRPr="00D22384" w:rsidRDefault="00D22384" w:rsidP="00D22384">
            <w:r w:rsidRPr="00D22384">
              <w:t>-A RH-Firewall-1-INPUT -s 192.168.1.0/24 -m state --state NEW -m tcp -p tcp --dport 22 -j ACCEPT</w:t>
            </w:r>
          </w:p>
          <w:p w14:paraId="148709E6" w14:textId="77777777" w:rsidR="00D22384" w:rsidRPr="00D22384" w:rsidRDefault="00D22384" w:rsidP="00D22384">
            <w:r w:rsidRPr="00D22384">
              <w:t>-A RH-Firewall-1-INPUT -s 192.168.1.0/24 -m state --state NEW -m tcp -p tcp --dport 80 -j ACCEPT</w:t>
            </w:r>
          </w:p>
          <w:p w14:paraId="1B937D38" w14:textId="77777777" w:rsidR="00D22384" w:rsidRPr="00D22384" w:rsidRDefault="00D22384" w:rsidP="00D22384">
            <w:r w:rsidRPr="00D22384">
              <w:t xml:space="preserve">-A RH-Firewall-1-INPUT -s 192.168.1.0/24  -m state --state NEW -m tcp -p tcp --dport </w:t>
            </w:r>
            <w:r w:rsidR="002675CD">
              <w:t>8082:8089</w:t>
            </w:r>
            <w:r w:rsidR="002675CD" w:rsidRPr="00D22384">
              <w:t xml:space="preserve"> </w:t>
            </w:r>
            <w:r w:rsidRPr="00D22384">
              <w:t>-j ACCEPT</w:t>
            </w:r>
          </w:p>
          <w:p w14:paraId="04379DD2" w14:textId="580F8132" w:rsidR="00D22384" w:rsidRDefault="002A1FBC" w:rsidP="00D22384">
            <w:pPr>
              <w:rPr>
                <w:ins w:id="20" w:author="Microsoft 계정" w:date="2023-09-04T15:20:00Z"/>
              </w:rPr>
            </w:pPr>
            <w:ins w:id="21" w:author="Microsoft 계정" w:date="2023-09-04T15:20:00Z">
              <w:r w:rsidRPr="002A1FBC">
                <w:t>-A RH-Firewall-1-INPUT -s 192.168.1.0/24 -m state --state NEW -m tcp -p tcp --dport 3306 -j ACCEPT</w:t>
              </w:r>
            </w:ins>
          </w:p>
          <w:p w14:paraId="65DC4BC8" w14:textId="77777777" w:rsidR="002A1FBC" w:rsidRPr="00D22384" w:rsidRDefault="002A1FBC" w:rsidP="00D22384"/>
          <w:p w14:paraId="64AE37E9" w14:textId="77777777" w:rsidR="00D22384" w:rsidRPr="00D22384" w:rsidRDefault="00D22384" w:rsidP="00D22384">
            <w:r w:rsidRPr="00D22384">
              <w:t>#HA</w:t>
            </w:r>
          </w:p>
          <w:p w14:paraId="0AA3CF72" w14:textId="77777777" w:rsidR="00D22384" w:rsidRPr="00D22384" w:rsidRDefault="00D22384" w:rsidP="00D22384">
            <w:r w:rsidRPr="00D22384">
              <w:t>-A RH-Firewall-1-INPUT -i eth1 -j ACCEPT</w:t>
            </w:r>
          </w:p>
          <w:p w14:paraId="495A0E2C" w14:textId="77777777" w:rsidR="00D22384" w:rsidRPr="00D22384" w:rsidRDefault="00D22384" w:rsidP="00D22384">
            <w:r w:rsidRPr="00D22384">
              <w:t>-A RH-Firewall-1-INPUT -i eth0 -p udp -m udp --dport 694 -j ACCEPT</w:t>
            </w:r>
          </w:p>
          <w:p w14:paraId="1EDE8BF2" w14:textId="14528819" w:rsidR="00D22384" w:rsidRDefault="00D22384" w:rsidP="00D22384">
            <w:pPr>
              <w:rPr>
                <w:ins w:id="22" w:author="정해원" w:date="2023-06-01T13:27:00Z"/>
              </w:rPr>
            </w:pPr>
          </w:p>
          <w:p w14:paraId="5262A61E" w14:textId="1BDAB956" w:rsidR="00D235B9" w:rsidRDefault="00D235B9" w:rsidP="00D22384">
            <w:pPr>
              <w:rPr>
                <w:ins w:id="23" w:author="정해원" w:date="2023-06-01T13:27:00Z"/>
              </w:rPr>
            </w:pPr>
            <w:ins w:id="24" w:author="정해원" w:date="2023-06-01T13:27:00Z">
              <w:r>
                <w:rPr>
                  <w:rFonts w:hint="eastAsia"/>
                </w:rPr>
                <w:t>#</w:t>
              </w:r>
              <w:r>
                <w:t>message hub</w:t>
              </w:r>
            </w:ins>
          </w:p>
          <w:p w14:paraId="286E980A" w14:textId="5E13942A" w:rsidR="00D235B9" w:rsidRPr="00D22384" w:rsidRDefault="00D235B9" w:rsidP="00D235B9">
            <w:pPr>
              <w:rPr>
                <w:ins w:id="25" w:author="정해원" w:date="2023-06-01T13:27:00Z"/>
              </w:rPr>
            </w:pPr>
            <w:ins w:id="26" w:author="정해원" w:date="2023-06-01T13:27:00Z">
              <w:r w:rsidRPr="00D22384">
                <w:t xml:space="preserve">-A RH-Firewall-1-INPUT -s </w:t>
              </w:r>
              <w:r>
                <w:t>3.38.76.80</w:t>
              </w:r>
              <w:r w:rsidRPr="00D22384">
                <w:t xml:space="preserve"> -m state --state NEW -m tcp -p tcp --dport </w:t>
              </w:r>
            </w:ins>
            <w:ins w:id="27" w:author="정해원" w:date="2023-06-01T13:28:00Z">
              <w:r>
                <w:t>8300</w:t>
              </w:r>
            </w:ins>
            <w:ins w:id="28" w:author="정해원" w:date="2023-06-01T13:27:00Z">
              <w:r w:rsidRPr="00D22384">
                <w:t xml:space="preserve"> -j ACCEPT</w:t>
              </w:r>
            </w:ins>
          </w:p>
          <w:p w14:paraId="35CB790C" w14:textId="3644CA61" w:rsidR="00D235B9" w:rsidRPr="00D22384" w:rsidRDefault="00D235B9" w:rsidP="00D235B9">
            <w:pPr>
              <w:rPr>
                <w:ins w:id="29" w:author="정해원" w:date="2023-06-01T13:27:00Z"/>
              </w:rPr>
            </w:pPr>
            <w:ins w:id="30" w:author="정해원" w:date="2023-06-01T13:27:00Z">
              <w:r w:rsidRPr="00D22384">
                <w:t xml:space="preserve">-A RH-Firewall-1-INPUT -s </w:t>
              </w:r>
              <w:r>
                <w:t>3.36.221.48</w:t>
              </w:r>
              <w:r w:rsidRPr="00D22384">
                <w:t xml:space="preserve"> -m state --state NEW -m tcp -p tcp --dport </w:t>
              </w:r>
            </w:ins>
            <w:ins w:id="31" w:author="정해원" w:date="2023-06-01T13:28:00Z">
              <w:r>
                <w:t>8300</w:t>
              </w:r>
            </w:ins>
            <w:ins w:id="32" w:author="정해원" w:date="2023-06-01T13:27:00Z">
              <w:r w:rsidRPr="00D22384">
                <w:t xml:space="preserve"> -j ACCEPT</w:t>
              </w:r>
            </w:ins>
          </w:p>
          <w:p w14:paraId="7C39812B" w14:textId="77777777" w:rsidR="00D235B9" w:rsidRPr="00D22384" w:rsidRDefault="00D235B9" w:rsidP="00D22384"/>
          <w:p w14:paraId="5AAB9436" w14:textId="77777777" w:rsidR="00D22384" w:rsidRPr="00D22384" w:rsidRDefault="00D22384" w:rsidP="00D22384">
            <w:r w:rsidRPr="00D22384">
              <w:t>#TTS</w:t>
            </w:r>
          </w:p>
          <w:p w14:paraId="0361B888" w14:textId="77777777" w:rsidR="00D22384" w:rsidRPr="00D22384" w:rsidRDefault="00A26602" w:rsidP="00D22384">
            <w:r>
              <w:rPr>
                <w:rFonts w:hint="eastAsia"/>
              </w:rPr>
              <w:t>#</w:t>
            </w:r>
            <w:r w:rsidR="00D22384" w:rsidRPr="00D22384">
              <w:t>-A RH-Firewall-1-INPUT -s 122.49.74.0/28 -m state --state NEW -m tcp -p tcp --dport 6789 -j ACCEPT</w:t>
            </w:r>
          </w:p>
          <w:p w14:paraId="56F0F5DF" w14:textId="77777777" w:rsidR="00D22384" w:rsidRPr="00D22384" w:rsidRDefault="00A26602" w:rsidP="00D22384">
            <w:r>
              <w:rPr>
                <w:rFonts w:hint="eastAsia"/>
              </w:rPr>
              <w:t>#</w:t>
            </w:r>
            <w:r w:rsidR="00D22384" w:rsidRPr="00D22384">
              <w:t>-A RH-Firewall-1-INPUT -s 122.49.74.96/27 -m state --state NEW -m tcp -p tcp --dport 6789 -j ACCEPT</w:t>
            </w:r>
          </w:p>
          <w:p w14:paraId="75155C40" w14:textId="77777777" w:rsidR="00D22384" w:rsidRPr="00D22384" w:rsidRDefault="00A26602" w:rsidP="00D22384">
            <w:r>
              <w:rPr>
                <w:rFonts w:hint="eastAsia"/>
              </w:rPr>
              <w:t>#</w:t>
            </w:r>
            <w:r w:rsidR="00D22384" w:rsidRPr="00D22384">
              <w:t>-A RH-Firewall-1-INPUT -s 192.168.1.0/24 -m state --state NEW -m tcp -p tcp --dport 6789 -j ACCEPT</w:t>
            </w:r>
          </w:p>
          <w:p w14:paraId="4F810733" w14:textId="77777777" w:rsidR="00D22384" w:rsidRPr="00D22384" w:rsidRDefault="00D22384" w:rsidP="00D22384"/>
          <w:p w14:paraId="23FE046C" w14:textId="77777777" w:rsidR="00D22384" w:rsidRPr="00D22384" w:rsidRDefault="00D22384" w:rsidP="00D22384">
            <w:r w:rsidRPr="00D22384">
              <w:t>#FOR VOIP</w:t>
            </w:r>
          </w:p>
          <w:p w14:paraId="62FC755B" w14:textId="77777777" w:rsidR="00D22384" w:rsidRPr="00D22384" w:rsidRDefault="00D22384" w:rsidP="00D22384">
            <w:r w:rsidRPr="00D22384">
              <w:t>-A RH-Firewall-1-INPUT -s 122.49.74.0/28 -m state --state NEW -m udp -p udp --dport 5060 -j ACCEPT</w:t>
            </w:r>
          </w:p>
          <w:p w14:paraId="0A2F00E6" w14:textId="77777777" w:rsidR="00D22384" w:rsidRPr="00D22384" w:rsidRDefault="00D22384" w:rsidP="00D22384">
            <w:r w:rsidRPr="00D22384">
              <w:t>-A RH-Firewall-1-INPUT -s 122.49.74.96/27 -m state --state NEW -m udp -p udp --dport 5060 -j ACCEPT</w:t>
            </w:r>
          </w:p>
          <w:p w14:paraId="48422D0E" w14:textId="77777777" w:rsidR="00D22384" w:rsidRPr="00D22384" w:rsidRDefault="00D22384" w:rsidP="00D22384">
            <w:r w:rsidRPr="00D22384">
              <w:t>-A RH-Firewall-1-INPUT -s 192.168.1.0/24 -m state --state NEW -m udp -p udp --dport 5060 -j ACCEPT</w:t>
            </w:r>
          </w:p>
          <w:p w14:paraId="2DC74016" w14:textId="77777777" w:rsidR="00D22384" w:rsidRPr="00D22384" w:rsidRDefault="00D22384" w:rsidP="00D22384">
            <w:r w:rsidRPr="00D22384">
              <w:t>-A RH-Firewall-1-INPUT -s gw.eicn  -m state --state NEW -m udp -p udp --dport 5060 -j ACCEPT</w:t>
            </w:r>
          </w:p>
          <w:p w14:paraId="4FF26934" w14:textId="77777777" w:rsidR="00D22384" w:rsidRPr="00D22384" w:rsidRDefault="00D22384" w:rsidP="00D22384">
            <w:r w:rsidRPr="00D22384">
              <w:t>-A RH-Firewall-1-INPUT -s gw2.eicn  -m state --state NEW -m udp -p udp --dport 5060 -j ACCEPT</w:t>
            </w:r>
          </w:p>
          <w:p w14:paraId="21BAC83C" w14:textId="77777777" w:rsidR="00D22384" w:rsidRDefault="00D22384" w:rsidP="00D22384">
            <w:r w:rsidRPr="00D22384">
              <w:t>-A RH-Firewall-1-INPUT -s gw3.eicn  -m state --state NEW -m udp -p udp --dport 5060 -j ACCEPT</w:t>
            </w:r>
          </w:p>
          <w:p w14:paraId="15A05F32" w14:textId="77777777" w:rsidR="00D22384" w:rsidRPr="00D22384" w:rsidRDefault="00D22384" w:rsidP="00D22384">
            <w:r w:rsidRPr="00D22384">
              <w:t>-A RH-Firewall-1-INPUT -p udp -m udp --dport 10000:30000 -j ACCEPT</w:t>
            </w:r>
          </w:p>
          <w:p w14:paraId="4470B9E3" w14:textId="77777777" w:rsidR="00D22384" w:rsidRPr="00D22384" w:rsidRDefault="00D22384" w:rsidP="00D22384">
            <w:r w:rsidRPr="00D22384">
              <w:t>-A RH-Firewall-1-INPUT -j REJECT --reject-with icmp-host-prohibited</w:t>
            </w:r>
          </w:p>
          <w:p w14:paraId="33980033" w14:textId="77777777" w:rsidR="00D22384" w:rsidRPr="00D22384" w:rsidRDefault="00D22384" w:rsidP="00D22384"/>
          <w:p w14:paraId="694C69FC" w14:textId="77777777" w:rsidR="00BD194F" w:rsidRPr="00D22384" w:rsidRDefault="00D22384" w:rsidP="00D22384">
            <w:r w:rsidRPr="00D22384">
              <w:t>COMMIT</w:t>
            </w:r>
          </w:p>
        </w:tc>
      </w:tr>
      <w:tr w:rsidR="00AB3BC0" w14:paraId="4D503DCD" w14:textId="77777777" w:rsidTr="002675CD">
        <w:tc>
          <w:tcPr>
            <w:tcW w:w="10456" w:type="dxa"/>
          </w:tcPr>
          <w:p w14:paraId="6F80A86A" w14:textId="77777777" w:rsidR="00AB3BC0" w:rsidRPr="00AB3BC0" w:rsidRDefault="00AB3BC0" w:rsidP="00D22384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##</w:t>
            </w:r>
            <w:r w:rsidRPr="00AB3BC0">
              <w:rPr>
                <w:rFonts w:hint="eastAsia"/>
                <w:b/>
              </w:rPr>
              <w:t>분리형 WEB</w:t>
            </w:r>
            <w:r w:rsidRPr="00AB3BC0">
              <w:rPr>
                <w:b/>
              </w:rPr>
              <w:t xml:space="preserve"> </w:t>
            </w:r>
            <w:r w:rsidRPr="00AB3BC0">
              <w:rPr>
                <w:rFonts w:hint="eastAsia"/>
                <w:b/>
              </w:rPr>
              <w:t>추가내용</w:t>
            </w:r>
          </w:p>
          <w:p w14:paraId="35C9EC49" w14:textId="77777777" w:rsidR="00AB3BC0" w:rsidRDefault="00AB3BC0" w:rsidP="00AB3BC0">
            <w:r>
              <w:t>#IPCC SYSTEM PORT</w:t>
            </w:r>
          </w:p>
          <w:p w14:paraId="1E7A7713" w14:textId="77777777" w:rsidR="00AB3BC0" w:rsidRDefault="00AB3BC0" w:rsidP="00AB3BC0">
            <w:r>
              <w:t>-A RH-Firewall-1-INPUT -s PBX_VIP -m state --state NEW -m tcp -p tcp --dport 3306 -j ACCEPT</w:t>
            </w:r>
          </w:p>
          <w:p w14:paraId="5B36E37A" w14:textId="77777777" w:rsidR="00AB3BC0" w:rsidRDefault="00AB3BC0" w:rsidP="00AB3BC0">
            <w:r>
              <w:t>-A RH-Firewall-1-INPUT -s PBX1 -m state --state NEW -m tcp -p tcp --dport 3306 -j ACCEPT</w:t>
            </w:r>
          </w:p>
          <w:p w14:paraId="63C19569" w14:textId="77777777" w:rsidR="00AB3BC0" w:rsidRDefault="00AB3BC0" w:rsidP="00AB3BC0">
            <w:r>
              <w:t>-A RH-Firewall-1-INPUT -s PBX2 -m state --state NEW -m tcp -p tcp --dport 3306 -j ACCEPT</w:t>
            </w:r>
          </w:p>
          <w:p w14:paraId="148DD209" w14:textId="77777777" w:rsidR="00AB3BC0" w:rsidRDefault="00AB3BC0" w:rsidP="00AB3BC0">
            <w:r>
              <w:t>-A RH-Firewall-1-INPUT -s RECORD_SERVER -m state --state NEW -m tcp -p tcp --dport 3306 -j ACCEPT</w:t>
            </w:r>
          </w:p>
          <w:p w14:paraId="1FBF6489" w14:textId="77777777" w:rsidR="00AB3BC0" w:rsidRDefault="00AB3BC0" w:rsidP="00AB3BC0"/>
          <w:p w14:paraId="0C809744" w14:textId="77777777" w:rsidR="00AB3BC0" w:rsidRDefault="00AB3BC0" w:rsidP="00AB3BC0">
            <w:r>
              <w:t>-A RH-Firewall-1-INPUT -s PBX_VIP -m state --state NEW -m tcp -p tcp --dport 80 -j ACCEPT</w:t>
            </w:r>
          </w:p>
          <w:p w14:paraId="3C37C7B9" w14:textId="77777777" w:rsidR="00AB3BC0" w:rsidRDefault="00AB3BC0" w:rsidP="00AB3BC0">
            <w:r>
              <w:t>-A RH-Firewall-1-INPUT -s PBX1 -m state --state NEW -m tcp -p tcp --dport 80 -j ACCEPT</w:t>
            </w:r>
          </w:p>
          <w:p w14:paraId="42F5CAA4" w14:textId="77777777" w:rsidR="00AB3BC0" w:rsidRDefault="00AB3BC0" w:rsidP="00AB3BC0">
            <w:r>
              <w:lastRenderedPageBreak/>
              <w:t>-A RH-Firewall-1-INPUT -s PBX2 -m state --state NEW -m tcp -p tcp --dport 80 -j ACCEPT</w:t>
            </w:r>
          </w:p>
          <w:p w14:paraId="6A6BC586" w14:textId="77777777" w:rsidR="00AB3BC0" w:rsidRDefault="00AB3BC0" w:rsidP="00AB3BC0">
            <w:r>
              <w:t>-A RH-Firewall-1-INPUT -s RECORD_SERVER -m state --state NEW -m tcp -p tcp --dport 80 -j ACCEPT</w:t>
            </w:r>
          </w:p>
          <w:p w14:paraId="43859E9D" w14:textId="77777777" w:rsidR="00AB3BC0" w:rsidRDefault="00AB3BC0" w:rsidP="00AB3BC0"/>
          <w:p w14:paraId="7822CD51" w14:textId="77777777" w:rsidR="00AD5013" w:rsidRDefault="00AD5013" w:rsidP="00AD5013">
            <w:r>
              <w:t>-A RH-Firewall-1-INPUT -s PBX_VIP -m state --state NEW -m tcp -p tcp --dport 22 -j ACCEPT</w:t>
            </w:r>
          </w:p>
          <w:p w14:paraId="6A2B85EC" w14:textId="77777777" w:rsidR="00AD5013" w:rsidRDefault="00AD5013" w:rsidP="00AD5013">
            <w:r>
              <w:t>-A RH-Firewall-1-INPUT -s PBX1 -m state --state NEW -m tcp -p tcp --dport 22 -j ACCEPT</w:t>
            </w:r>
          </w:p>
          <w:p w14:paraId="22BDA559" w14:textId="77777777" w:rsidR="00056FA7" w:rsidRDefault="00AD5013" w:rsidP="00AD5013">
            <w:r>
              <w:t>-A RH-Firewall-1-INPUT -s PBX2 -m state --state NEW -m tcp -p tcp --dport 22 -j ACCEPT</w:t>
            </w:r>
          </w:p>
          <w:p w14:paraId="607D0F69" w14:textId="77777777" w:rsidR="00AD5013" w:rsidRDefault="00AD5013" w:rsidP="00AD5013">
            <w:r>
              <w:t>-A RH-Firewall-1-INPUT -s RECORD_SERVER -m state --state NEW -m tcp -p tcp --dport 22 -j ACCEPT</w:t>
            </w:r>
          </w:p>
          <w:p w14:paraId="38C5254F" w14:textId="77777777" w:rsidR="00056FA7" w:rsidRDefault="00056FA7" w:rsidP="00AD5013"/>
          <w:p w14:paraId="7E350C54" w14:textId="77777777" w:rsidR="00056FA7" w:rsidRDefault="00056FA7" w:rsidP="00056FA7">
            <w:r>
              <w:t>-A RH-Firewall-1-INPUT -s PBX_VIP -m state --state NEW -m tcp -p tcp --dport 7081:7089 -j ACCEPT</w:t>
            </w:r>
          </w:p>
          <w:p w14:paraId="54270167" w14:textId="77777777" w:rsidR="00056FA7" w:rsidRDefault="00056FA7" w:rsidP="00056FA7">
            <w:r>
              <w:t>-A RH-Firewall-1-INPUT -s PBX1 -m state --state NEW -m tcp -p tcp --dport 7081:7089 -j ACCEPT</w:t>
            </w:r>
          </w:p>
          <w:p w14:paraId="776DB53D" w14:textId="77777777" w:rsidR="00056FA7" w:rsidRDefault="00056FA7" w:rsidP="00056FA7">
            <w:r>
              <w:t>-A RH-Firewall-1-INPUT -s PBX2 -m state --state NEW -m tcp -p tcp --dport 7081:7089 -j ACCEPT</w:t>
            </w:r>
          </w:p>
          <w:p w14:paraId="46CEE9C8" w14:textId="77777777" w:rsidR="00AD5013" w:rsidRPr="00056FA7" w:rsidRDefault="00AD5013" w:rsidP="00AB3BC0"/>
          <w:p w14:paraId="0AEB8AFB" w14:textId="77777777" w:rsidR="00AB3BC0" w:rsidRDefault="00AB3BC0" w:rsidP="00AB3BC0">
            <w:r>
              <w:t>#PBX_rsync</w:t>
            </w:r>
          </w:p>
          <w:p w14:paraId="093F7330" w14:textId="77777777" w:rsidR="00AB3BC0" w:rsidRDefault="00AB3BC0" w:rsidP="00AB3BC0">
            <w:r>
              <w:t>-A RH-Firewall-1-INPUT -s PBX1 -m state --state NEW -m tcp -p tcp --dport 873 -j ACCEPT</w:t>
            </w:r>
          </w:p>
          <w:p w14:paraId="6232AE29" w14:textId="77777777" w:rsidR="00AB3BC0" w:rsidRPr="00D22384" w:rsidRDefault="00AB3BC0" w:rsidP="00AB3BC0">
            <w:r>
              <w:t>-A RH-Firewall-1-INPUT -s PBX1 -m state --state NEW -m udp -p udp --dport 873 -j ACCEPT</w:t>
            </w:r>
          </w:p>
        </w:tc>
      </w:tr>
      <w:tr w:rsidR="00AB3BC0" w14:paraId="0CB0807C" w14:textId="77777777" w:rsidTr="002675CD">
        <w:tc>
          <w:tcPr>
            <w:tcW w:w="10456" w:type="dxa"/>
          </w:tcPr>
          <w:p w14:paraId="1A5FB253" w14:textId="77777777" w:rsidR="00AB3BC0" w:rsidRPr="00AB3BC0" w:rsidRDefault="00AB3BC0" w:rsidP="00AB3BC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##</w:t>
            </w:r>
            <w:r w:rsidRPr="00AB3BC0">
              <w:rPr>
                <w:rFonts w:hint="eastAsia"/>
                <w:b/>
              </w:rPr>
              <w:t xml:space="preserve">분리형 </w:t>
            </w:r>
            <w:r>
              <w:rPr>
                <w:rFonts w:hint="eastAsia"/>
                <w:b/>
              </w:rPr>
              <w:t>PBX</w:t>
            </w:r>
            <w:r w:rsidRPr="00AB3BC0">
              <w:rPr>
                <w:b/>
              </w:rPr>
              <w:t xml:space="preserve"> </w:t>
            </w:r>
            <w:r w:rsidRPr="00AB3BC0">
              <w:rPr>
                <w:rFonts w:hint="eastAsia"/>
                <w:b/>
              </w:rPr>
              <w:t>추가내용</w:t>
            </w:r>
          </w:p>
          <w:p w14:paraId="6448CD40" w14:textId="77777777" w:rsidR="00AB3BC0" w:rsidRDefault="00AB3BC0" w:rsidP="00AB3BC0">
            <w:r>
              <w:t>#IPCC SYSTEM PORT</w:t>
            </w:r>
          </w:p>
          <w:p w14:paraId="57F70BCE" w14:textId="77777777" w:rsidR="00AB3BC0" w:rsidRDefault="00AB3BC0" w:rsidP="00AB3BC0">
            <w:r>
              <w:t>-A RH-Firewall-1-INPUT -s WEB_VIP -m state --state NEW -m tcp -p tcp --dport 3306 -j ACCEPT</w:t>
            </w:r>
          </w:p>
          <w:p w14:paraId="3B8CCBD5" w14:textId="77777777" w:rsidR="00AB3BC0" w:rsidRDefault="00AB3BC0" w:rsidP="00AB3BC0">
            <w:r>
              <w:t>-A RH-Firewall-1-INPUT -s WEB1 -m state --state NEW -m tcp -p tcp --dport 3306 -j ACCEPT</w:t>
            </w:r>
          </w:p>
          <w:p w14:paraId="237476BC" w14:textId="77777777" w:rsidR="00AB3BC0" w:rsidRDefault="00AB3BC0" w:rsidP="00AB3BC0">
            <w:r>
              <w:t>-A RH-Firewall-1-INPUT -s WEB2 -m state --state NEW -m tcp -p tcp --dport 3306 -j ACCEPT</w:t>
            </w:r>
          </w:p>
          <w:p w14:paraId="45FBC14B" w14:textId="77777777" w:rsidR="00AB3BC0" w:rsidRDefault="00AB3BC0" w:rsidP="00AB3BC0">
            <w:r>
              <w:t>-A RH-Firewall-1-INPUT -s RECORD_SERVER -m state --state NEW -m tcp -p tcp --dport 3306 -j ACCEPT</w:t>
            </w:r>
          </w:p>
          <w:p w14:paraId="66334085" w14:textId="77777777" w:rsidR="00AB3BC0" w:rsidRDefault="00AB3BC0" w:rsidP="00AB3BC0"/>
          <w:p w14:paraId="573F2C32" w14:textId="77777777" w:rsidR="00AB3BC0" w:rsidRDefault="00AB3BC0" w:rsidP="00AB3BC0">
            <w:r>
              <w:t>-A RH-Firewall-1-INPUT -s WEB_VIP -m state --state NEW -m tcp -p tcp --dport 80 -j ACCEPT</w:t>
            </w:r>
          </w:p>
          <w:p w14:paraId="2D8F5A00" w14:textId="77777777" w:rsidR="00AB3BC0" w:rsidRDefault="00AB3BC0" w:rsidP="00AB3BC0">
            <w:r>
              <w:t>-A RH-Firewall-1-INPUT -s WEB1 -m state --state NEW -m tcp -p tcp --dport 80 -j ACCEPT</w:t>
            </w:r>
          </w:p>
          <w:p w14:paraId="6F7C71B0" w14:textId="77777777" w:rsidR="00AB3BC0" w:rsidRDefault="00AB3BC0" w:rsidP="00AB3BC0">
            <w:r>
              <w:t>-A RH-Firewall-1-INPUT -s WEB2 -m state --state NEW -m tcp -p tcp --dport 80 -j ACCEPT</w:t>
            </w:r>
          </w:p>
          <w:p w14:paraId="142255EA" w14:textId="77777777" w:rsidR="00AB3BC0" w:rsidRDefault="00AB3BC0" w:rsidP="00AB3BC0">
            <w:r>
              <w:t>-A RH-Firewall-1-INPUT -s RECORD_SERVER -m state --state NEW -m tcp -p tcp --dport 80 -j ACCEPT</w:t>
            </w:r>
          </w:p>
          <w:p w14:paraId="0446B7EB" w14:textId="77777777" w:rsidR="00AD5013" w:rsidRDefault="00AD5013" w:rsidP="00AB3BC0"/>
          <w:p w14:paraId="280A77E8" w14:textId="77777777" w:rsidR="00AD5013" w:rsidRDefault="00AD5013" w:rsidP="00AD5013">
            <w:r>
              <w:t>-A RH-Firewall-1-INPUT -s WEB_VIP -m state --state NEW -m tcp -p tcp --dport 22 -j ACCEPT</w:t>
            </w:r>
          </w:p>
          <w:p w14:paraId="34A6C856" w14:textId="77777777" w:rsidR="00AD5013" w:rsidRDefault="00AD5013" w:rsidP="00AD5013">
            <w:r>
              <w:t>-A RH-Firewall-1-INPUT -s WEB1 -m state --state NEW -m tcp -p tcp --dport 22 -j ACCEPT</w:t>
            </w:r>
          </w:p>
          <w:p w14:paraId="7D6068E6" w14:textId="77777777" w:rsidR="00AD5013" w:rsidRDefault="00AD5013" w:rsidP="00AD5013">
            <w:r>
              <w:t>-A RH-Firewall-1-INPUT -s WEB2 -m state --state NEW -m tcp -p tcp --dport 22 -j ACCEPT</w:t>
            </w:r>
          </w:p>
          <w:p w14:paraId="76A541B4" w14:textId="77777777" w:rsidR="00AD5013" w:rsidRDefault="00AD5013" w:rsidP="00AD5013">
            <w:r>
              <w:t>-A RH-Firewall-1-INPUT -s RECORD_SERVER -m state --state NEW -m tcp -p tcp --dport 22 -j ACCEPT</w:t>
            </w:r>
          </w:p>
          <w:p w14:paraId="3CD683DD" w14:textId="77777777" w:rsidR="00056FA7" w:rsidRDefault="00056FA7" w:rsidP="00AD5013"/>
          <w:p w14:paraId="0C8D774D" w14:textId="77777777" w:rsidR="00056FA7" w:rsidRDefault="00056FA7" w:rsidP="00056FA7">
            <w:r>
              <w:t>-A RH-Firewall-1-INPUT -s WEB_VIP -m state --state NEW -m tcp -p tcp --dport 6081:6089 -j ACCEPT</w:t>
            </w:r>
          </w:p>
          <w:p w14:paraId="2A26796D" w14:textId="77777777" w:rsidR="00056FA7" w:rsidRDefault="00056FA7" w:rsidP="00056FA7">
            <w:r>
              <w:t>-A RH-Firewall-1-INPUT -s WEB1 -m state --state NEW -m tcp -p tcp --dport 6081:6089 -j ACCEPT</w:t>
            </w:r>
          </w:p>
          <w:p w14:paraId="210D03C5" w14:textId="77777777" w:rsidR="00056FA7" w:rsidRDefault="00056FA7" w:rsidP="00056FA7">
            <w:r>
              <w:t>-A RH-Firewall-1-INPUT -s WEB2 -m state --state NEW -m tcp -p tcp --dport 6081:6089 -j ACCEPT</w:t>
            </w:r>
          </w:p>
          <w:p w14:paraId="0B5666C0" w14:textId="77777777" w:rsidR="00AD5013" w:rsidRPr="00AB3BC0" w:rsidRDefault="00AD5013" w:rsidP="00AD5013"/>
        </w:tc>
      </w:tr>
      <w:tr w:rsidR="00AB3BC0" w14:paraId="4EFE1799" w14:textId="77777777" w:rsidTr="002675CD">
        <w:tc>
          <w:tcPr>
            <w:tcW w:w="10456" w:type="dxa"/>
          </w:tcPr>
          <w:p w14:paraId="6A3DD961" w14:textId="77777777" w:rsidR="00AB3BC0" w:rsidRPr="00AB3BC0" w:rsidRDefault="00AB3BC0" w:rsidP="00AB3BC0">
            <w:pPr>
              <w:rPr>
                <w:b/>
              </w:rPr>
            </w:pPr>
            <w:r>
              <w:rPr>
                <w:rFonts w:hint="eastAsia"/>
                <w:b/>
              </w:rPr>
              <w:t>##</w:t>
            </w:r>
            <w:r w:rsidRPr="00AB3BC0">
              <w:rPr>
                <w:rFonts w:hint="eastAsia"/>
                <w:b/>
              </w:rPr>
              <w:t xml:space="preserve">분리형 </w:t>
            </w:r>
            <w:r>
              <w:rPr>
                <w:rFonts w:hint="eastAsia"/>
                <w:b/>
              </w:rPr>
              <w:t>RECORD</w:t>
            </w:r>
            <w:r w:rsidRPr="00AB3BC0">
              <w:rPr>
                <w:b/>
              </w:rPr>
              <w:t xml:space="preserve"> </w:t>
            </w:r>
            <w:r w:rsidRPr="00AB3BC0">
              <w:rPr>
                <w:rFonts w:hint="eastAsia"/>
                <w:b/>
              </w:rPr>
              <w:t>추가내용</w:t>
            </w:r>
          </w:p>
          <w:p w14:paraId="61C95140" w14:textId="77777777" w:rsidR="00AB3BC0" w:rsidRPr="00AB3BC0" w:rsidRDefault="00AB3BC0" w:rsidP="00AB3BC0">
            <w:r w:rsidRPr="00AB3BC0">
              <w:t>#IPCC SYSTEM PORT</w:t>
            </w:r>
          </w:p>
          <w:p w14:paraId="033EFD7D" w14:textId="77777777" w:rsidR="00AB3BC0" w:rsidRPr="00AB3BC0" w:rsidRDefault="00AB3BC0" w:rsidP="00AB3BC0">
            <w:r w:rsidRPr="00AB3BC0">
              <w:t>-A RH-Firewall-1-INPUT -s PBX_VIP -m state --state NEW -m tcp -p tcp --dport 80 -j ACCEPT</w:t>
            </w:r>
          </w:p>
          <w:p w14:paraId="228F53D8" w14:textId="77777777" w:rsidR="00AB3BC0" w:rsidRPr="00AB3BC0" w:rsidRDefault="00AB3BC0" w:rsidP="00AB3BC0">
            <w:r w:rsidRPr="00AB3BC0">
              <w:t>-A RH-Firewall-1-INPUT -s PBX1 -m state --state NEW -m tcp -p tcp --dport 80 -j ACCEPT</w:t>
            </w:r>
          </w:p>
          <w:p w14:paraId="6F90381F" w14:textId="77777777" w:rsidR="00AB3BC0" w:rsidRPr="00AB3BC0" w:rsidRDefault="00AB3BC0" w:rsidP="00AB3BC0">
            <w:r w:rsidRPr="00AB3BC0">
              <w:t>-A RH-Firewall-1-INPUT -s PBX2 -m state --state NEW -m tcp -p tcp --dport 80 -j ACCEPT</w:t>
            </w:r>
          </w:p>
          <w:p w14:paraId="0AC5E604" w14:textId="77777777" w:rsidR="00AB3BC0" w:rsidRPr="00AB3BC0" w:rsidRDefault="00AB3BC0" w:rsidP="00AB3BC0"/>
          <w:p w14:paraId="6515D887" w14:textId="77777777" w:rsidR="00AB3BC0" w:rsidRPr="00AB3BC0" w:rsidRDefault="00AB3BC0" w:rsidP="00AB3BC0">
            <w:r w:rsidRPr="00AB3BC0">
              <w:t>-A RH-Firewall-1-INPUT -s WEB_VIP -m state --state NEW -m tcp -p tcp --dport 80 -j ACCEPT</w:t>
            </w:r>
          </w:p>
          <w:p w14:paraId="1220B246" w14:textId="77777777" w:rsidR="00AB3BC0" w:rsidRPr="00AB3BC0" w:rsidRDefault="00AB3BC0" w:rsidP="00AB3BC0">
            <w:r w:rsidRPr="00AB3BC0">
              <w:t>-A RH-Firewall-1-INPUT -s WEB1 -m state --state NEW -m tcp -p tcp --dport 80 -j ACCEPT</w:t>
            </w:r>
          </w:p>
          <w:p w14:paraId="0B63EB3E" w14:textId="77777777" w:rsidR="00AB3BC0" w:rsidRDefault="00AB3BC0" w:rsidP="00AB3BC0">
            <w:r w:rsidRPr="00AB3BC0">
              <w:lastRenderedPageBreak/>
              <w:t>-A RH-Firewall-1-INPUT -s WEB2 -m state --state NEW -m tcp -p tcp --dport 80 -j ACCEPT</w:t>
            </w:r>
          </w:p>
          <w:p w14:paraId="13446BC3" w14:textId="77777777" w:rsidR="00BE07D9" w:rsidRDefault="00BE07D9" w:rsidP="00AB3BC0">
            <w:pPr>
              <w:rPr>
                <w:b/>
              </w:rPr>
            </w:pPr>
          </w:p>
          <w:p w14:paraId="42E6E132" w14:textId="77777777" w:rsidR="00BE07D9" w:rsidRPr="00AB3BC0" w:rsidRDefault="00BE07D9" w:rsidP="00BE07D9">
            <w:r w:rsidRPr="00AB3BC0">
              <w:t xml:space="preserve">-A RH-Firewall-1-INPUT -s PBX_VIP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2E5A0E56" w14:textId="77777777" w:rsidR="00BE07D9" w:rsidRPr="00AB3BC0" w:rsidRDefault="00BE07D9" w:rsidP="00BE07D9">
            <w:r w:rsidRPr="00AB3BC0">
              <w:t xml:space="preserve">-A RH-Firewall-1-INPUT -s PBX1 -m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4FE4C48B" w14:textId="77777777" w:rsidR="00BE07D9" w:rsidRPr="00AB3BC0" w:rsidRDefault="00BE07D9" w:rsidP="00BE07D9">
            <w:r w:rsidRPr="00AB3BC0">
              <w:t xml:space="preserve">-A RH-Firewall-1-INPUT -s PBX2 -m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1654F765" w14:textId="77777777" w:rsidR="00BE07D9" w:rsidRPr="00AB3BC0" w:rsidRDefault="00BE07D9" w:rsidP="00BE07D9"/>
          <w:p w14:paraId="54A38A93" w14:textId="77777777" w:rsidR="00BE07D9" w:rsidRPr="00AB3BC0" w:rsidRDefault="00BE07D9" w:rsidP="00BE07D9">
            <w:r w:rsidRPr="00AB3BC0">
              <w:t xml:space="preserve">-A RH-Firewall-1-INPUT -s WEB_VIP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2107FBAD" w14:textId="77777777" w:rsidR="00BE07D9" w:rsidRPr="00AB3BC0" w:rsidRDefault="00BE07D9" w:rsidP="00BE07D9">
            <w:r w:rsidRPr="00AB3BC0">
              <w:t xml:space="preserve">-A RH-Firewall-1-INPUT -s WEB1 -m state --state NEW -m tcp -p tcp --dport </w:t>
            </w:r>
            <w:r>
              <w:t>22</w:t>
            </w:r>
            <w:r w:rsidRPr="00AB3BC0">
              <w:t xml:space="preserve"> -j ACCEPT</w:t>
            </w:r>
          </w:p>
          <w:p w14:paraId="4A4EE042" w14:textId="77777777" w:rsidR="00BE07D9" w:rsidRPr="00AB3BC0" w:rsidRDefault="00BE07D9" w:rsidP="00BE07D9">
            <w:pPr>
              <w:rPr>
                <w:b/>
              </w:rPr>
            </w:pPr>
            <w:r w:rsidRPr="00AB3BC0">
              <w:t xml:space="preserve">-A RH-Firewall-1-INPUT -s WEB2 -m state --state NEW -m tcp -p tcp --dport </w:t>
            </w:r>
            <w:r>
              <w:t>22</w:t>
            </w:r>
            <w:r w:rsidRPr="00AB3BC0">
              <w:t xml:space="preserve"> -j ACCEPT</w:t>
            </w:r>
          </w:p>
        </w:tc>
      </w:tr>
    </w:tbl>
    <w:p w14:paraId="04DC1756" w14:textId="77777777" w:rsidR="00BD194F" w:rsidRDefault="00BD194F" w:rsidP="00BB4A32">
      <w:pPr>
        <w:rPr>
          <w:color w:val="0070C0"/>
        </w:rPr>
      </w:pPr>
    </w:p>
    <w:p w14:paraId="0A77EE0D" w14:textId="77777777" w:rsidR="00173F46" w:rsidRPr="002B7214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="00B07B8A">
        <w:rPr>
          <w:rFonts w:hint="eastAsia"/>
        </w:rPr>
        <w:t>s</w:t>
      </w:r>
      <w:r w:rsidR="00B07B8A">
        <w:t>ystemctl restart iptables</w:t>
      </w:r>
    </w:p>
    <w:p w14:paraId="35F417DA" w14:textId="77777777" w:rsidR="00D22384" w:rsidRDefault="00D22384" w:rsidP="00BB4A32"/>
    <w:p w14:paraId="7043E9B3" w14:textId="77777777" w:rsidR="00173F46" w:rsidRDefault="00173F46" w:rsidP="00BB4A32">
      <w:r>
        <w:t>++++++++++++++++++++++++++++++++++++++++++++++++++++++++++++++++++++++++++</w:t>
      </w:r>
    </w:p>
    <w:p w14:paraId="78695A41" w14:textId="77777777" w:rsidR="00173F46" w:rsidRPr="00EB4E37" w:rsidRDefault="00173F46" w:rsidP="00BB4A32">
      <w:pPr>
        <w:rPr>
          <w:b/>
        </w:rPr>
      </w:pPr>
      <w:r w:rsidRPr="00EB4E37">
        <w:rPr>
          <w:b/>
        </w:rPr>
        <w:t>*</w:t>
      </w:r>
      <w:r>
        <w:rPr>
          <w:b/>
        </w:rPr>
        <w:t xml:space="preserve"> </w:t>
      </w:r>
      <w:r w:rsidRPr="00EB4E37">
        <w:rPr>
          <w:rFonts w:hint="eastAsia"/>
          <w:b/>
        </w:rPr>
        <w:t>파일다운로드</w:t>
      </w:r>
      <w:r>
        <w:rPr>
          <w:b/>
        </w:rPr>
        <w:t xml:space="preserve"> *</w:t>
      </w:r>
    </w:p>
    <w:p w14:paraId="7CB874E8" w14:textId="77777777" w:rsidR="00173F46" w:rsidRPr="00D70505" w:rsidRDefault="00173F46" w:rsidP="00BB4A32">
      <w:pPr>
        <w:rPr>
          <w:color w:val="0070C0"/>
        </w:rPr>
      </w:pPr>
      <w:r>
        <w:t>[root@</w:t>
      </w:r>
      <w:r w:rsidR="00EA4490">
        <w:t>jaehyun</w:t>
      </w:r>
      <w:r>
        <w:t xml:space="preserve"> ~]# </w:t>
      </w:r>
      <w:r w:rsidR="00D70505">
        <w:rPr>
          <w:color w:val="0070C0"/>
        </w:rPr>
        <w:t>cd /usr/local/src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27D" w:rsidRPr="00DD0706" w14:paraId="1D1AD4DC" w14:textId="77777777" w:rsidTr="00F6527D">
        <w:tc>
          <w:tcPr>
            <w:tcW w:w="10664" w:type="dxa"/>
          </w:tcPr>
          <w:p w14:paraId="4B69EDE1" w14:textId="77777777" w:rsidR="000A67F3" w:rsidRDefault="000A67F3" w:rsidP="000A67F3">
            <w:r>
              <w:t>yum -y install *md5*</w:t>
            </w:r>
          </w:p>
          <w:p w14:paraId="39D7A57C" w14:textId="77777777" w:rsidR="000A67F3" w:rsidRDefault="000A67F3" w:rsidP="000A67F3">
            <w:r>
              <w:t>yum -y install bzip2-devel</w:t>
            </w:r>
          </w:p>
          <w:p w14:paraId="20F44A3C" w14:textId="77777777" w:rsidR="000A67F3" w:rsidRDefault="000A67F3" w:rsidP="000A67F3">
            <w:r>
              <w:t>yum -y install compat-gcc-34-g77</w:t>
            </w:r>
          </w:p>
          <w:p w14:paraId="56D09E83" w14:textId="77777777" w:rsidR="000A67F3" w:rsidRDefault="000A67F3" w:rsidP="000A67F3">
            <w:r>
              <w:t>yum -y install cpp</w:t>
            </w:r>
          </w:p>
          <w:p w14:paraId="1C5DE2B5" w14:textId="77777777" w:rsidR="000A67F3" w:rsidRDefault="000A67F3" w:rsidP="000A67F3">
            <w:r>
              <w:t>yum -y install curl</w:t>
            </w:r>
          </w:p>
          <w:p w14:paraId="58CEE86F" w14:textId="77777777" w:rsidR="000A67F3" w:rsidRDefault="000A67F3" w:rsidP="000A67F3">
            <w:r>
              <w:t>yum -y install flex*</w:t>
            </w:r>
          </w:p>
          <w:p w14:paraId="14B7CA63" w14:textId="77777777" w:rsidR="000A67F3" w:rsidRDefault="000A67F3" w:rsidP="000A67F3">
            <w:r>
              <w:t>yum -y install fontconfig fontconfig-devel</w:t>
            </w:r>
          </w:p>
          <w:p w14:paraId="69DBE632" w14:textId="77777777" w:rsidR="000A67F3" w:rsidRDefault="000A67F3" w:rsidP="000A67F3">
            <w:r>
              <w:t>yum -y install freetype freetype-devel</w:t>
            </w:r>
          </w:p>
          <w:p w14:paraId="341AE8C7" w14:textId="77777777" w:rsidR="000A67F3" w:rsidRDefault="000A67F3" w:rsidP="000A67F3">
            <w:r>
              <w:t>yum -y install g++ gcc gcc-c++</w:t>
            </w:r>
          </w:p>
          <w:p w14:paraId="0760E141" w14:textId="77777777" w:rsidR="000A67F3" w:rsidRDefault="000A67F3" w:rsidP="000A67F3">
            <w:r>
              <w:t>yum -y install gd gdbm-devel gd-devel</w:t>
            </w:r>
          </w:p>
          <w:p w14:paraId="2AAE2E9D" w14:textId="77777777" w:rsidR="000A67F3" w:rsidRDefault="000A67F3" w:rsidP="000A67F3">
            <w:r>
              <w:t>yum -y install gmp gmp-devel</w:t>
            </w:r>
          </w:p>
          <w:p w14:paraId="773F191E" w14:textId="77777777" w:rsidR="000A67F3" w:rsidRDefault="000A67F3" w:rsidP="000A67F3">
            <w:r>
              <w:t>yum -y install libc-client-devel</w:t>
            </w:r>
          </w:p>
          <w:p w14:paraId="4AB39D2B" w14:textId="77777777" w:rsidR="000A67F3" w:rsidRDefault="000A67F3" w:rsidP="000A67F3">
            <w:r>
              <w:t>yum -y install libjpeg libjpeg-devel</w:t>
            </w:r>
          </w:p>
          <w:p w14:paraId="67A14B77" w14:textId="77777777" w:rsidR="000A67F3" w:rsidRDefault="000A67F3" w:rsidP="000A67F3">
            <w:r>
              <w:t>yum -y install libmcrypt libmcrypt-devel</w:t>
            </w:r>
          </w:p>
          <w:p w14:paraId="31D9140F" w14:textId="77777777" w:rsidR="000A67F3" w:rsidRDefault="000A67F3" w:rsidP="000A67F3">
            <w:r>
              <w:t>yum -y install libnet</w:t>
            </w:r>
          </w:p>
          <w:p w14:paraId="6FE358A4" w14:textId="77777777" w:rsidR="000A67F3" w:rsidRDefault="000A67F3" w:rsidP="000A67F3">
            <w:r>
              <w:t>yum -y install libpng libpng-devel</w:t>
            </w:r>
          </w:p>
          <w:p w14:paraId="7FCC7992" w14:textId="77777777" w:rsidR="000A67F3" w:rsidRDefault="000A67F3" w:rsidP="000A67F3">
            <w:r>
              <w:t>yum -y install libtermcap libtermcap-devel</w:t>
            </w:r>
          </w:p>
          <w:p w14:paraId="6260C8C1" w14:textId="77777777" w:rsidR="000A67F3" w:rsidRDefault="000A67F3" w:rsidP="000A67F3">
            <w:r>
              <w:t>yum -y install libtool</w:t>
            </w:r>
          </w:p>
          <w:p w14:paraId="3602718D" w14:textId="77777777" w:rsidR="000A67F3" w:rsidRDefault="000A67F3" w:rsidP="000A67F3">
            <w:r>
              <w:t>yum -y install libxml2 libxml2-devel</w:t>
            </w:r>
          </w:p>
          <w:p w14:paraId="16CAF51C" w14:textId="77777777" w:rsidR="000A67F3" w:rsidRDefault="000A67F3" w:rsidP="000A67F3">
            <w:r>
              <w:t>yum -y install mhash mhash-devel</w:t>
            </w:r>
          </w:p>
          <w:p w14:paraId="0329E035" w14:textId="77777777" w:rsidR="000A67F3" w:rsidRDefault="000A67F3" w:rsidP="000A67F3">
            <w:r>
              <w:t>yum -y install ncurses-devel</w:t>
            </w:r>
          </w:p>
          <w:p w14:paraId="788B0B18" w14:textId="77777777" w:rsidR="000A67F3" w:rsidRDefault="000A67F3" w:rsidP="000A67F3">
            <w:r>
              <w:t>yum -y install net-snmp*</w:t>
            </w:r>
          </w:p>
          <w:p w14:paraId="0935A09E" w14:textId="77777777" w:rsidR="000A67F3" w:rsidRDefault="000A67F3" w:rsidP="000A67F3">
            <w:r>
              <w:t>yum -y install openhpi* OpenIPMI*</w:t>
            </w:r>
          </w:p>
          <w:p w14:paraId="695F9268" w14:textId="77777777" w:rsidR="000A67F3" w:rsidRDefault="000A67F3" w:rsidP="000A67F3">
            <w:r>
              <w:t>yum -y install openssl* openssl-devel</w:t>
            </w:r>
          </w:p>
          <w:p w14:paraId="128084CA" w14:textId="77777777" w:rsidR="000A67F3" w:rsidRDefault="000A67F3" w:rsidP="000A67F3">
            <w:r>
              <w:t>yum -y install python-devel</w:t>
            </w:r>
          </w:p>
          <w:p w14:paraId="6772E729" w14:textId="77777777" w:rsidR="000A67F3" w:rsidRDefault="000A67F3" w:rsidP="000A67F3">
            <w:r>
              <w:t>yum -y install termcap</w:t>
            </w:r>
          </w:p>
          <w:p w14:paraId="3E1B0F6C" w14:textId="77777777" w:rsidR="000A67F3" w:rsidRDefault="000A67F3" w:rsidP="000A67F3">
            <w:r>
              <w:t>yum -y install vsftpd</w:t>
            </w:r>
          </w:p>
          <w:p w14:paraId="2F2B81EB" w14:textId="77777777" w:rsidR="000A67F3" w:rsidRDefault="000A67F3" w:rsidP="000A67F3">
            <w:r>
              <w:t>yum -y install zlib*</w:t>
            </w:r>
          </w:p>
          <w:p w14:paraId="3323EC7D" w14:textId="77777777" w:rsidR="00F6527D" w:rsidRDefault="000A67F3" w:rsidP="000A67F3">
            <w:r>
              <w:t>yum -y install subversion</w:t>
            </w:r>
          </w:p>
          <w:p w14:paraId="04344244" w14:textId="77777777" w:rsidR="00AE3F7E" w:rsidRDefault="00AE3F7E" w:rsidP="00DD0706">
            <w:r>
              <w:rPr>
                <w:rFonts w:hint="eastAsia"/>
              </w:rPr>
              <w:lastRenderedPageBreak/>
              <w:t xml:space="preserve">yum </w:t>
            </w:r>
            <w:r w:rsidR="00DD0706">
              <w:rPr>
                <w:rFonts w:hint="eastAsia"/>
              </w:rPr>
              <w:t xml:space="preserve">-y install make cmake </w:t>
            </w:r>
            <w:r w:rsidR="00DD0706" w:rsidRPr="00DD0706">
              <w:t>mlocate</w:t>
            </w:r>
          </w:p>
          <w:p w14:paraId="63DEEFC9" w14:textId="77777777" w:rsidR="00F556CB" w:rsidRDefault="00F556CB" w:rsidP="00F556CB">
            <w:r>
              <w:rPr>
                <w:rFonts w:hint="eastAsia"/>
              </w:rPr>
              <w:t xml:space="preserve">yum -y install </w:t>
            </w:r>
            <w:r w:rsidRPr="00F556CB">
              <w:t>lrzsz</w:t>
            </w:r>
          </w:p>
          <w:p w14:paraId="7AA1DDFD" w14:textId="77777777" w:rsidR="00DE6345" w:rsidRDefault="00DE6345" w:rsidP="00DE6345">
            <w:r>
              <w:t xml:space="preserve">yum </w:t>
            </w:r>
            <w:r>
              <w:rPr>
                <w:rFonts w:hint="eastAsia"/>
              </w:rPr>
              <w:t xml:space="preserve">-y </w:t>
            </w:r>
            <w:r>
              <w:t>install pcre-devel</w:t>
            </w:r>
          </w:p>
          <w:p w14:paraId="2ECE294C" w14:textId="77777777" w:rsidR="006D38D2" w:rsidRDefault="006D38D2" w:rsidP="006D38D2">
            <w:r w:rsidRPr="00891160">
              <w:t xml:space="preserve">yum </w:t>
            </w:r>
            <w:r>
              <w:rPr>
                <w:rFonts w:hint="eastAsia"/>
              </w:rPr>
              <w:t xml:space="preserve">-y </w:t>
            </w:r>
            <w:r w:rsidRPr="00891160">
              <w:t>install apr apr-devel apr-util</w:t>
            </w:r>
          </w:p>
          <w:p w14:paraId="36132226" w14:textId="77777777" w:rsidR="00D20917" w:rsidRDefault="00D20917" w:rsidP="00F556CB">
            <w:r w:rsidRPr="00891160">
              <w:t xml:space="preserve">yum </w:t>
            </w:r>
            <w:r>
              <w:rPr>
                <w:rFonts w:hint="eastAsia"/>
              </w:rPr>
              <w:t xml:space="preserve">-y </w:t>
            </w:r>
            <w:r w:rsidRPr="00891160">
              <w:t xml:space="preserve">install </w:t>
            </w:r>
            <w:r>
              <w:rPr>
                <w:rFonts w:hint="eastAsia"/>
              </w:rPr>
              <w:t>vim</w:t>
            </w:r>
            <w:r w:rsidR="006E353A">
              <w:t xml:space="preserve"> wget tree ntsysv</w:t>
            </w:r>
            <w:r w:rsidR="00930049">
              <w:t xml:space="preserve"> telnet</w:t>
            </w:r>
          </w:p>
          <w:p w14:paraId="1711E7F8" w14:textId="77777777" w:rsidR="007A32A4" w:rsidRDefault="007A32A4" w:rsidP="007A32A4">
            <w:r>
              <w:t xml:space="preserve">yum -y </w:t>
            </w:r>
            <w:r w:rsidRPr="007A32A4">
              <w:t>groupinstall "Development Tools"</w:t>
            </w:r>
          </w:p>
          <w:p w14:paraId="24FCD89B" w14:textId="77777777" w:rsidR="007A32A4" w:rsidRDefault="007A32A4" w:rsidP="00F556CB">
            <w:r>
              <w:t xml:space="preserve">yum -y install </w:t>
            </w:r>
            <w:r w:rsidRPr="007A32A4">
              <w:t>screen</w:t>
            </w:r>
            <w:r w:rsidR="0024755D">
              <w:t xml:space="preserve"> dmidecode</w:t>
            </w:r>
          </w:p>
          <w:p w14:paraId="130E7F0A" w14:textId="77777777" w:rsidR="00DC4D6A" w:rsidRDefault="00DC4D6A" w:rsidP="00DC4D6A">
            <w:r>
              <w:t>yum -y install rdate</w:t>
            </w:r>
            <w:r w:rsidR="002D1649">
              <w:t xml:space="preserve"> traceroute</w:t>
            </w:r>
            <w:r w:rsidR="005E0E50">
              <w:t xml:space="preserve"> man</w:t>
            </w:r>
          </w:p>
          <w:p w14:paraId="2E2C561C" w14:textId="77777777" w:rsidR="00963FD5" w:rsidRDefault="00963FD5" w:rsidP="00DC4D6A">
            <w:r w:rsidRPr="00963FD5">
              <w:t xml:space="preserve">yum </w:t>
            </w:r>
            <w:r>
              <w:t xml:space="preserve">-y </w:t>
            </w:r>
            <w:r w:rsidRPr="00963FD5">
              <w:t>install sqlite-devel</w:t>
            </w:r>
          </w:p>
          <w:p w14:paraId="75F041D7" w14:textId="77777777" w:rsidR="00C21536" w:rsidRPr="0038410A" w:rsidRDefault="00C21536" w:rsidP="00DC4D6A">
            <w:r>
              <w:t xml:space="preserve">yum -y install </w:t>
            </w:r>
            <w:r w:rsidR="004F2A6B">
              <w:rPr>
                <w:rFonts w:hint="eastAsia"/>
              </w:rPr>
              <w:t>lib</w:t>
            </w:r>
            <w:r>
              <w:t>uuid-devel</w:t>
            </w:r>
            <w:r w:rsidR="0038410A">
              <w:t xml:space="preserve"> tcpdump</w:t>
            </w:r>
          </w:p>
        </w:tc>
      </w:tr>
    </w:tbl>
    <w:p w14:paraId="2964CA39" w14:textId="77777777" w:rsidR="00173F46" w:rsidRPr="00963FD5" w:rsidRDefault="00173F46" w:rsidP="00BB4A3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E353A" w:rsidRPr="00D93113" w14:paraId="7B2065D9" w14:textId="77777777" w:rsidTr="006E353A">
        <w:tc>
          <w:tcPr>
            <w:tcW w:w="10456" w:type="dxa"/>
          </w:tcPr>
          <w:p w14:paraId="1AAEBF6E" w14:textId="77777777" w:rsidR="006E353A" w:rsidRDefault="00D2152B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 xml:space="preserve">wget </w:t>
            </w:r>
            <w:hyperlink r:id="rId10" w:history="1">
              <w:r w:rsidR="00562923" w:rsidRPr="005C0AC3">
                <w:rPr>
                  <w:rStyle w:val="a8"/>
                  <w:rFonts w:asciiTheme="majorHAnsi" w:eastAsiaTheme="majorHAnsi" w:hAnsiTheme="majorHAnsi" w:hint="eastAsia"/>
                  <w:szCs w:val="20"/>
                </w:rPr>
                <w:t>http://MONIT_SERVER/install/utf8_pack/apache_config.tar.gz</w:t>
              </w:r>
            </w:hyperlink>
          </w:p>
          <w:p w14:paraId="3CF2A6D1" w14:textId="77777777" w:rsidR="00562923" w:rsidRDefault="00562923" w:rsidP="00562923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>wget http://MONIT_SERVER/install/</w:t>
            </w:r>
            <w:r>
              <w:rPr>
                <w:rFonts w:asciiTheme="majorHAnsi" w:eastAsiaTheme="majorHAnsi" w:hAnsiTheme="majorHAnsi" w:hint="eastAsia"/>
                <w:szCs w:val="20"/>
              </w:rPr>
              <w:t>utf8_pack/</w:t>
            </w:r>
            <w:r w:rsidRPr="00DE6345">
              <w:rPr>
                <w:rFonts w:asciiTheme="majorHAnsi" w:eastAsiaTheme="majorHAnsi" w:hAnsiTheme="majorHAnsi" w:hint="eastAsia"/>
                <w:szCs w:val="20"/>
              </w:rPr>
              <w:t>apache_</w:t>
            </w:r>
            <w:r w:rsidR="00FE19B4" w:rsidRPr="00FE19B4">
              <w:rPr>
                <w:rFonts w:asciiTheme="majorHAnsi" w:eastAsiaTheme="majorHAnsi" w:hAnsiTheme="majorHAnsi"/>
                <w:szCs w:val="20"/>
              </w:rPr>
              <w:t>htdocs</w:t>
            </w:r>
            <w:r>
              <w:rPr>
                <w:rFonts w:asciiTheme="majorHAnsi" w:eastAsiaTheme="majorHAnsi" w:hAnsiTheme="majorHAnsi"/>
                <w:szCs w:val="20"/>
              </w:rPr>
              <w:t>_cc</w:t>
            </w:r>
            <w:r w:rsidRPr="00DE6345">
              <w:rPr>
                <w:rFonts w:asciiTheme="majorHAnsi" w:eastAsiaTheme="majorHAnsi" w:hAnsiTheme="majorHAnsi" w:hint="eastAsia"/>
                <w:szCs w:val="20"/>
              </w:rPr>
              <w:t>.tar.gz</w:t>
            </w:r>
          </w:p>
          <w:p w14:paraId="43F6812F" w14:textId="6A0B6A2C" w:rsidR="006E353A" w:rsidRPr="00C55AB2" w:rsidRDefault="00D2152B" w:rsidP="006E353A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 w:rsidRPr="00C55AB2">
              <w:rPr>
                <w:rFonts w:asciiTheme="majorHAnsi" w:eastAsiaTheme="majorHAnsi" w:hAnsiTheme="majorHAnsi" w:hint="eastAsia"/>
                <w:color w:val="FF0000"/>
                <w:szCs w:val="20"/>
              </w:rPr>
              <w:t>wget http://MONIT_SERVER/install/utf8_pack</w:t>
            </w:r>
            <w:r w:rsidR="006E353A" w:rsidRPr="00C55AB2">
              <w:rPr>
                <w:rFonts w:asciiTheme="majorHAnsi" w:eastAsiaTheme="majorHAnsi" w:hAnsiTheme="majorHAnsi" w:hint="eastAsia"/>
                <w:color w:val="FF0000"/>
                <w:szCs w:val="20"/>
              </w:rPr>
              <w:t>/</w:t>
            </w:r>
            <w:ins w:id="33" w:author="박 성진" w:date="2023-06-13T17:51:00Z">
              <w:r w:rsidR="000751D8" w:rsidRPr="000751D8">
                <w:rPr>
                  <w:rFonts w:asciiTheme="majorHAnsi" w:eastAsiaTheme="majorHAnsi" w:hAnsiTheme="majorHAnsi"/>
                  <w:color w:val="FF0000"/>
                  <w:szCs w:val="20"/>
                </w:rPr>
                <w:t>apache-tomcat-10.1.7.tar.gz</w:t>
              </w:r>
            </w:ins>
            <w:del w:id="34" w:author="박 성진" w:date="2023-06-13T17:51:00Z">
              <w:r w:rsidR="00C55AB2" w:rsidRPr="00C55AB2" w:rsidDel="000751D8">
                <w:rPr>
                  <w:rFonts w:asciiTheme="majorHAnsi" w:eastAsiaTheme="majorHAnsi" w:hAnsiTheme="majorHAnsi"/>
                  <w:color w:val="FF0000"/>
                  <w:szCs w:val="20"/>
                </w:rPr>
                <w:delText>apache-tomcat-8.5.42.tar.gz</w:delText>
              </w:r>
            </w:del>
          </w:p>
          <w:p w14:paraId="62C6B912" w14:textId="77777777" w:rsidR="006E353A" w:rsidRDefault="00D2152B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>wget http://MONIT_SERVER/install/</w:t>
            </w:r>
            <w:r>
              <w:rPr>
                <w:rFonts w:asciiTheme="majorHAnsi" w:eastAsiaTheme="majorHAnsi" w:hAnsiTheme="majorHAnsi" w:hint="eastAsia"/>
                <w:szCs w:val="20"/>
              </w:rPr>
              <w:t>utf8_pack</w:t>
            </w:r>
            <w:r w:rsidR="006E353A" w:rsidRPr="00E44E1C">
              <w:rPr>
                <w:rFonts w:asciiTheme="majorHAnsi" w:eastAsiaTheme="majorHAnsi" w:hAnsiTheme="majorHAnsi" w:hint="eastAsia"/>
                <w:szCs w:val="20"/>
              </w:rPr>
              <w:t>/</w:t>
            </w:r>
            <w:r w:rsidR="006E353A" w:rsidRPr="00E44E1C">
              <w:rPr>
                <w:rFonts w:asciiTheme="majorHAnsi" w:eastAsiaTheme="majorHAnsi" w:hAnsiTheme="majorHAnsi"/>
                <w:szCs w:val="20"/>
              </w:rPr>
              <w:t>httpd-2.4.4.tar.gz</w:t>
            </w:r>
          </w:p>
          <w:p w14:paraId="7CB6CEF0" w14:textId="77777777" w:rsidR="006E353A" w:rsidRPr="00EA4490" w:rsidRDefault="00D2152B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>wget http://MONIT_SERVER/install/</w:t>
            </w:r>
            <w:r>
              <w:rPr>
                <w:rFonts w:asciiTheme="majorHAnsi" w:eastAsiaTheme="majorHAnsi" w:hAnsiTheme="majorHAnsi" w:hint="eastAsia"/>
                <w:szCs w:val="20"/>
              </w:rPr>
              <w:t>utf8_pack</w:t>
            </w:r>
            <w:r w:rsidR="006E353A">
              <w:rPr>
                <w:rFonts w:asciiTheme="majorHAnsi" w:eastAsiaTheme="majorHAnsi" w:hAnsiTheme="majorHAnsi" w:hint="eastAsia"/>
                <w:szCs w:val="20"/>
              </w:rPr>
              <w:t>/</w:t>
            </w:r>
            <w:r w:rsidR="006E353A" w:rsidRPr="00E44E1C">
              <w:rPr>
                <w:rFonts w:asciiTheme="majorHAnsi" w:eastAsiaTheme="majorHAnsi" w:hAnsiTheme="majorHAnsi"/>
                <w:szCs w:val="20"/>
              </w:rPr>
              <w:t>tomcat-connectors-1.2.37-src.tar.gz</w:t>
            </w:r>
          </w:p>
          <w:p w14:paraId="0C2DC081" w14:textId="1230E057" w:rsidR="006E353A" w:rsidRPr="00C55AB2" w:rsidRDefault="006E353A" w:rsidP="006E353A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 w:rsidRPr="00C55AB2">
              <w:rPr>
                <w:rFonts w:asciiTheme="majorHAnsi" w:eastAsiaTheme="majorHAnsi" w:hAnsiTheme="majorHAnsi" w:hint="eastAsia"/>
                <w:color w:val="FF0000"/>
                <w:szCs w:val="20"/>
              </w:rPr>
              <w:t>wget http://MONIT_SERVER/install/utf8_pack/</w:t>
            </w:r>
            <w:ins w:id="35" w:author="박 성진" w:date="2023-06-13T17:50:00Z">
              <w:r w:rsidR="000751D8" w:rsidRPr="000751D8">
                <w:rPr>
                  <w:rFonts w:asciiTheme="majorHAnsi" w:eastAsiaTheme="majorHAnsi" w:hAnsiTheme="majorHAnsi"/>
                  <w:color w:val="FF0000"/>
                  <w:szCs w:val="20"/>
                </w:rPr>
                <w:t>openjdk-17.0.2_linux-x64_bin.tar.gz</w:t>
              </w:r>
            </w:ins>
            <w:del w:id="36" w:author="박 성진" w:date="2023-06-13T17:50:00Z">
              <w:r w:rsidR="00C55AB2" w:rsidRPr="00C55AB2" w:rsidDel="000751D8">
                <w:rPr>
                  <w:rFonts w:asciiTheme="majorHAnsi" w:eastAsiaTheme="majorHAnsi" w:hAnsiTheme="majorHAnsi"/>
                  <w:color w:val="FF0000"/>
                  <w:szCs w:val="20"/>
                </w:rPr>
                <w:delText>jdk-8u181-linux-x64.tar.gz</w:delText>
              </w:r>
            </w:del>
          </w:p>
          <w:p w14:paraId="523EDD51" w14:textId="77777777" w:rsidR="006E353A" w:rsidRPr="00EA4490" w:rsidRDefault="006E353A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>wget http://MONIT_SERVER/install/</w:t>
            </w:r>
            <w:r>
              <w:rPr>
                <w:rFonts w:asciiTheme="majorHAnsi" w:eastAsiaTheme="majorHAnsi" w:hAnsiTheme="majorHAnsi" w:hint="eastAsia"/>
                <w:szCs w:val="20"/>
              </w:rPr>
              <w:t>utf8_pack/</w:t>
            </w:r>
            <w:r w:rsidRPr="00E44E1C">
              <w:rPr>
                <w:rFonts w:asciiTheme="majorHAnsi" w:eastAsiaTheme="majorHAnsi" w:hAnsiTheme="majorHAnsi"/>
                <w:szCs w:val="20"/>
              </w:rPr>
              <w:t>libiconv-1.14.tar.gz</w:t>
            </w:r>
          </w:p>
          <w:p w14:paraId="50BD5F11" w14:textId="77777777" w:rsidR="006E353A" w:rsidRPr="009B64D1" w:rsidRDefault="006E353A" w:rsidP="006E353A">
            <w:pPr>
              <w:rPr>
                <w:rFonts w:asciiTheme="majorHAnsi" w:eastAsiaTheme="majorHAnsi" w:hAnsiTheme="majorHAnsi"/>
                <w:color w:val="FF0000"/>
                <w:szCs w:val="20"/>
              </w:rPr>
            </w:pPr>
            <w:r w:rsidRPr="009B64D1">
              <w:rPr>
                <w:rFonts w:asciiTheme="majorHAnsi" w:eastAsiaTheme="majorHAnsi" w:hAnsiTheme="majorHAnsi" w:hint="eastAsia"/>
                <w:color w:val="FF0000"/>
                <w:szCs w:val="20"/>
              </w:rPr>
              <w:t>wget http://MONIT_SERVER/install/utf8_pack/</w:t>
            </w:r>
            <w:r w:rsidR="00B26F80" w:rsidRPr="00B26F80">
              <w:rPr>
                <w:rFonts w:asciiTheme="majorHAnsi" w:eastAsiaTheme="majorHAnsi" w:hAnsiTheme="majorHAnsi"/>
                <w:color w:val="FF0000"/>
                <w:szCs w:val="20"/>
              </w:rPr>
              <w:t>mariadb-10.3.18-linux-x86_64.tar.gz</w:t>
            </w:r>
          </w:p>
          <w:p w14:paraId="0BF4E592" w14:textId="77777777" w:rsidR="00BC2A4F" w:rsidRPr="00BC2A4F" w:rsidRDefault="00BC2A4F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>wget http://MONIT_SERVER/install/</w:t>
            </w:r>
            <w:r>
              <w:rPr>
                <w:rFonts w:asciiTheme="majorHAnsi" w:eastAsiaTheme="majorHAnsi" w:hAnsiTheme="majorHAnsi" w:hint="eastAsia"/>
                <w:szCs w:val="20"/>
              </w:rPr>
              <w:t>utf8_pack/my.cnf</w:t>
            </w:r>
          </w:p>
          <w:p w14:paraId="4D17D613" w14:textId="77777777" w:rsidR="006E353A" w:rsidRPr="00EA4490" w:rsidRDefault="006E353A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>wget http://MONIT_SERVER/install/</w:t>
            </w:r>
            <w:r>
              <w:rPr>
                <w:rFonts w:asciiTheme="majorHAnsi" w:eastAsiaTheme="majorHAnsi" w:hAnsiTheme="majorHAnsi" w:hint="eastAsia"/>
                <w:szCs w:val="20"/>
              </w:rPr>
              <w:t>utf8_pack/</w:t>
            </w:r>
            <w:r w:rsidR="00963FD5" w:rsidRPr="00963FD5">
              <w:rPr>
                <w:rFonts w:asciiTheme="majorHAnsi" w:eastAsiaTheme="majorHAnsi" w:hAnsiTheme="majorHAnsi"/>
                <w:szCs w:val="20"/>
              </w:rPr>
              <w:t>asterisk-13.6.0_EICN.tar.gz</w:t>
            </w:r>
          </w:p>
          <w:p w14:paraId="267C6E0C" w14:textId="77777777" w:rsidR="006E353A" w:rsidRDefault="006E353A" w:rsidP="006E353A">
            <w:pPr>
              <w:rPr>
                <w:rFonts w:asciiTheme="majorHAnsi" w:eastAsiaTheme="majorHAnsi" w:hAnsiTheme="majorHAnsi"/>
                <w:szCs w:val="20"/>
              </w:rPr>
            </w:pPr>
            <w:r w:rsidRPr="00EA4490">
              <w:rPr>
                <w:rFonts w:asciiTheme="majorHAnsi" w:eastAsiaTheme="majorHAnsi" w:hAnsiTheme="majorHAnsi" w:hint="eastAsia"/>
                <w:szCs w:val="20"/>
              </w:rPr>
              <w:t xml:space="preserve">wget </w:t>
            </w:r>
            <w:r w:rsidRPr="00E44E1C">
              <w:rPr>
                <w:rFonts w:asciiTheme="majorHAnsi" w:eastAsiaTheme="majorHAnsi" w:hAnsiTheme="majorHAnsi" w:hint="eastAsia"/>
                <w:szCs w:val="20"/>
              </w:rPr>
              <w:t>http://MONIT_SERVER/install/utf8_pack/</w:t>
            </w:r>
            <w:r w:rsidRPr="00E44E1C">
              <w:rPr>
                <w:rFonts w:asciiTheme="majorHAnsi" w:eastAsiaTheme="majorHAnsi" w:hAnsiTheme="majorHAnsi"/>
                <w:szCs w:val="20"/>
              </w:rPr>
              <w:t>lame-3.99.1.tar.gz</w:t>
            </w:r>
          </w:p>
          <w:p w14:paraId="0E967F5B" w14:textId="77777777" w:rsidR="006E353A" w:rsidRPr="00715B2E" w:rsidRDefault="006E353A" w:rsidP="006E353A">
            <w:pPr>
              <w:rPr>
                <w:rFonts w:asciiTheme="majorHAnsi" w:eastAsiaTheme="majorHAnsi" w:hAnsiTheme="majorHAnsi"/>
                <w:color w:val="00B050"/>
                <w:szCs w:val="20"/>
                <w:rPrChange w:id="37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</w:pPr>
            <w:r w:rsidRPr="00715B2E">
              <w:rPr>
                <w:rFonts w:asciiTheme="majorHAnsi" w:eastAsiaTheme="majorHAnsi" w:hAnsiTheme="majorHAnsi"/>
                <w:color w:val="00B050"/>
                <w:szCs w:val="20"/>
                <w:rPrChange w:id="38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  <w:t>wget http://MONIT_SERVER/install/utf8_pack/activation.jar</w:t>
            </w:r>
          </w:p>
          <w:p w14:paraId="3EA073FD" w14:textId="77777777" w:rsidR="006E353A" w:rsidRPr="00715B2E" w:rsidRDefault="006E353A" w:rsidP="006E353A">
            <w:pPr>
              <w:rPr>
                <w:rFonts w:asciiTheme="majorHAnsi" w:eastAsiaTheme="majorHAnsi" w:hAnsiTheme="majorHAnsi"/>
                <w:color w:val="00B050"/>
                <w:szCs w:val="20"/>
                <w:rPrChange w:id="39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</w:pPr>
            <w:r w:rsidRPr="00715B2E">
              <w:rPr>
                <w:rFonts w:asciiTheme="majorHAnsi" w:eastAsiaTheme="majorHAnsi" w:hAnsiTheme="majorHAnsi"/>
                <w:color w:val="00B050"/>
                <w:szCs w:val="20"/>
                <w:rPrChange w:id="40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  <w:t>wget http://MONIT_SERVER/install/utf8_pack/mail.jar</w:t>
            </w:r>
          </w:p>
          <w:p w14:paraId="2C8E9803" w14:textId="77777777" w:rsidR="006E353A" w:rsidRPr="00715B2E" w:rsidRDefault="006E353A" w:rsidP="006E353A">
            <w:pPr>
              <w:rPr>
                <w:rFonts w:asciiTheme="majorHAnsi" w:eastAsiaTheme="majorHAnsi" w:hAnsiTheme="majorHAnsi"/>
                <w:color w:val="00B050"/>
                <w:szCs w:val="20"/>
                <w:rPrChange w:id="41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</w:pPr>
            <w:r w:rsidRPr="00715B2E">
              <w:rPr>
                <w:rFonts w:asciiTheme="majorHAnsi" w:eastAsiaTheme="majorHAnsi" w:hAnsiTheme="majorHAnsi"/>
                <w:color w:val="00B050"/>
                <w:szCs w:val="20"/>
                <w:rPrChange w:id="42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  <w:t xml:space="preserve">wget </w:t>
            </w:r>
            <w:r w:rsidR="003F70E2" w:rsidRPr="00715B2E">
              <w:rPr>
                <w:rFonts w:asciiTheme="majorHAnsi" w:eastAsiaTheme="majorHAnsi" w:hAnsiTheme="majorHAnsi"/>
                <w:color w:val="00B050"/>
                <w:szCs w:val="20"/>
                <w:rPrChange w:id="43" w:author="Microsoft 계정" w:date="2023-03-17T17:24:00Z">
                  <w:rPr>
                    <w:rFonts w:asciiTheme="majorHAnsi" w:eastAsiaTheme="majorHAnsi" w:hAnsiTheme="majorHAnsi"/>
                    <w:szCs w:val="20"/>
                  </w:rPr>
                </w:rPrChange>
              </w:rPr>
              <w:t>http://MONIT_SERVER/install/utf8_pack/servlet-api.jar</w:t>
            </w:r>
          </w:p>
          <w:p w14:paraId="756A8287" w14:textId="77777777" w:rsidR="003F70E2" w:rsidRDefault="003F70E2" w:rsidP="006E353A">
            <w:r w:rsidRPr="003F70E2">
              <w:t>wget http://</w:t>
            </w:r>
            <w:r w:rsidRPr="003F70E2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Pr="003F70E2">
              <w:t>/install/utf8_pack/Python-2.7.3.tar.bz2</w:t>
            </w:r>
          </w:p>
          <w:p w14:paraId="121E7446" w14:textId="77777777" w:rsidR="003F70E2" w:rsidRDefault="003F70E2" w:rsidP="002C5518">
            <w:r w:rsidRPr="003F70E2">
              <w:t xml:space="preserve">wget </w:t>
            </w:r>
            <w:r w:rsidR="002C5518" w:rsidRPr="002C5518">
              <w:t>http://</w:t>
            </w:r>
            <w:r w:rsidR="002C5518" w:rsidRPr="002C5518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="002C5518" w:rsidRPr="002C5518">
              <w:t>/install/utf8_pack/node-v0.10.17.tar.gz</w:t>
            </w:r>
          </w:p>
          <w:p w14:paraId="355F6564" w14:textId="77777777" w:rsidR="002C5518" w:rsidRDefault="002C5518" w:rsidP="002C5518">
            <w:r w:rsidRPr="003F70E2">
              <w:t xml:space="preserve">wget </w:t>
            </w:r>
            <w:r w:rsidRPr="002C5518">
              <w:t>http://</w:t>
            </w:r>
            <w:r w:rsidRPr="002C5518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Pr="002C5518">
              <w:t>/install/utf8_pack/libmad-0.15.1b.tar.gz</w:t>
            </w:r>
          </w:p>
          <w:p w14:paraId="27C17D81" w14:textId="77777777" w:rsidR="002C5518" w:rsidRDefault="002C5518" w:rsidP="00E24AC4">
            <w:r w:rsidRPr="003F70E2">
              <w:t xml:space="preserve">wget </w:t>
            </w:r>
            <w:r w:rsidR="00963FD5" w:rsidRPr="00963FD5">
              <w:t>http://</w:t>
            </w:r>
            <w:r w:rsidR="00963FD5" w:rsidRPr="00963FD5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="00963FD5" w:rsidRPr="00963FD5">
              <w:t>/install/utf8_pack/sox-14.4.1.tar.gz</w:t>
            </w:r>
          </w:p>
          <w:p w14:paraId="44F87EFA" w14:textId="77777777" w:rsidR="00963FD5" w:rsidRDefault="00963FD5" w:rsidP="00E24AC4">
            <w:r w:rsidRPr="003F70E2">
              <w:t xml:space="preserve">wget </w:t>
            </w:r>
            <w:r w:rsidR="00AA05B3" w:rsidRPr="00AA05B3">
              <w:t>http://</w:t>
            </w:r>
            <w:r w:rsidR="00AA05B3" w:rsidRPr="00AA05B3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="00AA05B3" w:rsidRPr="00AA05B3">
              <w:t>/install/utf8_pack/jansson-2.5.tar.gz</w:t>
            </w:r>
          </w:p>
          <w:p w14:paraId="0C2C10BE" w14:textId="77777777" w:rsidR="00AA05B3" w:rsidRDefault="00AA05B3" w:rsidP="00AA05B3">
            <w:r w:rsidRPr="003F70E2">
              <w:t xml:space="preserve">wget </w:t>
            </w:r>
            <w:r w:rsidR="00D70505" w:rsidRPr="00D70505">
              <w:t>http://</w:t>
            </w:r>
            <w:r w:rsidR="00D70505" w:rsidRPr="00D70505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="00D70505" w:rsidRPr="00D70505">
              <w:t>/install/utf8_pack/node_modules.tar.gz</w:t>
            </w:r>
          </w:p>
          <w:p w14:paraId="118B0D49" w14:textId="77777777" w:rsidR="004B4D08" w:rsidRDefault="00D70505" w:rsidP="00AA05B3">
            <w:r w:rsidRPr="003F70E2">
              <w:t xml:space="preserve">wget </w:t>
            </w:r>
            <w:r w:rsidR="004B4D08" w:rsidRPr="004B4D08">
              <w:t>http://</w:t>
            </w:r>
            <w:r w:rsidR="004B4D08" w:rsidRPr="004B4D08">
              <w:rPr>
                <w:rFonts w:asciiTheme="majorHAnsi" w:eastAsiaTheme="majorHAnsi" w:hAnsiTheme="majorHAnsi" w:hint="eastAsia"/>
                <w:szCs w:val="20"/>
              </w:rPr>
              <w:t>MONIT_SERVER</w:t>
            </w:r>
            <w:r w:rsidR="004B4D08" w:rsidRPr="004B4D08">
              <w:t>/install/utf8_pack/sipsak-0.9.6-1.tar.gz</w:t>
            </w:r>
          </w:p>
          <w:p w14:paraId="1E896F35" w14:textId="77777777" w:rsidR="004B4D08" w:rsidRDefault="004B4D08" w:rsidP="00AA05B3">
            <w:r w:rsidRPr="003F70E2">
              <w:t xml:space="preserve">wget </w:t>
            </w:r>
            <w:hyperlink r:id="rId11" w:history="1">
              <w:r w:rsidR="009763CE" w:rsidRPr="00B01B89">
                <w:rPr>
                  <w:rStyle w:val="a8"/>
                </w:rPr>
                <w:t>http://</w:t>
              </w:r>
              <w:r w:rsidR="009763CE" w:rsidRPr="00B01B89">
                <w:rPr>
                  <w:rStyle w:val="a8"/>
                  <w:rFonts w:asciiTheme="majorHAnsi" w:eastAsiaTheme="majorHAnsi" w:hAnsiTheme="majorHAnsi" w:hint="eastAsia"/>
                  <w:szCs w:val="20"/>
                </w:rPr>
                <w:t>MONIT_SERVER</w:t>
              </w:r>
              <w:r w:rsidR="009763CE" w:rsidRPr="00B01B89">
                <w:rPr>
                  <w:rStyle w:val="a8"/>
                </w:rPr>
                <w:t>/install/utf8_pack/apache_htdocs.tar.gz</w:t>
              </w:r>
            </w:hyperlink>
          </w:p>
          <w:p w14:paraId="197BF4E3" w14:textId="77777777" w:rsidR="00BA6EE5" w:rsidRDefault="009763CE" w:rsidP="00AA05B3">
            <w:r w:rsidRPr="009763CE">
              <w:t xml:space="preserve">wget </w:t>
            </w:r>
            <w:hyperlink r:id="rId12" w:history="1">
              <w:r w:rsidR="00BA6EE5" w:rsidRPr="008A537D">
                <w:rPr>
                  <w:rStyle w:val="a8"/>
                </w:rPr>
                <w:t>http://MONIT_SERVER/install/utf8_pack/p7zip_9.38.1_src_all.tar.bz2</w:t>
              </w:r>
            </w:hyperlink>
            <w:r w:rsidR="00BA6EE5" w:rsidRPr="00BA6EE5">
              <w:rPr>
                <w:rFonts w:hint="eastAsia"/>
              </w:rPr>
              <w:t xml:space="preserve"> </w:t>
            </w:r>
          </w:p>
          <w:p w14:paraId="436E5785" w14:textId="77777777" w:rsidR="00376E4B" w:rsidRPr="00BA6EE5" w:rsidRDefault="00376E4B" w:rsidP="00AA05B3">
            <w:r>
              <w:rPr>
                <w:rFonts w:hint="eastAsia"/>
              </w:rPr>
              <w:t>wget http://MONIT_SERVER/install/utf8_pack/</w:t>
            </w:r>
            <w:r w:rsidRPr="00376E4B">
              <w:t>eicn_centos7</w:t>
            </w:r>
          </w:p>
        </w:tc>
      </w:tr>
    </w:tbl>
    <w:p w14:paraId="24F0428D" w14:textId="5A56E5FF" w:rsidR="00E25BA8" w:rsidRDefault="00E25BA8" w:rsidP="00BB4A32"/>
    <w:p w14:paraId="3035D37F" w14:textId="77777777" w:rsidR="005B40E8" w:rsidRPr="00DC1EA4" w:rsidRDefault="005B40E8" w:rsidP="005B40E8">
      <w:pPr>
        <w:rPr>
          <w:lang w:val="fr-FR"/>
        </w:rPr>
      </w:pPr>
      <w:r w:rsidRPr="00DC1EA4">
        <w:rPr>
          <w:lang w:val="fr-FR"/>
        </w:rPr>
        <w:t xml:space="preserve">[root@localhost local]# </w:t>
      </w:r>
      <w:r w:rsidRPr="00A90F6A">
        <w:rPr>
          <w:color w:val="548DD4" w:themeColor="text2" w:themeTint="99"/>
          <w:lang w:val="fr-FR"/>
        </w:rPr>
        <w:t>cd ~</w:t>
      </w:r>
    </w:p>
    <w:p w14:paraId="1BFF726D" w14:textId="77777777" w:rsidR="005B40E8" w:rsidRDefault="005B40E8" w:rsidP="005B40E8">
      <w:r w:rsidRPr="00DC1EA4">
        <w:rPr>
          <w:lang w:val="fr-FR"/>
        </w:rPr>
        <w:t xml:space="preserve">[root@localhost ~]# </w:t>
      </w:r>
      <w:r w:rsidRPr="00481AFF">
        <w:rPr>
          <w:color w:val="548DD4" w:themeColor="text2" w:themeTint="99"/>
          <w:lang w:val="fr-FR"/>
        </w:rPr>
        <w:t>vi .bashrc</w:t>
      </w:r>
    </w:p>
    <w:p w14:paraId="31D5776C" w14:textId="77777777" w:rsidR="005B40E8" w:rsidRDefault="005B40E8" w:rsidP="005B40E8">
      <w:r>
        <w:t>#</w:t>
      </w:r>
      <w:r>
        <w:rPr>
          <w:rFonts w:hint="eastAsia"/>
        </w:rPr>
        <w:t>아래 추가 (기능: 경로 단축 명령어)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40E8" w14:paraId="01D72A06" w14:textId="77777777" w:rsidTr="00327228">
        <w:tc>
          <w:tcPr>
            <w:tcW w:w="10456" w:type="dxa"/>
          </w:tcPr>
          <w:p w14:paraId="65532A12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ins='cd /usr/local/src/'</w:t>
            </w:r>
          </w:p>
          <w:p w14:paraId="4281EB73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apa='cd /usr/local/apache/htdocs/'</w:t>
            </w:r>
          </w:p>
          <w:p w14:paraId="0D327EBC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jsp='cd /usr/local/tomcat/webapps/ipcc/'</w:t>
            </w:r>
          </w:p>
          <w:p w14:paraId="6534B19C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tom='cd /usr/local/tomcat/bin/'</w:t>
            </w:r>
          </w:p>
          <w:p w14:paraId="318E9A2B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src='cd /home/ippbxmng/src/ippbx/'</w:t>
            </w:r>
          </w:p>
          <w:p w14:paraId="46BD3E0F" w14:textId="77777777" w:rsidR="00024314" w:rsidRDefault="00024314" w:rsidP="00024314">
            <w:pPr>
              <w:rPr>
                <w:color w:val="FF0000"/>
                <w:lang w:val="fr-FR"/>
              </w:rPr>
            </w:pPr>
          </w:p>
          <w:p w14:paraId="6502A881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mc='cd /usr/local/tomcat/webapps/ipcc/multichannel/'</w:t>
            </w:r>
          </w:p>
          <w:p w14:paraId="32073BA6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mm='cd /usr/local/tomcat/webapps/ipcc/multichannel/main/'</w:t>
            </w:r>
          </w:p>
          <w:p w14:paraId="5A882087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mp='cd /usr/local/tomcat/webapps/ipcc/multichannel/phone/'</w:t>
            </w:r>
          </w:p>
          <w:p w14:paraId="3354B0FD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mt='cd /usr/local/tomcat/webapps/ipcc/multichannel/talk/'</w:t>
            </w:r>
          </w:p>
          <w:p w14:paraId="53169A7F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me='cd /usr/local/tomcat/webapps/ipcc/multichannel/email/'</w:t>
            </w:r>
          </w:p>
          <w:p w14:paraId="2531EA02" w14:textId="77777777" w:rsidR="00024314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chatt='cd /usr/local/tomcat/webapps/ipcc/multichannel/chatting/'</w:t>
            </w:r>
          </w:p>
          <w:p w14:paraId="06EB0979" w14:textId="77777777" w:rsidR="004A3BBD" w:rsidRPr="00EA22FF" w:rsidRDefault="00024314" w:rsidP="00024314">
            <w:pPr>
              <w:rPr>
                <w:color w:val="FF0000"/>
                <w:lang w:val="fr-FR"/>
              </w:rPr>
            </w:pPr>
            <w:r>
              <w:rPr>
                <w:rFonts w:hint="eastAsia"/>
                <w:color w:val="FF0000"/>
                <w:lang w:val="fr-FR"/>
              </w:rPr>
              <w:t>alias mcjsp='cd /usr/local/tomcat/webapps/ipcc/mc_master/'</w:t>
            </w:r>
          </w:p>
        </w:tc>
      </w:tr>
    </w:tbl>
    <w:p w14:paraId="3673CB19" w14:textId="77777777" w:rsidR="00E25BA8" w:rsidRDefault="00E25BA8" w:rsidP="00E25BA8">
      <w:pPr>
        <w:jc w:val="right"/>
      </w:pPr>
      <w:r>
        <w:rPr>
          <w:rFonts w:hint="eastAsia"/>
          <w:b/>
          <w:u w:val="single"/>
        </w:rPr>
        <w:lastRenderedPageBreak/>
        <w:t>&lt; D</w:t>
      </w:r>
      <w:r>
        <w:rPr>
          <w:b/>
          <w:u w:val="single"/>
        </w:rPr>
        <w:t xml:space="preserve">BMS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 xml:space="preserve">– </w:t>
      </w:r>
      <w:r w:rsidR="00B909F2">
        <w:rPr>
          <w:b/>
          <w:u w:val="single"/>
        </w:rPr>
        <w:t>WEB | PBX | RECORD</w:t>
      </w:r>
      <w:r>
        <w:rPr>
          <w:rFonts w:hint="eastAsia"/>
          <w:b/>
          <w:u w:val="single"/>
        </w:rPr>
        <w:t xml:space="preserve"> &gt;</w:t>
      </w:r>
    </w:p>
    <w:p w14:paraId="13434A4A" w14:textId="77777777" w:rsidR="00173F46" w:rsidRDefault="00173F46" w:rsidP="00BB4A32">
      <w:pPr>
        <w:rPr>
          <w:b/>
        </w:rPr>
      </w:pPr>
      <w:r w:rsidRPr="0010502D">
        <w:rPr>
          <w:b/>
        </w:rPr>
        <w:t>* DB</w:t>
      </w:r>
      <w:r w:rsidRPr="0010502D">
        <w:rPr>
          <w:rFonts w:hint="eastAsia"/>
          <w:b/>
        </w:rPr>
        <w:t>설치</w:t>
      </w:r>
      <w:r w:rsidR="00EA4490">
        <w:rPr>
          <w:rFonts w:hint="eastAsia"/>
          <w:b/>
        </w:rPr>
        <w:t>&lt;</w:t>
      </w:r>
      <w:r w:rsidR="004C6C3E">
        <w:rPr>
          <w:b/>
        </w:rPr>
        <w:t>MariaDB</w:t>
      </w:r>
      <w:r w:rsidR="00EA4490">
        <w:rPr>
          <w:rFonts w:hint="eastAsia"/>
          <w:b/>
        </w:rPr>
        <w:t>&gt;</w:t>
      </w:r>
      <w:r w:rsidRPr="0010502D">
        <w:rPr>
          <w:b/>
        </w:rPr>
        <w:t xml:space="preserve"> *</w:t>
      </w:r>
    </w:p>
    <w:p w14:paraId="48C7BD71" w14:textId="6582139F" w:rsidR="00664F13" w:rsidRPr="00EA4490" w:rsidRDefault="00664F13" w:rsidP="00BB4A32">
      <w:r w:rsidRPr="00DC1EA4">
        <w:rPr>
          <w:lang w:val="fr-FR"/>
        </w:rPr>
        <w:t>[root@localhost ~]#</w:t>
      </w:r>
      <w:r w:rsidR="009939A2">
        <w:rPr>
          <w:lang w:val="fr-FR"/>
        </w:rPr>
        <w:t xml:space="preserve"> </w:t>
      </w:r>
      <w:r w:rsidRPr="00664F13">
        <w:rPr>
          <w:rFonts w:hint="eastAsia"/>
          <w:color w:val="548DD4" w:themeColor="text2" w:themeTint="99"/>
          <w:lang w:val="fr-FR"/>
        </w:rPr>
        <w:t xml:space="preserve">cd </w:t>
      </w:r>
      <w:r w:rsidRPr="00664F13">
        <w:rPr>
          <w:color w:val="548DD4" w:themeColor="text2" w:themeTint="99"/>
          <w:lang w:val="fr-FR"/>
        </w:rPr>
        <w:t>/usr/local/src</w:t>
      </w:r>
    </w:p>
    <w:p w14:paraId="1785B8F3" w14:textId="77777777" w:rsidR="00F061BA" w:rsidRPr="002B7214" w:rsidRDefault="00F061BA" w:rsidP="00F061BA">
      <w:pPr>
        <w:rPr>
          <w:color w:val="0070C0"/>
        </w:rPr>
      </w:pPr>
      <w:r>
        <w:t>[root@</w:t>
      </w:r>
      <w:r w:rsidR="00F6356E">
        <w:t>shbingtest</w:t>
      </w:r>
      <w:r>
        <w:t xml:space="preserve"> </w:t>
      </w:r>
      <w:r>
        <w:rPr>
          <w:rFonts w:hint="eastAsia"/>
        </w:rPr>
        <w:t>src</w:t>
      </w:r>
      <w:r>
        <w:t xml:space="preserve">]# </w:t>
      </w:r>
      <w:r w:rsidR="003012ED">
        <w:rPr>
          <w:rFonts w:hint="eastAsia"/>
          <w:color w:val="548DD4" w:themeColor="text2" w:themeTint="99"/>
          <w:lang w:val="fr-FR"/>
        </w:rPr>
        <w:t xml:space="preserve">tar xvfz </w:t>
      </w:r>
      <w:r w:rsidR="003012ED" w:rsidRPr="003012ED">
        <w:rPr>
          <w:color w:val="548DD4" w:themeColor="text2" w:themeTint="99"/>
          <w:lang w:val="fr-FR"/>
        </w:rPr>
        <w:t>mariadb-10.3.18-linux-x86_64.tar.gz</w:t>
      </w:r>
    </w:p>
    <w:p w14:paraId="0015015F" w14:textId="77777777" w:rsidR="00F061BA" w:rsidRPr="00F6356E" w:rsidRDefault="00F061BA" w:rsidP="00F061BA">
      <w:pPr>
        <w:rPr>
          <w:color w:val="548DD4" w:themeColor="text2" w:themeTint="99"/>
        </w:rPr>
      </w:pPr>
      <w:r>
        <w:t>[root@</w:t>
      </w:r>
      <w:r w:rsidR="00F6356E">
        <w:t>shbingtest</w:t>
      </w:r>
      <w:r>
        <w:t xml:space="preserve"> </w:t>
      </w:r>
      <w:r>
        <w:rPr>
          <w:rFonts w:hint="eastAsia"/>
        </w:rPr>
        <w:t>src</w:t>
      </w:r>
      <w:r>
        <w:t xml:space="preserve">]# </w:t>
      </w:r>
      <w:r w:rsidR="00F6356E" w:rsidRPr="00F6356E">
        <w:rPr>
          <w:rFonts w:ascii="Calibri" w:hAnsi="Calibri" w:cs="Calibri" w:hint="eastAsia"/>
          <w:color w:val="548DD4" w:themeColor="text2" w:themeTint="99"/>
          <w:sz w:val="22"/>
        </w:rPr>
        <w:t xml:space="preserve">mv </w:t>
      </w:r>
      <w:r w:rsidR="003012ED" w:rsidRPr="003012ED">
        <w:rPr>
          <w:rFonts w:ascii="Calibri" w:hAnsi="Calibri" w:cs="Calibri"/>
          <w:color w:val="548DD4" w:themeColor="text2" w:themeTint="99"/>
          <w:sz w:val="22"/>
        </w:rPr>
        <w:t>mar</w:t>
      </w:r>
      <w:r w:rsidR="003012ED">
        <w:rPr>
          <w:rFonts w:ascii="Calibri" w:hAnsi="Calibri" w:cs="Calibri"/>
          <w:color w:val="548DD4" w:themeColor="text2" w:themeTint="99"/>
          <w:sz w:val="22"/>
        </w:rPr>
        <w:t>iadb-10.3.18-linux-x86_64</w:t>
      </w:r>
      <w:r w:rsidR="003012ED" w:rsidRPr="003012ED">
        <w:rPr>
          <w:rFonts w:ascii="Calibri" w:hAnsi="Calibri" w:cs="Calibri" w:hint="eastAsia"/>
          <w:color w:val="548DD4" w:themeColor="text2" w:themeTint="99"/>
          <w:sz w:val="22"/>
        </w:rPr>
        <w:t xml:space="preserve"> </w:t>
      </w:r>
      <w:r w:rsidR="00F6356E" w:rsidRPr="00F6356E">
        <w:rPr>
          <w:rFonts w:ascii="Calibri" w:hAnsi="Calibri" w:cs="Calibri" w:hint="eastAsia"/>
          <w:color w:val="548DD4" w:themeColor="text2" w:themeTint="99"/>
          <w:sz w:val="22"/>
        </w:rPr>
        <w:t>/usr/local/</w:t>
      </w:r>
    </w:p>
    <w:p w14:paraId="40E24ABD" w14:textId="77777777" w:rsidR="00B75036" w:rsidRDefault="00F061BA" w:rsidP="00F061BA">
      <w:pPr>
        <w:rPr>
          <w:color w:val="548DD4" w:themeColor="text2" w:themeTint="99"/>
          <w:lang w:val="fr-FR"/>
        </w:rPr>
      </w:pPr>
      <w:r>
        <w:t>[root@</w:t>
      </w:r>
      <w:r w:rsidR="00F6356E">
        <w:t>shbingtest</w:t>
      </w:r>
      <w:r w:rsidR="00DB5B41">
        <w:t xml:space="preserve"> src</w:t>
      </w:r>
      <w:r w:rsidR="00B75036">
        <w:rPr>
          <w:rFonts w:hint="eastAsia"/>
        </w:rPr>
        <w:t xml:space="preserve">]# </w:t>
      </w:r>
      <w:r w:rsidR="00DB5B41">
        <w:rPr>
          <w:color w:val="548DD4" w:themeColor="text2" w:themeTint="99"/>
          <w:lang w:val="fr-FR"/>
        </w:rPr>
        <w:t>cd /usr/local</w:t>
      </w:r>
    </w:p>
    <w:p w14:paraId="445A1B77" w14:textId="77777777" w:rsidR="00DB5B41" w:rsidRDefault="00DB5B41" w:rsidP="00DB5B41">
      <w:pPr>
        <w:rPr>
          <w:rFonts w:ascii="Calibri" w:hAnsi="Calibri" w:cs="Calibri"/>
          <w:color w:val="548DD4" w:themeColor="text2" w:themeTint="99"/>
          <w:sz w:val="22"/>
        </w:rPr>
      </w:pPr>
      <w:r>
        <w:t>[root@shbingtest local</w:t>
      </w:r>
      <w:r>
        <w:rPr>
          <w:rFonts w:hint="eastAsia"/>
        </w:rPr>
        <w:t xml:space="preserve">]# </w:t>
      </w:r>
      <w:r w:rsidRPr="00DB5B41">
        <w:rPr>
          <w:rFonts w:ascii="Calibri" w:hAnsi="Calibri" w:cs="Calibri"/>
          <w:color w:val="548DD4" w:themeColor="text2" w:themeTint="99"/>
          <w:sz w:val="22"/>
        </w:rPr>
        <w:t xml:space="preserve">mv </w:t>
      </w:r>
      <w:r w:rsidR="003012ED" w:rsidRPr="003012ED">
        <w:rPr>
          <w:rFonts w:ascii="Calibri" w:hAnsi="Calibri" w:cs="Calibri"/>
          <w:color w:val="548DD4" w:themeColor="text2" w:themeTint="99"/>
          <w:sz w:val="22"/>
        </w:rPr>
        <w:t>mar</w:t>
      </w:r>
      <w:r w:rsidR="003012ED">
        <w:rPr>
          <w:rFonts w:ascii="Calibri" w:hAnsi="Calibri" w:cs="Calibri"/>
          <w:color w:val="548DD4" w:themeColor="text2" w:themeTint="99"/>
          <w:sz w:val="22"/>
        </w:rPr>
        <w:t>iadb-10.3.18-linux-x86_64</w:t>
      </w:r>
      <w:r w:rsidR="00AE7B9B">
        <w:rPr>
          <w:rFonts w:ascii="Calibri" w:hAnsi="Calibri" w:cs="Calibri"/>
          <w:color w:val="548DD4" w:themeColor="text2" w:themeTint="99"/>
          <w:sz w:val="22"/>
        </w:rPr>
        <w:t xml:space="preserve">/ </w:t>
      </w:r>
      <w:r w:rsidRPr="00DB5B41">
        <w:rPr>
          <w:rFonts w:ascii="Calibri" w:hAnsi="Calibri" w:cs="Calibri"/>
          <w:color w:val="548DD4" w:themeColor="text2" w:themeTint="99"/>
          <w:sz w:val="22"/>
        </w:rPr>
        <w:t>mysql</w:t>
      </w:r>
    </w:p>
    <w:p w14:paraId="4FDC6D6F" w14:textId="77777777" w:rsidR="006C5B7C" w:rsidRPr="003012ED" w:rsidRDefault="006C5B7C" w:rsidP="00DB5B41">
      <w:pPr>
        <w:rPr>
          <w:rFonts w:ascii="Calibri" w:hAnsi="Calibri" w:cs="Calibri"/>
          <w:color w:val="548DD4" w:themeColor="text2" w:themeTint="99"/>
          <w:sz w:val="22"/>
        </w:rPr>
      </w:pPr>
    </w:p>
    <w:p w14:paraId="565F26EC" w14:textId="77777777" w:rsidR="006C5B7C" w:rsidRPr="006C5B7C" w:rsidRDefault="006C5B7C" w:rsidP="00DB5B41">
      <w:r w:rsidRPr="006C5B7C">
        <w:rPr>
          <w:rFonts w:hint="eastAsia"/>
        </w:rPr>
        <w:t>#</w:t>
      </w:r>
      <w:r w:rsidRPr="006C5B7C">
        <w:t xml:space="preserve"> CentOS7</w:t>
      </w:r>
      <w:r w:rsidRPr="006C5B7C">
        <w:rPr>
          <w:rFonts w:hint="eastAsia"/>
        </w:rPr>
        <w:t>의 경우 m</w:t>
      </w:r>
      <w:r w:rsidRPr="006C5B7C">
        <w:t xml:space="preserve">ysql </w:t>
      </w:r>
      <w:r w:rsidRPr="006C5B7C">
        <w:rPr>
          <w:rFonts w:hint="eastAsia"/>
        </w:rPr>
        <w:t>계정이 생성되어 있어야 한다고 합니다.</w:t>
      </w:r>
    </w:p>
    <w:p w14:paraId="1B64FF48" w14:textId="77777777" w:rsidR="006C5B7C" w:rsidRDefault="006C5B7C" w:rsidP="00DB5B41"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6C5B7C">
        <w:rPr>
          <w:color w:val="548DD4" w:themeColor="text2" w:themeTint="99"/>
        </w:rPr>
        <w:t>adduser mysql</w:t>
      </w:r>
    </w:p>
    <w:p w14:paraId="0CA234F1" w14:textId="77777777" w:rsidR="006C5B7C" w:rsidRDefault="006C5B7C" w:rsidP="00DB5B41">
      <w:pPr>
        <w:rPr>
          <w:color w:val="548DD4" w:themeColor="text2" w:themeTint="99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6C5B7C">
        <w:rPr>
          <w:color w:val="548DD4" w:themeColor="text2" w:themeTint="99"/>
        </w:rPr>
        <w:t>cat /etc/passwd | grep mysql</w:t>
      </w:r>
    </w:p>
    <w:p w14:paraId="45D5B57A" w14:textId="77777777" w:rsidR="006C5B7C" w:rsidRDefault="006C5B7C" w:rsidP="00DB5B41">
      <w:pPr>
        <w:rPr>
          <w:color w:val="548DD4" w:themeColor="text2" w:themeTint="99"/>
        </w:rPr>
      </w:pPr>
    </w:p>
    <w:p w14:paraId="329FDE71" w14:textId="77777777" w:rsidR="006C5B7C" w:rsidRDefault="006C5B7C" w:rsidP="00DB5B41">
      <w:r w:rsidRPr="006C5B7C">
        <w:rPr>
          <w:rFonts w:hint="eastAsia"/>
        </w:rPr>
        <w:t>#</w:t>
      </w:r>
      <w:r w:rsidRPr="006C5B7C">
        <w:t xml:space="preserve"> mysql </w:t>
      </w:r>
      <w:r w:rsidRPr="006C5B7C">
        <w:rPr>
          <w:rFonts w:hint="eastAsia"/>
        </w:rPr>
        <w:t>디렉토리 소유자 및 그룹사용자 변경</w:t>
      </w:r>
    </w:p>
    <w:p w14:paraId="3A2555B7" w14:textId="77777777" w:rsidR="006C5B7C" w:rsidRPr="006C5B7C" w:rsidRDefault="006C5B7C" w:rsidP="00DB5B41">
      <w:pPr>
        <w:rPr>
          <w:b/>
          <w:bCs/>
          <w:color w:val="FF0000"/>
        </w:rPr>
      </w:pPr>
      <w:r w:rsidRPr="006C5B7C">
        <w:rPr>
          <w:rFonts w:hint="eastAsia"/>
          <w:b/>
          <w:bCs/>
          <w:color w:val="FF0000"/>
        </w:rPr>
        <w:t>(</w:t>
      </w:r>
      <w:r w:rsidRPr="006C5B7C">
        <w:rPr>
          <w:b/>
          <w:bCs/>
          <w:color w:val="FF0000"/>
        </w:rPr>
        <w:t>/</w:t>
      </w:r>
      <w:r w:rsidRPr="006C5B7C">
        <w:rPr>
          <w:rFonts w:hint="eastAsia"/>
          <w:b/>
          <w:bCs/>
          <w:color w:val="FF0000"/>
        </w:rPr>
        <w:t>u</w:t>
      </w:r>
      <w:r w:rsidRPr="006C5B7C">
        <w:rPr>
          <w:b/>
          <w:bCs/>
          <w:color w:val="FF0000"/>
        </w:rPr>
        <w:t xml:space="preserve">sr/local </w:t>
      </w:r>
      <w:r w:rsidRPr="006C5B7C">
        <w:rPr>
          <w:rFonts w:hint="eastAsia"/>
          <w:b/>
          <w:bCs/>
          <w:color w:val="FF0000"/>
        </w:rPr>
        <w:t>경로에서 명령어 입력</w:t>
      </w:r>
      <w:r w:rsidRPr="006C5B7C">
        <w:rPr>
          <w:b/>
          <w:bCs/>
          <w:color w:val="FF0000"/>
        </w:rPr>
        <w:t>)</w:t>
      </w:r>
    </w:p>
    <w:p w14:paraId="45561DF4" w14:textId="77777777" w:rsidR="006C5B7C" w:rsidRDefault="006C5B7C" w:rsidP="00DB5B41">
      <w:pPr>
        <w:rPr>
          <w:color w:val="548DD4" w:themeColor="text2" w:themeTint="99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>
        <w:rPr>
          <w:color w:val="548DD4" w:themeColor="text2" w:themeTint="99"/>
        </w:rPr>
        <w:t>chown mysql.mysql -R mysql</w:t>
      </w:r>
    </w:p>
    <w:p w14:paraId="13C7F6A1" w14:textId="77777777" w:rsidR="00BC2A4F" w:rsidRDefault="00BC2A4F" w:rsidP="00DB5B41">
      <w:r>
        <w:t>[root@shbingtest local</w:t>
      </w:r>
      <w:r>
        <w:rPr>
          <w:rFonts w:hint="eastAsia"/>
        </w:rPr>
        <w:t>]#</w:t>
      </w:r>
      <w:r w:rsidRPr="00BC2A4F">
        <w:rPr>
          <w:color w:val="548DD4" w:themeColor="text2" w:themeTint="99"/>
          <w:lang w:val="fr-FR"/>
        </w:rPr>
        <w:t xml:space="preserve"> </w:t>
      </w:r>
      <w:r>
        <w:rPr>
          <w:color w:val="548DD4" w:themeColor="text2" w:themeTint="99"/>
          <w:lang w:val="fr-FR"/>
        </w:rPr>
        <w:t>cp /usr/local/</w:t>
      </w:r>
      <w:r>
        <w:rPr>
          <w:rFonts w:hint="eastAsia"/>
          <w:color w:val="548DD4" w:themeColor="text2" w:themeTint="99"/>
          <w:lang w:val="fr-FR"/>
        </w:rPr>
        <w:t>src/my</w:t>
      </w:r>
      <w:r w:rsidRPr="005067AB">
        <w:rPr>
          <w:color w:val="548DD4" w:themeColor="text2" w:themeTint="99"/>
          <w:lang w:val="fr-FR"/>
        </w:rPr>
        <w:t>.cnf /etc/my.cnf</w:t>
      </w:r>
    </w:p>
    <w:p w14:paraId="794D41EC" w14:textId="77777777" w:rsidR="00952CCB" w:rsidRDefault="00952CCB" w:rsidP="00DB5B41">
      <w:pPr>
        <w:rPr>
          <w:color w:val="548DD4" w:themeColor="text2" w:themeTint="99"/>
        </w:rPr>
      </w:pPr>
    </w:p>
    <w:p w14:paraId="23E6E6DC" w14:textId="77777777" w:rsidR="00586A97" w:rsidRPr="00586A97" w:rsidRDefault="00586A97" w:rsidP="00DB5B41">
      <w:r w:rsidRPr="00586A97">
        <w:rPr>
          <w:rFonts w:hint="eastAsia"/>
        </w:rPr>
        <w:t>#</w:t>
      </w:r>
      <w:r>
        <w:t xml:space="preserve"> mysql.server </w:t>
      </w:r>
      <w:r>
        <w:rPr>
          <w:rFonts w:hint="eastAsia"/>
        </w:rPr>
        <w:t>파일 복사/덮어쓰기 및 각 실행 관련 파일 소유자 및 그룹사용자 변경</w:t>
      </w:r>
      <w:r>
        <w:t xml:space="preserve">, </w:t>
      </w:r>
      <w:r>
        <w:rPr>
          <w:rFonts w:hint="eastAsia"/>
        </w:rPr>
        <w:t>실행 파일 권한 설정</w:t>
      </w:r>
    </w:p>
    <w:p w14:paraId="6C333D97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cp /usr/local/mysql/support-files/mysql.server /etc/init.d/mysqld</w:t>
      </w:r>
    </w:p>
    <w:p w14:paraId="04CEC87D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chown mysql.mysql /etc/init.d/mysqld</w:t>
      </w:r>
    </w:p>
    <w:p w14:paraId="0BEE15FE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chown mysql.mysql /etc</w:t>
      </w:r>
      <w:r w:rsidRPr="00586A97">
        <w:rPr>
          <w:rFonts w:ascii="Calibri" w:eastAsia="굴림" w:hAnsi="Calibri" w:cs="Calibri" w:hint="eastAsia"/>
          <w:color w:val="548DD4" w:themeColor="text2" w:themeTint="99"/>
          <w:kern w:val="0"/>
          <w:sz w:val="22"/>
        </w:rPr>
        <w:t>/my.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cnf</w:t>
      </w:r>
    </w:p>
    <w:p w14:paraId="47CE55B0" w14:textId="77777777" w:rsidR="00DB1961" w:rsidRDefault="00586A97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chmod 750 /etc/init.d/mysqld</w:t>
      </w:r>
    </w:p>
    <w:p w14:paraId="51BA256A" w14:textId="77777777" w:rsid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6D3A4399" w14:textId="77777777" w:rsidR="00DA5FB2" w:rsidRDefault="00DA5FB2" w:rsidP="00DB1961">
      <w:pPr>
        <w:widowControl/>
        <w:wordWrap/>
        <w:autoSpaceDE/>
        <w:autoSpaceDN/>
        <w:jc w:val="left"/>
      </w:pPr>
    </w:p>
    <w:p w14:paraId="6F403A97" w14:textId="77777777" w:rsidR="00DB1961" w:rsidRDefault="00BC2A4F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DB1961">
        <w:rPr>
          <w:rFonts w:ascii="Calibri" w:eastAsia="굴림" w:hAnsi="Calibri" w:cs="Calibri"/>
          <w:kern w:val="0"/>
          <w:sz w:val="22"/>
        </w:rPr>
        <w:t>vi /etc/my.</w:t>
      </w:r>
      <w:r w:rsidR="00DB1961">
        <w:rPr>
          <w:rFonts w:ascii="Calibri" w:eastAsia="굴림" w:hAnsi="Calibri" w:cs="Calibri" w:hint="eastAsia"/>
          <w:kern w:val="0"/>
          <w:sz w:val="22"/>
        </w:rPr>
        <w:t>c</w:t>
      </w:r>
      <w:r w:rsidR="00DB1961">
        <w:rPr>
          <w:rFonts w:ascii="Calibri" w:eastAsia="굴림" w:hAnsi="Calibri" w:cs="Calibri"/>
          <w:kern w:val="0"/>
          <w:sz w:val="22"/>
        </w:rPr>
        <w:t xml:space="preserve">nf </w:t>
      </w:r>
      <w:r>
        <w:rPr>
          <w:rFonts w:ascii="Calibri" w:eastAsia="굴림" w:hAnsi="Calibri" w:cs="Calibri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 xml:space="preserve">- </w:t>
      </w:r>
      <w:r w:rsidRPr="00DA5FB2">
        <w:rPr>
          <w:rFonts w:ascii="Calibri" w:eastAsia="굴림" w:hAnsi="Calibri" w:cs="Calibri"/>
          <w:b/>
          <w:kern w:val="0"/>
          <w:sz w:val="22"/>
        </w:rPr>
        <w:t>(</w:t>
      </w:r>
      <w:r w:rsidRPr="00DA5FB2">
        <w:rPr>
          <w:rFonts w:ascii="Calibri" w:eastAsia="굴림" w:hAnsi="Calibri" w:cs="Calibri" w:hint="eastAsia"/>
          <w:b/>
          <w:kern w:val="0"/>
          <w:sz w:val="22"/>
        </w:rPr>
        <w:t>확인</w:t>
      </w:r>
      <w:r w:rsidRPr="00DA5FB2">
        <w:rPr>
          <w:rFonts w:ascii="Calibri" w:eastAsia="굴림" w:hAnsi="Calibri" w:cs="Calibri"/>
          <w:b/>
          <w:kern w:val="0"/>
          <w:sz w:val="22"/>
        </w:rPr>
        <w:t>)</w:t>
      </w:r>
    </w:p>
    <w:p w14:paraId="0E14B65C" w14:textId="77777777" w:rsidR="00710994" w:rsidRDefault="00710994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4BA49281" w14:textId="77777777" w:rsid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rPr>
          <w:rFonts w:ascii="Calibri" w:eastAsia="굴림" w:hAnsi="Calibri" w:cs="Calibri" w:hint="eastAsia"/>
          <w:kern w:val="0"/>
          <w:sz w:val="22"/>
        </w:rPr>
        <w:t>[m</w:t>
      </w:r>
      <w:r>
        <w:rPr>
          <w:rFonts w:ascii="Calibri" w:eastAsia="굴림" w:hAnsi="Calibri" w:cs="Calibri"/>
          <w:kern w:val="0"/>
          <w:sz w:val="22"/>
        </w:rPr>
        <w:t>ysqld]</w:t>
      </w:r>
    </w:p>
    <w:p w14:paraId="039549B7" w14:textId="77777777" w:rsidR="00710994" w:rsidRDefault="00710994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rPr>
          <w:rFonts w:ascii="Calibri" w:eastAsia="굴림" w:hAnsi="Calibri" w:cs="Calibri"/>
          <w:kern w:val="0"/>
          <w:sz w:val="22"/>
        </w:rPr>
        <w:t>datadir=</w:t>
      </w:r>
      <w:r w:rsidRPr="00710994">
        <w:rPr>
          <w:rFonts w:ascii="Calibri" w:eastAsia="굴림" w:hAnsi="Calibri" w:cs="Calibri"/>
          <w:color w:val="FF0000"/>
          <w:kern w:val="0"/>
          <w:sz w:val="22"/>
        </w:rPr>
        <w:t>/usr/local/mysql/data</w:t>
      </w:r>
    </w:p>
    <w:p w14:paraId="1139A5B5" w14:textId="77777777" w:rsidR="00710994" w:rsidRDefault="00710994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6B96DB61" w14:textId="77777777" w:rsidR="00710994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rPr>
          <w:rFonts w:ascii="Calibri" w:eastAsia="굴림" w:hAnsi="Calibri" w:cs="Calibri" w:hint="eastAsia"/>
          <w:kern w:val="0"/>
          <w:sz w:val="22"/>
        </w:rPr>
        <w:t>밑에</w:t>
      </w:r>
      <w:r>
        <w:rPr>
          <w:rFonts w:ascii="Calibri" w:eastAsia="굴림" w:hAnsi="Calibri" w:cs="Calibri" w:hint="eastAsia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>아래의</w:t>
      </w:r>
      <w:r>
        <w:rPr>
          <w:rFonts w:ascii="Calibri" w:eastAsia="굴림" w:hAnsi="Calibri" w:cs="Calibri" w:hint="eastAsia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>부분</w:t>
      </w:r>
      <w:r>
        <w:rPr>
          <w:rFonts w:ascii="Calibri" w:eastAsia="굴림" w:hAnsi="Calibri" w:cs="Calibri" w:hint="eastAsia"/>
          <w:kern w:val="0"/>
          <w:sz w:val="22"/>
        </w:rPr>
        <w:t xml:space="preserve"> </w:t>
      </w:r>
      <w:r>
        <w:rPr>
          <w:rFonts w:ascii="Calibri" w:eastAsia="굴림" w:hAnsi="Calibri" w:cs="Calibri" w:hint="eastAsia"/>
          <w:kern w:val="0"/>
          <w:sz w:val="22"/>
        </w:rPr>
        <w:t>추가</w:t>
      </w:r>
    </w:p>
    <w:p w14:paraId="156B1526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init_connect=SET collation_connection = utf8_general_ci</w:t>
      </w:r>
    </w:p>
    <w:p w14:paraId="4816FE7D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init_connect=SET NAMES utf8</w:t>
      </w:r>
    </w:p>
    <w:p w14:paraId="352DD747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character-set-server = utf8</w:t>
      </w:r>
    </w:p>
    <w:p w14:paraId="3AA89EC7" w14:textId="77777777" w:rsidR="00DB1961" w:rsidRPr="00DB1961" w:rsidRDefault="00DB1961" w:rsidP="00DB1961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DB1961">
        <w:rPr>
          <w:rFonts w:ascii="Calibri" w:eastAsia="굴림" w:hAnsi="Calibri" w:cs="Calibri"/>
          <w:color w:val="FF0000"/>
          <w:kern w:val="0"/>
          <w:sz w:val="22"/>
        </w:rPr>
        <w:t>collation-server = utf8_general_ci</w:t>
      </w:r>
    </w:p>
    <w:p w14:paraId="71E005EA" w14:textId="77777777" w:rsidR="00586A97" w:rsidRDefault="00586A97" w:rsidP="00DB5B41">
      <w:pPr>
        <w:rPr>
          <w:color w:val="548DD4" w:themeColor="text2" w:themeTint="99"/>
        </w:rPr>
      </w:pPr>
    </w:p>
    <w:p w14:paraId="3A4FE91B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586A97">
        <w:rPr>
          <w:rFonts w:ascii="Calibri" w:eastAsia="굴림" w:hAnsi="Calibri" w:cs="Calibri"/>
          <w:kern w:val="0"/>
          <w:sz w:val="22"/>
        </w:rPr>
        <w:t xml:space="preserve"># mysql </w:t>
      </w:r>
      <w:r w:rsidRPr="00586A97">
        <w:rPr>
          <w:rFonts w:cs="Calibri" w:hint="eastAsia"/>
          <w:kern w:val="0"/>
          <w:sz w:val="22"/>
        </w:rPr>
        <w:t xml:space="preserve">실행 </w:t>
      </w:r>
      <w:r>
        <w:rPr>
          <w:rFonts w:cs="Calibri" w:hint="eastAsia"/>
          <w:kern w:val="0"/>
          <w:sz w:val="22"/>
        </w:rPr>
        <w:t>파일</w:t>
      </w:r>
      <w:r w:rsidRPr="00586A97">
        <w:rPr>
          <w:rFonts w:cs="Calibri" w:hint="eastAsia"/>
          <w:kern w:val="0"/>
          <w:sz w:val="22"/>
        </w:rPr>
        <w:t xml:space="preserve"> 수정</w:t>
      </w:r>
      <w:r w:rsidR="00473A08">
        <w:rPr>
          <w:rFonts w:cs="Calibri" w:hint="eastAsia"/>
          <w:kern w:val="0"/>
          <w:sz w:val="22"/>
        </w:rPr>
        <w:t xml:space="preserve"> 및 저장 </w:t>
      </w:r>
      <w:r w:rsidR="00473A08">
        <w:rPr>
          <w:rFonts w:cs="Calibri"/>
          <w:kern w:val="0"/>
          <w:sz w:val="22"/>
        </w:rPr>
        <w:t xml:space="preserve">(basedir </w:t>
      </w:r>
      <w:r w:rsidR="00473A08">
        <w:rPr>
          <w:rFonts w:cs="Calibri" w:hint="eastAsia"/>
          <w:kern w:val="0"/>
          <w:sz w:val="22"/>
        </w:rPr>
        <w:t xml:space="preserve">및 </w:t>
      </w:r>
      <w:r w:rsidR="00473A08">
        <w:rPr>
          <w:rFonts w:cs="Calibri"/>
          <w:kern w:val="0"/>
          <w:sz w:val="22"/>
        </w:rPr>
        <w:t xml:space="preserve">datadir </w:t>
      </w:r>
      <w:r w:rsidR="00473A08">
        <w:rPr>
          <w:rFonts w:cs="Calibri" w:hint="eastAsia"/>
          <w:kern w:val="0"/>
          <w:sz w:val="22"/>
        </w:rPr>
        <w:t>수정)</w:t>
      </w:r>
    </w:p>
    <w:p w14:paraId="26AE7778" w14:textId="77777777" w:rsidR="00586A97" w:rsidRPr="00C25546" w:rsidRDefault="00C25546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586A97" w:rsidRPr="00586A97">
        <w:rPr>
          <w:rFonts w:ascii="Calibri" w:eastAsia="굴림" w:hAnsi="Calibri" w:cs="Calibri"/>
          <w:color w:val="548DD4" w:themeColor="text2" w:themeTint="99"/>
          <w:kern w:val="0"/>
          <w:sz w:val="22"/>
        </w:rPr>
        <w:t>vi /etc/init.d/mysqld</w:t>
      </w:r>
    </w:p>
    <w:p w14:paraId="0E29F516" w14:textId="77777777" w:rsidR="00473A08" w:rsidRPr="003C0D03" w:rsidRDefault="00473A08" w:rsidP="00473A08">
      <w:pPr>
        <w:widowControl/>
        <w:wordWrap/>
        <w:autoSpaceDE/>
        <w:autoSpaceDN/>
        <w:jc w:val="left"/>
        <w:rPr>
          <w:rFonts w:ascii="Calibri" w:eastAsia="굴림" w:hAnsi="Calibri" w:cs="Calibri"/>
          <w:b/>
          <w:bCs/>
          <w:color w:val="FF0000"/>
          <w:kern w:val="0"/>
          <w:sz w:val="22"/>
        </w:rPr>
      </w:pP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(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아래와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 xml:space="preserve"> 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같이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 xml:space="preserve"> </w:t>
      </w:r>
      <w:r w:rsidRPr="00473A08">
        <w:rPr>
          <w:rFonts w:ascii="Calibri" w:eastAsia="굴림" w:hAnsi="Calibri" w:cs="Calibri" w:hint="eastAsia"/>
          <w:b/>
          <w:bCs/>
          <w:color w:val="FF0000"/>
          <w:kern w:val="0"/>
          <w:sz w:val="22"/>
        </w:rPr>
        <w:t>수정</w:t>
      </w:r>
      <w:r w:rsidRPr="00473A08">
        <w:rPr>
          <w:rFonts w:ascii="Calibri" w:eastAsia="굴림" w:hAnsi="Calibri" w:cs="Calibri"/>
          <w:b/>
          <w:bCs/>
          <w:color w:val="FF0000"/>
          <w:kern w:val="0"/>
          <w:sz w:val="22"/>
        </w:rPr>
        <w:t>)</w:t>
      </w:r>
    </w:p>
    <w:p w14:paraId="7AAC1332" w14:textId="77777777" w:rsidR="00473A08" w:rsidRPr="00473A08" w:rsidRDefault="00473A08" w:rsidP="00473A08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</w:rPr>
      </w:pPr>
      <w:r w:rsidRPr="00473A08">
        <w:rPr>
          <w:rFonts w:ascii="Calibri" w:eastAsia="굴림" w:hAnsi="Calibri" w:cs="Calibri"/>
          <w:kern w:val="0"/>
          <w:sz w:val="22"/>
        </w:rPr>
        <w:t>basedir=</w:t>
      </w:r>
      <w:r w:rsidRPr="00473A08">
        <w:rPr>
          <w:rFonts w:ascii="Calibri" w:eastAsia="굴림" w:hAnsi="Calibri" w:cs="Calibri"/>
          <w:color w:val="FF0000"/>
          <w:kern w:val="0"/>
          <w:sz w:val="22"/>
        </w:rPr>
        <w:t>/usr/local/mysql</w:t>
      </w:r>
    </w:p>
    <w:p w14:paraId="36696CEF" w14:textId="77777777" w:rsidR="00473A08" w:rsidRPr="00473A08" w:rsidRDefault="00473A08" w:rsidP="00473A08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473A08">
        <w:rPr>
          <w:rFonts w:ascii="Calibri" w:eastAsia="굴림" w:hAnsi="Calibri" w:cs="Calibri"/>
          <w:kern w:val="0"/>
          <w:sz w:val="22"/>
        </w:rPr>
        <w:lastRenderedPageBreak/>
        <w:t>datadir=</w:t>
      </w:r>
      <w:r w:rsidRPr="00473A08">
        <w:rPr>
          <w:rFonts w:ascii="Calibri" w:eastAsia="굴림" w:hAnsi="Calibri" w:cs="Calibri"/>
          <w:color w:val="FF0000"/>
          <w:kern w:val="0"/>
          <w:sz w:val="22"/>
        </w:rPr>
        <w:t>/usr/local/mysql/data</w:t>
      </w:r>
    </w:p>
    <w:p w14:paraId="0584EBC3" w14:textId="77777777" w:rsidR="00586A97" w:rsidRPr="00586A97" w:rsidRDefault="00586A97" w:rsidP="00586A97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</w:p>
    <w:p w14:paraId="575550A2" w14:textId="77777777" w:rsidR="00586A97" w:rsidRPr="00952CCB" w:rsidRDefault="00586A97" w:rsidP="00DB5B41">
      <w:pPr>
        <w:rPr>
          <w:color w:val="548DD4" w:themeColor="text2" w:themeTint="99"/>
        </w:rPr>
      </w:pPr>
    </w:p>
    <w:p w14:paraId="7F034AE9" w14:textId="77777777" w:rsidR="003C0D03" w:rsidRDefault="003C0D03" w:rsidP="00F061BA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# mysql </w:t>
      </w:r>
      <w:r>
        <w:rPr>
          <w:rFonts w:ascii="Calibri" w:hAnsi="Calibri" w:cs="Calibri" w:hint="eastAsia"/>
          <w:sz w:val="22"/>
        </w:rPr>
        <w:t>d</w:t>
      </w:r>
      <w:r>
        <w:rPr>
          <w:rFonts w:ascii="Calibri" w:hAnsi="Calibri" w:cs="Calibri"/>
          <w:sz w:val="22"/>
        </w:rPr>
        <w:t xml:space="preserve">atadir </w:t>
      </w:r>
      <w:r>
        <w:rPr>
          <w:rFonts w:ascii="Calibri" w:hAnsi="Calibri" w:cs="Calibri" w:hint="eastAsia"/>
          <w:sz w:val="22"/>
        </w:rPr>
        <w:t>소유자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및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그룹사용자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변경</w:t>
      </w:r>
    </w:p>
    <w:p w14:paraId="3C5DDAB6" w14:textId="77777777" w:rsidR="00DB5B41" w:rsidRPr="003C0D03" w:rsidRDefault="003C0D03" w:rsidP="00F061BA">
      <w:pPr>
        <w:rPr>
          <w:color w:val="548DD4" w:themeColor="text2" w:themeTint="99"/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3C0D03">
        <w:rPr>
          <w:rFonts w:ascii="Calibri" w:hAnsi="Calibri" w:cs="Calibri"/>
          <w:color w:val="548DD4" w:themeColor="text2" w:themeTint="99"/>
          <w:sz w:val="22"/>
        </w:rPr>
        <w:t>chown mysql.mysql -R /usr/local/mysql/data</w:t>
      </w:r>
    </w:p>
    <w:p w14:paraId="779C3A93" w14:textId="77777777" w:rsidR="00C25546" w:rsidRDefault="00C25546" w:rsidP="00F061BA">
      <w:pPr>
        <w:rPr>
          <w:lang w:val="fr-FR"/>
        </w:rPr>
      </w:pPr>
    </w:p>
    <w:p w14:paraId="3F801E07" w14:textId="77777777" w:rsidR="0076337C" w:rsidRDefault="0076337C" w:rsidP="00F061BA">
      <w:pPr>
        <w:rPr>
          <w:lang w:val="fr-FR"/>
        </w:rPr>
      </w:pPr>
      <w:r>
        <w:rPr>
          <w:rFonts w:hint="eastAsia"/>
          <w:lang w:val="fr-FR"/>
        </w:rPr>
        <w:t>#</w:t>
      </w:r>
      <w:r>
        <w:rPr>
          <w:lang w:val="fr-FR"/>
        </w:rPr>
        <w:t xml:space="preserve"> </w:t>
      </w:r>
      <w:r>
        <w:rPr>
          <w:rFonts w:hint="eastAsia"/>
          <w:lang w:val="fr-FR"/>
        </w:rPr>
        <w:t>l</w:t>
      </w:r>
      <w:r>
        <w:rPr>
          <w:lang w:val="fr-FR"/>
        </w:rPr>
        <w:t xml:space="preserve">ibaio </w:t>
      </w:r>
      <w:r>
        <w:rPr>
          <w:rFonts w:hint="eastAsia"/>
          <w:lang w:val="fr-FR"/>
        </w:rPr>
        <w:t>패키지 설치</w:t>
      </w:r>
    </w:p>
    <w:p w14:paraId="310CB980" w14:textId="77777777" w:rsidR="0076337C" w:rsidRDefault="00DA5FB2" w:rsidP="00F061BA">
      <w:pPr>
        <w:rPr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76337C" w:rsidRPr="0076337C">
        <w:rPr>
          <w:lang w:val="fr-FR"/>
        </w:rPr>
        <w:t>yum install libaio*</w:t>
      </w:r>
    </w:p>
    <w:p w14:paraId="50353DDD" w14:textId="77777777" w:rsidR="006C6F2F" w:rsidRDefault="00DA5FB2" w:rsidP="00F061BA">
      <w:pPr>
        <w:rPr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6C6F2F">
        <w:rPr>
          <w:lang w:val="fr-FR"/>
        </w:rPr>
        <w:t>yum install libtinfo*</w:t>
      </w:r>
    </w:p>
    <w:p w14:paraId="25932360" w14:textId="77777777" w:rsidR="0076337C" w:rsidRPr="00DA5FB2" w:rsidRDefault="0076337C" w:rsidP="00F061BA">
      <w:pPr>
        <w:rPr>
          <w:lang w:val="fr-FR"/>
        </w:rPr>
      </w:pPr>
    </w:p>
    <w:p w14:paraId="18C0D66B" w14:textId="77777777" w:rsidR="00855E4C" w:rsidRDefault="00855E4C" w:rsidP="00F061BA">
      <w:pPr>
        <w:rPr>
          <w:lang w:val="fr-FR"/>
        </w:rPr>
      </w:pPr>
      <w:r>
        <w:rPr>
          <w:rFonts w:hint="eastAsia"/>
          <w:lang w:val="fr-FR"/>
        </w:rPr>
        <w:t>#</w:t>
      </w:r>
      <w:r>
        <w:rPr>
          <w:lang w:val="fr-FR"/>
        </w:rPr>
        <w:t xml:space="preserve"> </w:t>
      </w:r>
      <w:r>
        <w:rPr>
          <w:rFonts w:hint="eastAsia"/>
          <w:lang w:val="fr-FR"/>
        </w:rPr>
        <w:t>m</w:t>
      </w:r>
      <w:r>
        <w:rPr>
          <w:lang w:val="fr-FR"/>
        </w:rPr>
        <w:t xml:space="preserve">ysql (mariadb) install </w:t>
      </w:r>
      <w:r>
        <w:rPr>
          <w:rFonts w:hint="eastAsia"/>
          <w:lang w:val="fr-FR"/>
        </w:rPr>
        <w:t>작업</w:t>
      </w:r>
    </w:p>
    <w:p w14:paraId="38EE97B8" w14:textId="77777777" w:rsidR="00855E4C" w:rsidRDefault="00855E4C" w:rsidP="00F061BA">
      <w:pPr>
        <w:rPr>
          <w:rFonts w:ascii="Calibri" w:hAnsi="Calibri" w:cs="Calibri"/>
          <w:color w:val="548DD4" w:themeColor="text2" w:themeTint="99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855E4C">
        <w:rPr>
          <w:rFonts w:ascii="Calibri" w:hAnsi="Calibri" w:cs="Calibri"/>
          <w:color w:val="548DD4" w:themeColor="text2" w:themeTint="99"/>
          <w:sz w:val="22"/>
        </w:rPr>
        <w:t xml:space="preserve">cd </w:t>
      </w:r>
      <w:r w:rsidRPr="00855E4C">
        <w:rPr>
          <w:rFonts w:ascii="Calibri" w:hAnsi="Calibri" w:cs="Calibri" w:hint="eastAsia"/>
          <w:color w:val="548DD4" w:themeColor="text2" w:themeTint="99"/>
          <w:sz w:val="22"/>
        </w:rPr>
        <w:t>/usr/local/mysql/scripts</w:t>
      </w:r>
    </w:p>
    <w:p w14:paraId="343F474F" w14:textId="77777777" w:rsidR="00855E4C" w:rsidRDefault="00855E4C" w:rsidP="00F061BA">
      <w:pPr>
        <w:rPr>
          <w:rFonts w:ascii="Calibri" w:hAnsi="Calibri" w:cs="Calibri"/>
          <w:color w:val="548DD4" w:themeColor="text2" w:themeTint="99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Pr="00855E4C">
        <w:rPr>
          <w:rFonts w:ascii="Calibri" w:hAnsi="Calibri" w:cs="Calibri"/>
          <w:color w:val="548DD4" w:themeColor="text2" w:themeTint="99"/>
          <w:sz w:val="22"/>
        </w:rPr>
        <w:t>./</w:t>
      </w:r>
      <w:r w:rsidRPr="00855E4C">
        <w:rPr>
          <w:rFonts w:ascii="Calibri" w:hAnsi="Calibri" w:cs="Calibri" w:hint="eastAsia"/>
          <w:color w:val="548DD4" w:themeColor="text2" w:themeTint="99"/>
          <w:sz w:val="22"/>
        </w:rPr>
        <w:t>mysql_install_db --basedir=/usr/local/mysql/ --datadir=/usr/local/mysql/data --defaults-file=/etc/my.</w:t>
      </w:r>
      <w:r w:rsidR="002E700A">
        <w:rPr>
          <w:rFonts w:ascii="Calibri" w:hAnsi="Calibri" w:cs="Calibri" w:hint="eastAsia"/>
          <w:color w:val="548DD4" w:themeColor="text2" w:themeTint="99"/>
          <w:sz w:val="22"/>
        </w:rPr>
        <w:t>c</w:t>
      </w:r>
      <w:r w:rsidR="002E700A">
        <w:rPr>
          <w:rFonts w:ascii="Calibri" w:hAnsi="Calibri" w:cs="Calibri"/>
          <w:color w:val="548DD4" w:themeColor="text2" w:themeTint="99"/>
          <w:sz w:val="22"/>
        </w:rPr>
        <w:t>nf</w:t>
      </w:r>
    </w:p>
    <w:p w14:paraId="7A9F76E4" w14:textId="77777777" w:rsidR="002E700A" w:rsidRDefault="002E700A" w:rsidP="00F061BA">
      <w:pPr>
        <w:rPr>
          <w:rFonts w:ascii="Calibri" w:hAnsi="Calibri" w:cs="Calibri"/>
          <w:color w:val="548DD4" w:themeColor="text2" w:themeTint="99"/>
          <w:sz w:val="22"/>
        </w:rPr>
      </w:pPr>
    </w:p>
    <w:p w14:paraId="52A0F6D2" w14:textId="77777777" w:rsidR="002E700A" w:rsidRDefault="002E700A" w:rsidP="002E700A">
      <w:pPr>
        <w:pStyle w:val="a7"/>
        <w:spacing w:before="0" w:beforeAutospacing="0" w:after="0" w:afterAutospacing="0"/>
        <w:rPr>
          <w:rFonts w:ascii="맑은 고딕" w:eastAsia="맑은 고딕" w:hAnsi="맑은 고딕" w:cs="Calibri"/>
          <w:color w:val="FF0000"/>
          <w:sz w:val="22"/>
          <w:szCs w:val="22"/>
        </w:rPr>
      </w:pPr>
      <w:r>
        <w:rPr>
          <w:rFonts w:ascii="맑은 고딕" w:eastAsia="맑은 고딕" w:hAnsi="맑은 고딕" w:cs="Calibri" w:hint="eastAsia"/>
          <w:b/>
          <w:bCs/>
          <w:color w:val="FF0000"/>
          <w:sz w:val="22"/>
          <w:szCs w:val="22"/>
        </w:rPr>
        <w:t>설치 시 Error가 발생하면 안되며,</w:t>
      </w:r>
      <w:r>
        <w:rPr>
          <w:rFonts w:ascii="맑은 고딕" w:eastAsia="맑은 고딕" w:hAnsi="맑은 고딕" w:cs="Calibri" w:hint="eastAsia"/>
          <w:color w:val="FF0000"/>
          <w:sz w:val="22"/>
          <w:szCs w:val="22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FF0000"/>
          <w:sz w:val="22"/>
          <w:szCs w:val="22"/>
        </w:rPr>
        <w:t xml:space="preserve">아래와 같이 </w:t>
      </w:r>
      <w:r>
        <w:rPr>
          <w:rFonts w:ascii="맑은 고딕" w:eastAsia="맑은 고딕" w:hAnsi="맑은 고딕" w:cs="Calibri"/>
          <w:b/>
          <w:bCs/>
          <w:color w:val="FF0000"/>
          <w:sz w:val="22"/>
          <w:szCs w:val="22"/>
        </w:rPr>
        <w:t>install</w:t>
      </w:r>
      <w:r>
        <w:rPr>
          <w:rFonts w:ascii="맑은 고딕" w:eastAsia="맑은 고딕" w:hAnsi="맑은 고딕" w:cs="Calibri" w:hint="eastAsia"/>
          <w:b/>
          <w:bCs/>
          <w:color w:val="FF0000"/>
          <w:sz w:val="22"/>
          <w:szCs w:val="22"/>
        </w:rPr>
        <w:t>이 진행됨</w:t>
      </w:r>
    </w:p>
    <w:p w14:paraId="0429C902" w14:textId="77777777" w:rsidR="002E700A" w:rsidRDefault="002E700A" w:rsidP="002E700A">
      <w:pPr>
        <w:pStyle w:val="a7"/>
        <w:spacing w:before="0" w:beforeAutospacing="0" w:after="0" w:afterAutospacing="0"/>
        <w:ind w:left="540"/>
        <w:rPr>
          <w:rFonts w:ascii="맑은 고딕" w:eastAsia="맑은 고딕" w:hAnsi="맑은 고딕" w:cs="Calibri"/>
          <w:sz w:val="22"/>
          <w:szCs w:val="22"/>
        </w:rPr>
      </w:pPr>
      <w:r>
        <w:rPr>
          <w:rFonts w:ascii="맑은 고딕" w:eastAsia="맑은 고딕" w:hAnsi="맑은 고딕" w:cs="Calibri" w:hint="eastAsia"/>
          <w:sz w:val="22"/>
          <w:szCs w:val="22"/>
        </w:rPr>
        <w:t> </w:t>
      </w:r>
    </w:p>
    <w:p w14:paraId="521108B9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Installing MariaDB/MySQL system tables in '/usr/local/mysql/data' ...</w:t>
      </w:r>
    </w:p>
    <w:p w14:paraId="7288877B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2019-08-02 19:35:02 140074480691072 [Note] /usr/local/mysql//bin/mysqld (mysqld 10.1.41-MariaDB) starting as process 23055 ...</w:t>
      </w:r>
    </w:p>
    <w:p w14:paraId="7AC2778F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OK</w:t>
      </w:r>
    </w:p>
    <w:p w14:paraId="1171AF26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Filling help tables...</w:t>
      </w:r>
    </w:p>
    <w:p w14:paraId="51590491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2019-08-02 19:35:07 140654689015680 [Note] /usr/local/mysql//bin/mysqld (mysqld 10.1.41-MariaDB) starting as process 23085 ...</w:t>
      </w:r>
    </w:p>
    <w:p w14:paraId="5F111E9E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OK</w:t>
      </w:r>
    </w:p>
    <w:p w14:paraId="2ED07B7A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Creating OpenGIS required SP-s...</w:t>
      </w:r>
    </w:p>
    <w:p w14:paraId="0F1DB643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2019-08-02 19:35:10 140486240294784 [Note] /usr/local/mysql//bin/mysqld (mysqld 10.1.41-MariaDB) starting as process 23116 ...</w:t>
      </w:r>
    </w:p>
    <w:p w14:paraId="01E5F200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OK</w:t>
      </w:r>
    </w:p>
    <w:p w14:paraId="6D818C51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1DF0E09D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To start mysqld at boot time you have to copy</w:t>
      </w:r>
    </w:p>
    <w:p w14:paraId="3CE5A1B4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support-files/mysql.server to the right place for your system</w:t>
      </w:r>
    </w:p>
    <w:p w14:paraId="507958D9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5A524A3B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PLEASE REMEMBER TO SET A PASSWORD FOR THE MariaDB root USER !</w:t>
      </w:r>
    </w:p>
    <w:p w14:paraId="21F6ABA0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To do so, start the server, then issue the following commands:</w:t>
      </w:r>
    </w:p>
    <w:p w14:paraId="0F22EC13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49C74B4D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'/usr/local/mysql//bin/mysqladmin' -u root password 'new-password'</w:t>
      </w:r>
    </w:p>
    <w:p w14:paraId="7DA09DDD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'/usr/local/mysql//bin/mysqladmin' -u root -h centostest2 password 'new-password'</w:t>
      </w:r>
    </w:p>
    <w:p w14:paraId="15D51FC6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2C30A567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Alternatively you can run:</w:t>
      </w:r>
    </w:p>
    <w:p w14:paraId="61463C47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'/usr/local/mysql//bin/mysql_secure_installation'</w:t>
      </w:r>
    </w:p>
    <w:p w14:paraId="5E836428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71A62FBD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which will also give you the option of removing the test</w:t>
      </w:r>
    </w:p>
    <w:p w14:paraId="0F82645E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databases and anonymous user created by default.  This is</w:t>
      </w:r>
    </w:p>
    <w:p w14:paraId="1851239F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strongly recommended for production servers.</w:t>
      </w:r>
    </w:p>
    <w:p w14:paraId="7BD04A73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00C506C2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 xml:space="preserve">See the MariaDB Knowledgebase at </w:t>
      </w:r>
      <w:hyperlink r:id="rId13" w:history="1">
        <w:r w:rsidRPr="002E700A">
          <w:rPr>
            <w:rStyle w:val="a8"/>
            <w:rFonts w:ascii="Calibri" w:hAnsi="Calibri" w:cs="Calibri"/>
            <w:sz w:val="20"/>
            <w:szCs w:val="20"/>
          </w:rPr>
          <w:t>http://mariadb.com/kb</w:t>
        </w:r>
      </w:hyperlink>
      <w:r w:rsidRPr="002E700A">
        <w:rPr>
          <w:rFonts w:ascii="Calibri" w:hAnsi="Calibri" w:cs="Calibri"/>
          <w:sz w:val="20"/>
          <w:szCs w:val="20"/>
        </w:rPr>
        <w:t xml:space="preserve"> or the</w:t>
      </w:r>
    </w:p>
    <w:p w14:paraId="21A0E006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MySQL manual for more instructions.</w:t>
      </w:r>
    </w:p>
    <w:p w14:paraId="33BF0BB7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4331400A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You can start the MariaDB daemon with:</w:t>
      </w:r>
    </w:p>
    <w:p w14:paraId="53728594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cd '/usr/local/mysql/' ; /usr/local/mysql//bin/mysqld_safe --datadir='/usr/local/mysql/data'</w:t>
      </w:r>
    </w:p>
    <w:p w14:paraId="6B7B5AED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765C1FF8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You can test the MariaDB daemon with mysql-test-run.pl</w:t>
      </w:r>
    </w:p>
    <w:p w14:paraId="47436042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cd '/usr/local/mysql//mysql-test' ; perl mysql-test-run.pl</w:t>
      </w:r>
    </w:p>
    <w:p w14:paraId="7ED0A4DB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 </w:t>
      </w:r>
    </w:p>
    <w:p w14:paraId="25516071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 xml:space="preserve">Please report any problems at </w:t>
      </w:r>
      <w:hyperlink r:id="rId14" w:history="1">
        <w:r w:rsidRPr="002E700A">
          <w:rPr>
            <w:rStyle w:val="a8"/>
            <w:rFonts w:ascii="Calibri" w:hAnsi="Calibri" w:cs="Calibri"/>
            <w:sz w:val="20"/>
            <w:szCs w:val="20"/>
          </w:rPr>
          <w:t>http://mariadb.org/jira</w:t>
        </w:r>
      </w:hyperlink>
    </w:p>
    <w:p w14:paraId="3DEDA4B2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lastRenderedPageBreak/>
        <w:t> </w:t>
      </w:r>
    </w:p>
    <w:p w14:paraId="60D40BBE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 xml:space="preserve">The latest information about MariaDB is available at </w:t>
      </w:r>
      <w:hyperlink r:id="rId15" w:history="1">
        <w:r w:rsidRPr="002E700A">
          <w:rPr>
            <w:rStyle w:val="a8"/>
            <w:rFonts w:ascii="Calibri" w:hAnsi="Calibri" w:cs="Calibri"/>
            <w:sz w:val="20"/>
            <w:szCs w:val="20"/>
          </w:rPr>
          <w:t>http://mariadb.org/</w:t>
        </w:r>
      </w:hyperlink>
      <w:r w:rsidRPr="002E700A">
        <w:rPr>
          <w:rFonts w:ascii="Calibri" w:hAnsi="Calibri" w:cs="Calibri"/>
          <w:sz w:val="20"/>
          <w:szCs w:val="20"/>
        </w:rPr>
        <w:t>.</w:t>
      </w:r>
    </w:p>
    <w:p w14:paraId="41D35203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You can find additional information about the MySQL part at:</w:t>
      </w:r>
    </w:p>
    <w:p w14:paraId="62FE1CB2" w14:textId="77777777" w:rsidR="002E700A" w:rsidRPr="002E700A" w:rsidRDefault="00F82B2B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hyperlink r:id="rId16" w:history="1">
        <w:r w:rsidR="002E700A" w:rsidRPr="002E700A">
          <w:rPr>
            <w:rStyle w:val="a8"/>
            <w:rFonts w:ascii="Calibri" w:hAnsi="Calibri" w:cs="Calibri"/>
            <w:sz w:val="20"/>
            <w:szCs w:val="20"/>
          </w:rPr>
          <w:t>http://dev.mysql.com</w:t>
        </w:r>
      </w:hyperlink>
    </w:p>
    <w:p w14:paraId="499FD02D" w14:textId="77777777" w:rsidR="002E700A" w:rsidRPr="002E700A" w:rsidRDefault="002E700A" w:rsidP="002E700A">
      <w:pPr>
        <w:pStyle w:val="a7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E700A">
        <w:rPr>
          <w:rFonts w:ascii="Calibri" w:hAnsi="Calibri" w:cs="Calibri"/>
          <w:sz w:val="20"/>
          <w:szCs w:val="20"/>
        </w:rPr>
        <w:t>Consider joining MariaDB's strong and vibrant community:</w:t>
      </w:r>
    </w:p>
    <w:p w14:paraId="13021D53" w14:textId="77777777" w:rsidR="002E700A" w:rsidRDefault="00F82B2B" w:rsidP="002E700A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7" w:history="1">
        <w:r w:rsidR="002E700A" w:rsidRPr="002E700A">
          <w:rPr>
            <w:rStyle w:val="a8"/>
            <w:rFonts w:ascii="Calibri" w:hAnsi="Calibri" w:cs="Calibri"/>
            <w:sz w:val="20"/>
            <w:szCs w:val="20"/>
          </w:rPr>
          <w:t>https://mariadb.org/get-involved/</w:t>
        </w:r>
      </w:hyperlink>
    </w:p>
    <w:p w14:paraId="532BBDDC" w14:textId="77777777" w:rsidR="002E700A" w:rsidRPr="002E700A" w:rsidRDefault="002E700A" w:rsidP="00F061BA">
      <w:pPr>
        <w:rPr>
          <w:color w:val="548DD4" w:themeColor="text2" w:themeTint="99"/>
        </w:rPr>
      </w:pPr>
    </w:p>
    <w:p w14:paraId="501F906A" w14:textId="77777777" w:rsidR="00855E4C" w:rsidRDefault="00855E4C" w:rsidP="00F061BA">
      <w:pPr>
        <w:rPr>
          <w:lang w:val="fr-FR"/>
        </w:rPr>
      </w:pPr>
    </w:p>
    <w:p w14:paraId="65F41722" w14:textId="77777777" w:rsidR="0002016D" w:rsidRDefault="0002016D" w:rsidP="00F061BA">
      <w:pPr>
        <w:rPr>
          <w:lang w:val="fr-FR"/>
        </w:rPr>
      </w:pPr>
      <w:r>
        <w:rPr>
          <w:lang w:val="fr-FR"/>
        </w:rPr>
        <w:t xml:space="preserve">#mysql </w:t>
      </w:r>
      <w:r>
        <w:rPr>
          <w:rFonts w:hint="eastAsia"/>
          <w:lang w:val="fr-FR"/>
        </w:rPr>
        <w:t>부분 환경변수 설정</w:t>
      </w:r>
    </w:p>
    <w:p w14:paraId="60287161" w14:textId="77777777" w:rsidR="0002016D" w:rsidRPr="0002016D" w:rsidRDefault="00C67765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  <w:lang w:val="fr-FR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02016D" w:rsidRPr="0002016D">
        <w:rPr>
          <w:rFonts w:ascii="Calibri" w:eastAsia="굴림" w:hAnsi="Calibri" w:cs="Calibri"/>
          <w:kern w:val="0"/>
          <w:sz w:val="22"/>
          <w:lang w:val="fr-FR"/>
        </w:rPr>
        <w:t>vi /etc/profile</w:t>
      </w:r>
    </w:p>
    <w:p w14:paraId="0A928403" w14:textId="77777777" w:rsidR="0002016D" w:rsidRPr="0002016D" w:rsidRDefault="0002016D" w:rsidP="0002016D">
      <w:pPr>
        <w:widowControl/>
        <w:wordWrap/>
        <w:autoSpaceDE/>
        <w:autoSpaceDN/>
        <w:ind w:left="540"/>
        <w:jc w:val="left"/>
        <w:rPr>
          <w:rFonts w:ascii="Calibri" w:eastAsia="굴림" w:hAnsi="Calibri" w:cs="Calibri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kern w:val="0"/>
          <w:sz w:val="22"/>
          <w:lang w:val="fr-FR"/>
        </w:rPr>
        <w:t> </w:t>
      </w:r>
    </w:p>
    <w:p w14:paraId="31DF1E8A" w14:textId="77777777" w:rsidR="0002016D" w:rsidRPr="0002016D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FF0000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b/>
          <w:bCs/>
          <w:color w:val="FF0000"/>
          <w:kern w:val="0"/>
          <w:sz w:val="22"/>
          <w:lang w:val="fr-FR"/>
        </w:rPr>
        <w:t xml:space="preserve">(export PATH USER LOGNAME MAIL HOSTNAME HISTSIZE HISTCONTROL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밑에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 xml:space="preserve">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아래의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 xml:space="preserve">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내용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 xml:space="preserve"> </w:t>
      </w:r>
      <w:r w:rsidRPr="0002016D">
        <w:rPr>
          <w:rFonts w:cs="Calibri" w:hint="eastAsia"/>
          <w:b/>
          <w:bCs/>
          <w:color w:val="FF0000"/>
          <w:kern w:val="0"/>
          <w:sz w:val="22"/>
        </w:rPr>
        <w:t>추가</w:t>
      </w:r>
      <w:r w:rsidRPr="0002016D">
        <w:rPr>
          <w:rFonts w:cs="Calibri" w:hint="eastAsia"/>
          <w:b/>
          <w:bCs/>
          <w:color w:val="FF0000"/>
          <w:kern w:val="0"/>
          <w:sz w:val="22"/>
          <w:lang w:val="fr-FR"/>
        </w:rPr>
        <w:t>)</w:t>
      </w:r>
    </w:p>
    <w:p w14:paraId="57A3577E" w14:textId="77777777" w:rsidR="0002016D" w:rsidRPr="0002016D" w:rsidRDefault="0002016D" w:rsidP="0002016D">
      <w:pPr>
        <w:widowControl/>
        <w:wordWrap/>
        <w:autoSpaceDE/>
        <w:autoSpaceDN/>
        <w:ind w:left="540"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color w:val="0070C0"/>
          <w:kern w:val="0"/>
          <w:sz w:val="22"/>
          <w:lang w:val="fr-FR"/>
        </w:rPr>
        <w:t> </w:t>
      </w:r>
    </w:p>
    <w:p w14:paraId="306061EE" w14:textId="77777777" w:rsidR="0002016D" w:rsidRPr="0002016D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  <w:r w:rsidRPr="0002016D">
        <w:rPr>
          <w:rFonts w:ascii="Calibri" w:eastAsia="굴림" w:hAnsi="Calibri" w:cs="Calibri"/>
          <w:b/>
          <w:bCs/>
          <w:color w:val="0070C0"/>
          <w:kern w:val="0"/>
          <w:sz w:val="22"/>
          <w:lang w:val="fr-FR"/>
        </w:rPr>
        <w:t>PATH=$PATH:/usr/local/mysql/bin</w:t>
      </w:r>
    </w:p>
    <w:p w14:paraId="7C99A32D" w14:textId="77777777" w:rsidR="0002016D" w:rsidRPr="001D2119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  <w:r w:rsidRPr="001D2119">
        <w:rPr>
          <w:rFonts w:ascii="Calibri" w:eastAsia="굴림" w:hAnsi="Calibri" w:cs="Calibri"/>
          <w:b/>
          <w:bCs/>
          <w:color w:val="0070C0"/>
          <w:kern w:val="0"/>
          <w:sz w:val="22"/>
          <w:lang w:val="fr-FR"/>
        </w:rPr>
        <w:t>PATH=$PATH:/usr/local/mysql/scripts</w:t>
      </w:r>
    </w:p>
    <w:p w14:paraId="2D15ECA3" w14:textId="77777777" w:rsidR="0002016D" w:rsidRPr="001D2119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color w:val="0070C0"/>
          <w:kern w:val="0"/>
          <w:sz w:val="22"/>
          <w:lang w:val="fr-FR"/>
        </w:rPr>
      </w:pPr>
    </w:p>
    <w:p w14:paraId="3D23E349" w14:textId="77777777" w:rsidR="0002016D" w:rsidRPr="0002016D" w:rsidRDefault="0002016D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 w:rsidRPr="0002016D">
        <w:rPr>
          <w:rFonts w:ascii="Calibri" w:eastAsia="굴림" w:hAnsi="Calibri" w:cs="Calibri" w:hint="eastAsia"/>
          <w:kern w:val="0"/>
          <w:sz w:val="22"/>
        </w:rPr>
        <w:t>#</w:t>
      </w:r>
      <w:r w:rsidRPr="0002016D">
        <w:rPr>
          <w:rFonts w:ascii="Calibri" w:eastAsia="굴림" w:hAnsi="Calibri" w:cs="Calibri"/>
          <w:kern w:val="0"/>
          <w:sz w:val="22"/>
        </w:rPr>
        <w:t xml:space="preserve"> </w:t>
      </w:r>
      <w:r w:rsidRPr="0002016D">
        <w:rPr>
          <w:rFonts w:ascii="Calibri" w:eastAsia="굴림" w:hAnsi="Calibri" w:cs="Calibri" w:hint="eastAsia"/>
          <w:kern w:val="0"/>
          <w:sz w:val="22"/>
        </w:rPr>
        <w:t>설정내용</w:t>
      </w:r>
      <w:r w:rsidRPr="0002016D">
        <w:rPr>
          <w:rFonts w:ascii="Calibri" w:eastAsia="굴림" w:hAnsi="Calibri" w:cs="Calibri" w:hint="eastAsia"/>
          <w:kern w:val="0"/>
          <w:sz w:val="22"/>
        </w:rPr>
        <w:t xml:space="preserve"> </w:t>
      </w:r>
      <w:r w:rsidRPr="0002016D">
        <w:rPr>
          <w:rFonts w:ascii="Calibri" w:eastAsia="굴림" w:hAnsi="Calibri" w:cs="Calibri" w:hint="eastAsia"/>
          <w:kern w:val="0"/>
          <w:sz w:val="22"/>
        </w:rPr>
        <w:t>적용</w:t>
      </w:r>
      <w:r w:rsidRPr="0002016D">
        <w:rPr>
          <w:rFonts w:ascii="Calibri" w:eastAsia="굴림" w:hAnsi="Calibri" w:cs="Calibri"/>
          <w:kern w:val="0"/>
          <w:sz w:val="22"/>
        </w:rPr>
        <w:t> </w:t>
      </w:r>
    </w:p>
    <w:p w14:paraId="24D33898" w14:textId="324BD6B8" w:rsidR="0002016D" w:rsidRPr="0002016D" w:rsidRDefault="00C67765" w:rsidP="0002016D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>[root@shbingtest local</w:t>
      </w:r>
      <w:r>
        <w:rPr>
          <w:rFonts w:hint="eastAsia"/>
        </w:rPr>
        <w:t>]#</w:t>
      </w:r>
      <w:r>
        <w:t xml:space="preserve"> </w:t>
      </w:r>
      <w:r w:rsidR="0002016D" w:rsidRPr="0002016D">
        <w:rPr>
          <w:rFonts w:ascii="Calibri" w:eastAsia="굴림" w:hAnsi="Calibri" w:cs="Calibri"/>
          <w:kern w:val="0"/>
          <w:sz w:val="22"/>
        </w:rPr>
        <w:t>source /</w:t>
      </w:r>
      <w:r w:rsidR="00444E51" w:rsidRPr="0002016D">
        <w:rPr>
          <w:rFonts w:ascii="Calibri" w:eastAsia="굴림" w:hAnsi="Calibri" w:cs="Calibri"/>
          <w:kern w:val="0"/>
          <w:sz w:val="22"/>
        </w:rPr>
        <w:t>etc/profile</w:t>
      </w:r>
    </w:p>
    <w:p w14:paraId="562EE739" w14:textId="77777777" w:rsidR="006218E0" w:rsidRPr="00DB5B41" w:rsidRDefault="006218E0" w:rsidP="00F061BA">
      <w:pPr>
        <w:rPr>
          <w:lang w:val="fr-FR"/>
        </w:rPr>
      </w:pPr>
    </w:p>
    <w:p w14:paraId="606964E6" w14:textId="77777777" w:rsidR="00B75036" w:rsidRPr="00641763" w:rsidRDefault="00B75036" w:rsidP="00F061BA">
      <w:pPr>
        <w:rPr>
          <w:color w:val="FF0000"/>
        </w:rPr>
      </w:pPr>
      <w:r w:rsidRPr="00641763">
        <w:rPr>
          <w:rFonts w:hint="eastAsia"/>
          <w:color w:val="FF0000"/>
        </w:rPr>
        <w:t>#세부 config</w:t>
      </w:r>
      <w:r w:rsidR="00E44E1C" w:rsidRPr="00641763">
        <w:rPr>
          <w:rFonts w:hint="eastAsia"/>
          <w:color w:val="FF0000"/>
        </w:rPr>
        <w:t xml:space="preserve"> </w:t>
      </w:r>
      <w:r w:rsidR="00E44E1C" w:rsidRPr="00641763">
        <w:rPr>
          <w:color w:val="FF0000"/>
        </w:rPr>
        <w:t>–</w:t>
      </w:r>
      <w:r w:rsidR="00E44E1C" w:rsidRPr="00641763">
        <w:rPr>
          <w:rFonts w:hint="eastAsia"/>
          <w:color w:val="FF0000"/>
        </w:rPr>
        <w:t xml:space="preserve"> 별첨 #1</w:t>
      </w:r>
    </w:p>
    <w:p w14:paraId="4650BAAC" w14:textId="77777777" w:rsidR="00641763" w:rsidRPr="006C2FD2" w:rsidRDefault="00641763" w:rsidP="00BB4A32">
      <w:pPr>
        <w:rPr>
          <w:sz w:val="10"/>
          <w:szCs w:val="10"/>
          <w:lang w:val="fr-FR"/>
        </w:rPr>
      </w:pPr>
    </w:p>
    <w:p w14:paraId="221640A3" w14:textId="77777777" w:rsidR="00173F46" w:rsidRDefault="00173F46" w:rsidP="00BB4A32">
      <w:pPr>
        <w:rPr>
          <w:color w:val="548DD4" w:themeColor="text2" w:themeTint="99"/>
          <w:lang w:val="fr-FR"/>
        </w:rPr>
      </w:pPr>
      <w:r w:rsidRPr="005B526B">
        <w:rPr>
          <w:lang w:val="fr-FR"/>
        </w:rPr>
        <w:t>[root@</w:t>
      </w:r>
      <w:r w:rsidR="00EA4490">
        <w:rPr>
          <w:lang w:val="fr-FR"/>
        </w:rPr>
        <w:t>jaehyun</w:t>
      </w:r>
      <w:r w:rsidRPr="005B526B">
        <w:rPr>
          <w:lang w:val="fr-FR"/>
        </w:rPr>
        <w:t xml:space="preserve"> </w:t>
      </w:r>
      <w:r w:rsidR="00B02DD8" w:rsidRPr="00F061BA">
        <w:t>mysql-5.6.10</w:t>
      </w:r>
      <w:r w:rsidRPr="005B526B">
        <w:rPr>
          <w:lang w:val="fr-FR"/>
        </w:rPr>
        <w:t xml:space="preserve">]# </w:t>
      </w:r>
      <w:r w:rsidRPr="002B7214">
        <w:rPr>
          <w:color w:val="548DD4" w:themeColor="text2" w:themeTint="99"/>
          <w:lang w:val="fr-FR"/>
        </w:rPr>
        <w:t>vi /etc/ld.so.conf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02DD8" w14:paraId="10937904" w14:textId="77777777" w:rsidTr="00B02DD8">
        <w:tc>
          <w:tcPr>
            <w:tcW w:w="10664" w:type="dxa"/>
          </w:tcPr>
          <w:p w14:paraId="4ABA731F" w14:textId="77777777" w:rsidR="00B02DD8" w:rsidRDefault="00B02DD8" w:rsidP="00B02DD8">
            <w:r>
              <w:t>include ld.so.conf.d/*.conf</w:t>
            </w:r>
          </w:p>
          <w:p w14:paraId="6DDF5828" w14:textId="77777777" w:rsidR="00B02DD8" w:rsidRDefault="00B02DD8" w:rsidP="00B02DD8">
            <w:r>
              <w:t>/usr/local/mysql/lib/</w:t>
            </w:r>
          </w:p>
          <w:p w14:paraId="2C45E5F3" w14:textId="77777777" w:rsidR="00B02DD8" w:rsidRPr="00B02DD8" w:rsidRDefault="00B02DD8" w:rsidP="00BB4A32">
            <w:r w:rsidRPr="006B393A">
              <w:t>/usr/local/lib/</w:t>
            </w:r>
          </w:p>
        </w:tc>
      </w:tr>
    </w:tbl>
    <w:p w14:paraId="04964AD9" w14:textId="77777777" w:rsidR="00173F46" w:rsidRPr="002B7214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</w:t>
      </w:r>
      <w:r w:rsidR="00B02DD8" w:rsidRPr="00F061BA">
        <w:t>mysql-5.6.10</w:t>
      </w:r>
      <w:r>
        <w:t xml:space="preserve">]# </w:t>
      </w:r>
      <w:r w:rsidRPr="002B7214">
        <w:rPr>
          <w:color w:val="548DD4" w:themeColor="text2" w:themeTint="99"/>
        </w:rPr>
        <w:t>ldconfig</w:t>
      </w:r>
    </w:p>
    <w:p w14:paraId="14C229BF" w14:textId="77777777" w:rsidR="00173F46" w:rsidRDefault="00173F46" w:rsidP="00BB4A32">
      <w:pPr>
        <w:rPr>
          <w:color w:val="548DD4" w:themeColor="text2" w:themeTint="99"/>
          <w:sz w:val="10"/>
          <w:szCs w:val="10"/>
        </w:rPr>
      </w:pPr>
    </w:p>
    <w:p w14:paraId="77C83FBA" w14:textId="77777777" w:rsidR="003012ED" w:rsidRDefault="003012ED" w:rsidP="00BB4A32">
      <w:r>
        <w:t>[root@</w:t>
      </w:r>
      <w:r>
        <w:rPr>
          <w:rFonts w:hint="eastAsia"/>
        </w:rPr>
        <w:t>s</w:t>
      </w:r>
      <w:r>
        <w:t xml:space="preserve">hbingtest data]# </w:t>
      </w:r>
      <w:r w:rsidRPr="00855E4C">
        <w:rPr>
          <w:rFonts w:ascii="Calibri" w:hAnsi="Calibri" w:cs="Calibri"/>
          <w:color w:val="548DD4" w:themeColor="text2" w:themeTint="99"/>
          <w:sz w:val="22"/>
        </w:rPr>
        <w:t xml:space="preserve">cd </w:t>
      </w:r>
      <w:r>
        <w:rPr>
          <w:rFonts w:ascii="Calibri" w:hAnsi="Calibri" w:cs="Calibri" w:hint="eastAsia"/>
          <w:color w:val="548DD4" w:themeColor="text2" w:themeTint="99"/>
          <w:sz w:val="22"/>
        </w:rPr>
        <w:t>/usr/local/mysql/data</w:t>
      </w:r>
    </w:p>
    <w:p w14:paraId="5841BD60" w14:textId="77777777" w:rsidR="00871CF8" w:rsidRDefault="00871CF8" w:rsidP="00BB4A32">
      <w:pPr>
        <w:rPr>
          <w:color w:val="548DD4" w:themeColor="text2" w:themeTint="99"/>
        </w:rPr>
      </w:pPr>
      <w:r>
        <w:t>[root@</w:t>
      </w:r>
      <w:r>
        <w:rPr>
          <w:rFonts w:hint="eastAsia"/>
        </w:rPr>
        <w:t>s</w:t>
      </w:r>
      <w:r>
        <w:t xml:space="preserve">hbingtest data]# </w:t>
      </w:r>
      <w:r>
        <w:rPr>
          <w:color w:val="548DD4" w:themeColor="text2" w:themeTint="99"/>
        </w:rPr>
        <w:t>chown mysql.mysql -R *</w:t>
      </w:r>
    </w:p>
    <w:p w14:paraId="6D0B00FC" w14:textId="77777777" w:rsidR="00871CF8" w:rsidRDefault="00871CF8" w:rsidP="00871CF8">
      <w:pPr>
        <w:rPr>
          <w:color w:val="548DD4" w:themeColor="text2" w:themeTint="99"/>
        </w:rPr>
      </w:pPr>
      <w:r>
        <w:t>[root@</w:t>
      </w:r>
      <w:r>
        <w:rPr>
          <w:rFonts w:hint="eastAsia"/>
        </w:rPr>
        <w:t>s</w:t>
      </w:r>
      <w:r>
        <w:t xml:space="preserve">hbingtest data]# </w:t>
      </w:r>
      <w:r>
        <w:rPr>
          <w:color w:val="548DD4" w:themeColor="text2" w:themeTint="99"/>
        </w:rPr>
        <w:t>chown mysql.root -R shbingtest.err (</w:t>
      </w:r>
      <w:r>
        <w:rPr>
          <w:rFonts w:hint="eastAsia"/>
          <w:color w:val="548DD4" w:themeColor="text2" w:themeTint="99"/>
        </w:rPr>
        <w:t xml:space="preserve">해당 </w:t>
      </w:r>
      <w:r>
        <w:rPr>
          <w:color w:val="548DD4" w:themeColor="text2" w:themeTint="99"/>
        </w:rPr>
        <w:t xml:space="preserve">err log </w:t>
      </w:r>
      <w:r>
        <w:rPr>
          <w:rFonts w:hint="eastAsia"/>
          <w:color w:val="548DD4" w:themeColor="text2" w:themeTint="99"/>
        </w:rPr>
        <w:t>파일)</w:t>
      </w:r>
    </w:p>
    <w:p w14:paraId="5A31C014" w14:textId="77777777" w:rsidR="00871CF8" w:rsidRPr="00871CF8" w:rsidRDefault="00871CF8" w:rsidP="00BB4A32">
      <w:pPr>
        <w:rPr>
          <w:color w:val="548DD4" w:themeColor="text2" w:themeTint="99"/>
          <w:sz w:val="10"/>
          <w:szCs w:val="10"/>
        </w:rPr>
      </w:pPr>
    </w:p>
    <w:p w14:paraId="41A294E9" w14:textId="77777777" w:rsidR="00871CF8" w:rsidRPr="006C2FD2" w:rsidRDefault="00871CF8" w:rsidP="00BB4A32">
      <w:pPr>
        <w:rPr>
          <w:color w:val="548DD4" w:themeColor="text2" w:themeTint="99"/>
          <w:sz w:val="10"/>
          <w:szCs w:val="10"/>
        </w:rPr>
      </w:pPr>
    </w:p>
    <w:p w14:paraId="153779BA" w14:textId="77777777" w:rsidR="00B02DD8" w:rsidRPr="002B7214" w:rsidRDefault="00B02DD8" w:rsidP="00B02DD8">
      <w:pPr>
        <w:rPr>
          <w:color w:val="548DD4" w:themeColor="text2" w:themeTint="99"/>
        </w:rPr>
      </w:pPr>
      <w:r>
        <w:t xml:space="preserve">[root@jaehyun </w:t>
      </w:r>
      <w:r w:rsidRPr="00F061BA">
        <w:t>mysql-5.6.10</w:t>
      </w:r>
      <w:r>
        <w:t xml:space="preserve">]# </w:t>
      </w:r>
      <w:bookmarkStart w:id="44" w:name="_Hlk21426479"/>
      <w:r>
        <w:rPr>
          <w:rFonts w:hint="eastAsia"/>
          <w:color w:val="548DD4" w:themeColor="text2" w:themeTint="99"/>
        </w:rPr>
        <w:t>/etc/init.d/mysqld start</w:t>
      </w:r>
      <w:bookmarkEnd w:id="44"/>
    </w:p>
    <w:p w14:paraId="0C458833" w14:textId="77777777" w:rsidR="00173F46" w:rsidRPr="002B7214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</w:t>
      </w:r>
      <w:r w:rsidR="00B02DD8" w:rsidRPr="00F061BA">
        <w:t>mysql-5.6.10</w:t>
      </w:r>
      <w:r>
        <w:t xml:space="preserve">]# </w:t>
      </w:r>
      <w:r w:rsidRPr="002B7214">
        <w:rPr>
          <w:color w:val="548DD4" w:themeColor="text2" w:themeTint="99"/>
        </w:rPr>
        <w:t>mysql</w:t>
      </w:r>
    </w:p>
    <w:p w14:paraId="6286C5C5" w14:textId="77777777" w:rsidR="00363F48" w:rsidRPr="006C2FD2" w:rsidRDefault="00363F48" w:rsidP="00BB4A32">
      <w:pPr>
        <w:rPr>
          <w:sz w:val="10"/>
          <w:szCs w:val="10"/>
        </w:rPr>
      </w:pPr>
    </w:p>
    <w:p w14:paraId="675E0E13" w14:textId="77777777" w:rsidR="00173F46" w:rsidRPr="00E25BA8" w:rsidRDefault="00173F46" w:rsidP="00BB4A32">
      <w:pPr>
        <w:rPr>
          <w:color w:val="548DD4" w:themeColor="text2" w:themeTint="99"/>
        </w:rPr>
      </w:pPr>
      <w:r>
        <w:t xml:space="preserve">mysql&gt; </w:t>
      </w:r>
      <w:r w:rsidR="00E25BA8">
        <w:rPr>
          <w:color w:val="548DD4" w:themeColor="text2" w:themeTint="99"/>
        </w:rPr>
        <w:t>use mysql</w:t>
      </w:r>
    </w:p>
    <w:p w14:paraId="1E4EE43E" w14:textId="77777777" w:rsidR="00173F46" w:rsidRDefault="00E85235" w:rsidP="00BB4A32">
      <w:pPr>
        <w:rPr>
          <w:color w:val="548DD4" w:themeColor="text2" w:themeTint="99"/>
        </w:rPr>
      </w:pPr>
      <w:r w:rsidRPr="00E85235">
        <w:t xml:space="preserve">mysql&gt; </w:t>
      </w:r>
      <w:r w:rsidRPr="00E25BA8">
        <w:rPr>
          <w:color w:val="548DD4" w:themeColor="text2" w:themeTint="99"/>
        </w:rPr>
        <w:t>update user set password = password('tofhqrpIX') where user = 'root';</w:t>
      </w:r>
    </w:p>
    <w:p w14:paraId="5396E33B" w14:textId="77777777" w:rsidR="00F36D1B" w:rsidRPr="00F36D1B" w:rsidRDefault="00F36D1B" w:rsidP="00BB4A32">
      <w:pPr>
        <w:rPr>
          <w:b/>
          <w:bCs/>
          <w:color w:val="FF0000"/>
        </w:rPr>
      </w:pPr>
      <w:r w:rsidRPr="00F36D1B">
        <w:rPr>
          <w:rFonts w:hint="eastAsia"/>
          <w:b/>
          <w:bCs/>
          <w:color w:val="FF0000"/>
        </w:rPr>
        <w:t xml:space="preserve">(위의 </w:t>
      </w:r>
      <w:r w:rsidRPr="00F36D1B">
        <w:rPr>
          <w:b/>
          <w:bCs/>
          <w:color w:val="FF0000"/>
        </w:rPr>
        <w:t xml:space="preserve">Query </w:t>
      </w:r>
      <w:r w:rsidRPr="00F36D1B">
        <w:rPr>
          <w:rFonts w:hint="eastAsia"/>
          <w:b/>
          <w:bCs/>
          <w:color w:val="FF0000"/>
        </w:rPr>
        <w:t>안될 시</w:t>
      </w:r>
      <w:r w:rsidRPr="00F36D1B">
        <w:rPr>
          <w:b/>
          <w:bCs/>
          <w:color w:val="FF0000"/>
        </w:rPr>
        <w:t>)</w:t>
      </w:r>
    </w:p>
    <w:p w14:paraId="5E983DED" w14:textId="77777777" w:rsidR="00A846BA" w:rsidRDefault="00F36D1B" w:rsidP="00F36D1B">
      <w:pPr>
        <w:rPr>
          <w:b/>
          <w:bCs/>
          <w:color w:val="FF0000"/>
        </w:rPr>
      </w:pPr>
      <w:r w:rsidRPr="00F36D1B">
        <w:rPr>
          <w:b/>
          <w:bCs/>
          <w:color w:val="FF0000"/>
        </w:rPr>
        <w:t xml:space="preserve">MariaDB [mysql]&gt; </w:t>
      </w:r>
      <w:r w:rsidR="00A846BA" w:rsidRPr="00A846BA">
        <w:rPr>
          <w:b/>
          <w:bCs/>
          <w:color w:val="FF0000"/>
        </w:rPr>
        <w:t>set PASSWORD for 'root'@'localhost' = PASSWORD('root');</w:t>
      </w:r>
    </w:p>
    <w:p w14:paraId="118C91BB" w14:textId="77777777" w:rsidR="00173F46" w:rsidRPr="002B7214" w:rsidRDefault="00173F46" w:rsidP="00BB4A32">
      <w:pPr>
        <w:rPr>
          <w:color w:val="548DD4" w:themeColor="text2" w:themeTint="99"/>
        </w:rPr>
      </w:pPr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58BF643C" w14:textId="77777777" w:rsidR="00173F46" w:rsidRPr="006C2FD2" w:rsidRDefault="00173F46" w:rsidP="00BB4A32">
      <w:pPr>
        <w:rPr>
          <w:sz w:val="10"/>
          <w:szCs w:val="10"/>
        </w:rPr>
      </w:pPr>
    </w:p>
    <w:p w14:paraId="41753F91" w14:textId="77777777" w:rsidR="00173F46" w:rsidRDefault="00173F46" w:rsidP="00BB4A32">
      <w:pPr>
        <w:rPr>
          <w:color w:val="548DD4" w:themeColor="text2" w:themeTint="99"/>
        </w:rPr>
      </w:pPr>
      <w:r>
        <w:t xml:space="preserve">mysql&gt; </w:t>
      </w:r>
      <w:r w:rsidR="006C2FD2">
        <w:rPr>
          <w:color w:val="548DD4" w:themeColor="text2" w:themeTint="99"/>
        </w:rPr>
        <w:t>create database eicn;</w:t>
      </w:r>
    </w:p>
    <w:p w14:paraId="4A147B7C" w14:textId="77777777" w:rsidR="006C2FD2" w:rsidRPr="006C2FD2" w:rsidRDefault="00173F46" w:rsidP="00F32FB0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="00874927" w:rsidRPr="00874927">
        <w:rPr>
          <w:color w:val="548DD4" w:themeColor="text2" w:themeTint="99"/>
        </w:rPr>
        <w:t>grant all on eicn.* to 'eicn'@'localhost' identified by 'eicnrw';</w:t>
      </w:r>
    </w:p>
    <w:p w14:paraId="0ED22DC6" w14:textId="77777777" w:rsidR="003C2EC4" w:rsidRDefault="00173F46" w:rsidP="003C2EC4">
      <w:pPr>
        <w:rPr>
          <w:sz w:val="10"/>
          <w:szCs w:val="10"/>
        </w:rPr>
      </w:pPr>
      <w:r>
        <w:t xml:space="preserve">mysql&gt; </w:t>
      </w:r>
      <w:r w:rsidR="00F32FB0" w:rsidRPr="002B7214">
        <w:rPr>
          <w:color w:val="548DD4" w:themeColor="text2" w:themeTint="99"/>
        </w:rPr>
        <w:t>flush privileges;</w:t>
      </w:r>
      <w:r w:rsidR="003C2EC4" w:rsidRPr="003C2EC4">
        <w:rPr>
          <w:sz w:val="10"/>
          <w:szCs w:val="10"/>
        </w:rPr>
        <w:t xml:space="preserve"> </w:t>
      </w:r>
    </w:p>
    <w:p w14:paraId="3032C3B9" w14:textId="77777777" w:rsidR="003C2EC4" w:rsidRPr="006C2FD2" w:rsidRDefault="003C2EC4" w:rsidP="003C2EC4">
      <w:pPr>
        <w:rPr>
          <w:sz w:val="10"/>
          <w:szCs w:val="10"/>
        </w:rPr>
      </w:pPr>
    </w:p>
    <w:p w14:paraId="268B4BED" w14:textId="77777777" w:rsidR="003C2EC4" w:rsidRDefault="003C2EC4" w:rsidP="003C2EC4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>create database PDS;</w:t>
      </w:r>
    </w:p>
    <w:p w14:paraId="48EC9405" w14:textId="77777777" w:rsidR="003C2EC4" w:rsidRPr="006C2FD2" w:rsidRDefault="003C2EC4" w:rsidP="003C2EC4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="00D76844" w:rsidRPr="00D76844">
        <w:rPr>
          <w:color w:val="548DD4" w:themeColor="text2" w:themeTint="99"/>
        </w:rPr>
        <w:t>grant all on PDS.* to 'eicn'@'localhost' identified by 'eicnrw';</w:t>
      </w:r>
    </w:p>
    <w:p w14:paraId="36F76440" w14:textId="77777777" w:rsidR="003C2EC4" w:rsidRDefault="003C2EC4" w:rsidP="003C2EC4"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4BCDBC52" w14:textId="77777777" w:rsidR="00A719B3" w:rsidRDefault="00A719B3" w:rsidP="00BB4A32"/>
    <w:p w14:paraId="2EBE8429" w14:textId="77777777" w:rsidR="004A7DC2" w:rsidRDefault="004A7DC2" w:rsidP="004A7DC2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 xml:space="preserve">create database </w:t>
      </w:r>
      <w:r w:rsidR="002A065E">
        <w:rPr>
          <w:rFonts w:hint="eastAsia"/>
          <w:color w:val="548DD4" w:themeColor="text2" w:themeTint="99"/>
        </w:rPr>
        <w:t>CUSTOMDB</w:t>
      </w:r>
      <w:r>
        <w:rPr>
          <w:color w:val="548DD4" w:themeColor="text2" w:themeTint="99"/>
        </w:rPr>
        <w:t>;</w:t>
      </w:r>
    </w:p>
    <w:p w14:paraId="5DE0E1B9" w14:textId="77777777" w:rsidR="004A7DC2" w:rsidRPr="006C2FD2" w:rsidRDefault="004A7DC2" w:rsidP="004A7DC2">
      <w:pPr>
        <w:rPr>
          <w:color w:val="548DD4" w:themeColor="text2" w:themeTint="99"/>
          <w:sz w:val="10"/>
          <w:szCs w:val="10"/>
        </w:rPr>
      </w:pPr>
      <w:r>
        <w:lastRenderedPageBreak/>
        <w:t xml:space="preserve">mysql&gt; </w:t>
      </w:r>
      <w:r w:rsidRPr="00D76844">
        <w:rPr>
          <w:color w:val="548DD4" w:themeColor="text2" w:themeTint="99"/>
        </w:rPr>
        <w:t xml:space="preserve">grant all on </w:t>
      </w:r>
      <w:r w:rsidR="002A065E">
        <w:rPr>
          <w:color w:val="548DD4" w:themeColor="text2" w:themeTint="99"/>
        </w:rPr>
        <w:t>CUSTOMDB</w:t>
      </w:r>
      <w:r w:rsidRPr="00D76844">
        <w:rPr>
          <w:color w:val="548DD4" w:themeColor="text2" w:themeTint="99"/>
        </w:rPr>
        <w:t>.* to 'eicn'@'localhost' identified by 'eicnrw';</w:t>
      </w:r>
    </w:p>
    <w:p w14:paraId="17406554" w14:textId="77777777" w:rsidR="004A7DC2" w:rsidRDefault="004A7DC2" w:rsidP="004A7DC2"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1C7C094E" w14:textId="77777777" w:rsidR="004A7DC2" w:rsidRDefault="004A7DC2" w:rsidP="00BB4A32"/>
    <w:p w14:paraId="5D7DBB3E" w14:textId="77777777" w:rsidR="000C54C0" w:rsidRDefault="000C54C0" w:rsidP="000C54C0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 xml:space="preserve">create database </w:t>
      </w:r>
      <w:r>
        <w:rPr>
          <w:rFonts w:hint="eastAsia"/>
          <w:color w:val="548DD4" w:themeColor="text2" w:themeTint="99"/>
        </w:rPr>
        <w:t>S</w:t>
      </w:r>
      <w:r>
        <w:rPr>
          <w:color w:val="548DD4" w:themeColor="text2" w:themeTint="99"/>
        </w:rPr>
        <w:t>TAT</w:t>
      </w:r>
      <w:r>
        <w:rPr>
          <w:rFonts w:hint="eastAsia"/>
          <w:color w:val="548DD4" w:themeColor="text2" w:themeTint="99"/>
        </w:rPr>
        <w:t>DB</w:t>
      </w:r>
      <w:r>
        <w:rPr>
          <w:color w:val="548DD4" w:themeColor="text2" w:themeTint="99"/>
        </w:rPr>
        <w:t>;</w:t>
      </w:r>
    </w:p>
    <w:p w14:paraId="3B85256C" w14:textId="77777777" w:rsidR="000C54C0" w:rsidRPr="006C2FD2" w:rsidRDefault="000C54C0" w:rsidP="000C54C0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Pr="00D76844">
        <w:rPr>
          <w:color w:val="548DD4" w:themeColor="text2" w:themeTint="99"/>
        </w:rPr>
        <w:t xml:space="preserve">grant all on </w:t>
      </w:r>
      <w:r>
        <w:rPr>
          <w:color w:val="548DD4" w:themeColor="text2" w:themeTint="99"/>
        </w:rPr>
        <w:t>STATDB</w:t>
      </w:r>
      <w:r w:rsidRPr="00D76844">
        <w:rPr>
          <w:color w:val="548DD4" w:themeColor="text2" w:themeTint="99"/>
        </w:rPr>
        <w:t>.* to 'eicn'@'localhost' identified by 'eicnrw';</w:t>
      </w:r>
    </w:p>
    <w:p w14:paraId="7DF96949" w14:textId="77777777" w:rsidR="000C54C0" w:rsidRDefault="000C54C0" w:rsidP="000C54C0">
      <w:r>
        <w:t xml:space="preserve">mysql&gt; </w:t>
      </w:r>
      <w:r w:rsidRPr="002B7214">
        <w:rPr>
          <w:color w:val="548DD4" w:themeColor="text2" w:themeTint="99"/>
        </w:rPr>
        <w:t>flush privileges;</w:t>
      </w:r>
    </w:p>
    <w:p w14:paraId="6449198B" w14:textId="77777777" w:rsidR="000C54C0" w:rsidRDefault="000C54C0" w:rsidP="00BB4A32"/>
    <w:p w14:paraId="1723DF98" w14:textId="2979F439" w:rsidR="002D6A54" w:rsidRDefault="002D6A54" w:rsidP="002D6A54">
      <w:pPr>
        <w:rPr>
          <w:color w:val="548DD4" w:themeColor="text2" w:themeTint="99"/>
        </w:rPr>
      </w:pPr>
      <w:r>
        <w:t xml:space="preserve">mysql&gt; </w:t>
      </w:r>
      <w:r>
        <w:rPr>
          <w:color w:val="548DD4" w:themeColor="text2" w:themeTint="99"/>
        </w:rPr>
        <w:t xml:space="preserve">create database </w:t>
      </w:r>
      <w:r>
        <w:rPr>
          <w:rFonts w:hint="eastAsia"/>
          <w:color w:val="548DD4" w:themeColor="text2" w:themeTint="99"/>
        </w:rPr>
        <w:t>CONFIGDB</w:t>
      </w:r>
      <w:r>
        <w:rPr>
          <w:color w:val="548DD4" w:themeColor="text2" w:themeTint="99"/>
        </w:rPr>
        <w:t>;</w:t>
      </w:r>
    </w:p>
    <w:p w14:paraId="564594C3" w14:textId="41A15731" w:rsidR="002D6A54" w:rsidRPr="006C2FD2" w:rsidRDefault="002D6A54" w:rsidP="002D6A54">
      <w:pPr>
        <w:rPr>
          <w:color w:val="548DD4" w:themeColor="text2" w:themeTint="99"/>
          <w:sz w:val="10"/>
          <w:szCs w:val="10"/>
        </w:rPr>
      </w:pPr>
      <w:r>
        <w:t xml:space="preserve">mysql&gt; </w:t>
      </w:r>
      <w:r w:rsidRPr="00D76844">
        <w:rPr>
          <w:color w:val="548DD4" w:themeColor="text2" w:themeTint="99"/>
        </w:rPr>
        <w:t xml:space="preserve">grant all on </w:t>
      </w:r>
      <w:r>
        <w:rPr>
          <w:color w:val="548DD4" w:themeColor="text2" w:themeTint="99"/>
        </w:rPr>
        <w:t>CONFIGDB</w:t>
      </w:r>
      <w:r w:rsidRPr="00D76844">
        <w:rPr>
          <w:color w:val="548DD4" w:themeColor="text2" w:themeTint="99"/>
        </w:rPr>
        <w:t>.* to 'eicn'@'localhost' identified by 'eicnrw';</w:t>
      </w:r>
    </w:p>
    <w:p w14:paraId="6365C56E" w14:textId="43803913" w:rsidR="000C54C0" w:rsidRDefault="002D6A54" w:rsidP="002D6A54">
      <w:r>
        <w:t xml:space="preserve">mysql&gt; </w:t>
      </w:r>
      <w:r w:rsidRPr="002B7214">
        <w:rPr>
          <w:color w:val="548DD4" w:themeColor="text2" w:themeTint="99"/>
        </w:rPr>
        <w:t>flush privileges</w:t>
      </w:r>
      <w:r w:rsidR="004C635C">
        <w:rPr>
          <w:color w:val="548DD4" w:themeColor="text2" w:themeTint="99"/>
        </w:rPr>
        <w:t>;</w:t>
      </w:r>
    </w:p>
    <w:p w14:paraId="0BC4C771" w14:textId="77777777" w:rsidR="002D6A54" w:rsidRDefault="002D6A54" w:rsidP="00BB4A32"/>
    <w:p w14:paraId="5254084B" w14:textId="77777777" w:rsidR="00173F46" w:rsidRDefault="00173F46" w:rsidP="00BB4A32">
      <w:pPr>
        <w:rPr>
          <w:color w:val="548DD4" w:themeColor="text2" w:themeTint="99"/>
        </w:rPr>
      </w:pPr>
      <w:r>
        <w:t xml:space="preserve">mysql&gt; </w:t>
      </w:r>
      <w:r w:rsidRPr="00FF6706">
        <w:rPr>
          <w:color w:val="548DD4" w:themeColor="text2" w:themeTint="99"/>
        </w:rPr>
        <w:t>quit</w:t>
      </w:r>
    </w:p>
    <w:p w14:paraId="7CCEFE55" w14:textId="77777777" w:rsidR="00D70505" w:rsidRPr="006C2FD2" w:rsidRDefault="00D70505" w:rsidP="00BB4A32">
      <w:pPr>
        <w:rPr>
          <w:color w:val="548DD4" w:themeColor="text2" w:themeTint="99"/>
          <w:sz w:val="10"/>
          <w:szCs w:val="10"/>
        </w:rPr>
      </w:pPr>
    </w:p>
    <w:p w14:paraId="2C0001F5" w14:textId="77777777" w:rsidR="00D70505" w:rsidRDefault="00D70505" w:rsidP="00D70505">
      <w:pPr>
        <w:rPr>
          <w:rFonts w:ascii="Verdana" w:hAnsi="Verdana"/>
          <w:szCs w:val="20"/>
        </w:rPr>
      </w:pPr>
      <w:r>
        <w:t xml:space="preserve">[root@jaehyun src]# </w:t>
      </w:r>
      <w:r w:rsidRPr="00481AFF">
        <w:rPr>
          <w:color w:val="548DD4" w:themeColor="text2" w:themeTint="99"/>
          <w:lang w:val="fr-FR"/>
        </w:rPr>
        <w:t>cd /usr/include</w:t>
      </w:r>
    </w:p>
    <w:p w14:paraId="1757F03E" w14:textId="77777777" w:rsidR="00D70505" w:rsidRDefault="00D70505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include</w:t>
      </w:r>
      <w:r>
        <w:t xml:space="preserve">]# </w:t>
      </w:r>
      <w:r w:rsidRPr="009D2E85">
        <w:rPr>
          <w:color w:val="FF0000"/>
        </w:rPr>
        <w:t>ln -s /usr/local/mysql/include</w:t>
      </w:r>
      <w:r w:rsidR="009D2E85" w:rsidRPr="009D2E85">
        <w:rPr>
          <w:color w:val="FF0000"/>
        </w:rPr>
        <w:t>/</w:t>
      </w:r>
      <w:r w:rsidR="009D2E85" w:rsidRPr="009D2E85">
        <w:rPr>
          <w:rFonts w:hint="eastAsia"/>
          <w:color w:val="FF0000"/>
        </w:rPr>
        <w:t>m</w:t>
      </w:r>
      <w:r w:rsidR="009D2E85" w:rsidRPr="009D2E85">
        <w:rPr>
          <w:color w:val="FF0000"/>
        </w:rPr>
        <w:t>ysql</w:t>
      </w:r>
      <w:r w:rsidRPr="009D2E85">
        <w:rPr>
          <w:color w:val="FF0000"/>
        </w:rPr>
        <w:t xml:space="preserve"> mysql</w:t>
      </w:r>
    </w:p>
    <w:p w14:paraId="23A84501" w14:textId="77777777" w:rsidR="00D70505" w:rsidRDefault="00D70505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include</w:t>
      </w:r>
      <w:r>
        <w:t xml:space="preserve">]# </w:t>
      </w:r>
      <w:r>
        <w:rPr>
          <w:rFonts w:hint="eastAsia"/>
          <w:color w:val="548DD4" w:themeColor="text2" w:themeTint="99"/>
        </w:rPr>
        <w:t>cd /usr/local/src/</w:t>
      </w:r>
    </w:p>
    <w:p w14:paraId="096BFFF9" w14:textId="77777777" w:rsidR="003C2EC4" w:rsidRDefault="003C2EC4" w:rsidP="00D70505">
      <w:pPr>
        <w:rPr>
          <w:color w:val="548DD4" w:themeColor="text2" w:themeTint="99"/>
        </w:rPr>
      </w:pPr>
    </w:p>
    <w:p w14:paraId="0F47A750" w14:textId="77777777" w:rsidR="002833E1" w:rsidRDefault="002833E1">
      <w:pPr>
        <w:widowControl/>
        <w:wordWrap/>
        <w:autoSpaceDE/>
        <w:autoSpaceDN/>
        <w:jc w:val="left"/>
        <w:rPr>
          <w:b/>
          <w:u w:val="single"/>
        </w:rPr>
      </w:pPr>
      <w:r>
        <w:rPr>
          <w:b/>
          <w:u w:val="single"/>
        </w:rPr>
        <w:br w:type="page"/>
      </w:r>
    </w:p>
    <w:p w14:paraId="4AEA4FD9" w14:textId="77777777" w:rsidR="006C2FD2" w:rsidRDefault="006C2FD2" w:rsidP="006C2FD2">
      <w:pPr>
        <w:jc w:val="right"/>
      </w:pPr>
      <w:r>
        <w:rPr>
          <w:rFonts w:hint="eastAsia"/>
          <w:b/>
          <w:u w:val="single"/>
        </w:rPr>
        <w:lastRenderedPageBreak/>
        <w:t xml:space="preserve">&lt; </w:t>
      </w:r>
      <w:r>
        <w:rPr>
          <w:b/>
          <w:u w:val="single"/>
        </w:rPr>
        <w:t xml:space="preserve">Call </w:t>
      </w:r>
      <w:r w:rsidR="00B909F2">
        <w:rPr>
          <w:rFonts w:hint="eastAsia"/>
          <w:b/>
          <w:u w:val="single"/>
        </w:rPr>
        <w:t>기능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>– PBX</w:t>
      </w:r>
      <w:r>
        <w:rPr>
          <w:rFonts w:hint="eastAsia"/>
          <w:b/>
          <w:u w:val="single"/>
        </w:rPr>
        <w:t xml:space="preserve"> &gt;</w:t>
      </w:r>
    </w:p>
    <w:p w14:paraId="1A0622FB" w14:textId="77777777" w:rsidR="00BA6EE5" w:rsidRDefault="00BA6EE5" w:rsidP="00BA6EE5">
      <w:pPr>
        <w:rPr>
          <w:b/>
        </w:rPr>
      </w:pPr>
      <w:r w:rsidRPr="0010502D">
        <w:rPr>
          <w:b/>
        </w:rPr>
        <w:t>*</w:t>
      </w:r>
      <w:r>
        <w:rPr>
          <w:rFonts w:hint="eastAsia"/>
          <w:b/>
        </w:rPr>
        <w:t xml:space="preserve">녹취암호화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7878C747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rFonts w:hint="eastAsia"/>
          <w:color w:val="548DD4" w:themeColor="text2" w:themeTint="99"/>
          <w:lang w:val="fr-FR"/>
        </w:rPr>
        <w:t>c</w:t>
      </w:r>
      <w:r w:rsidRPr="00BA6EE5">
        <w:rPr>
          <w:color w:val="548DD4" w:themeColor="text2" w:themeTint="99"/>
          <w:lang w:val="fr-FR"/>
        </w:rPr>
        <w:t>d /usr/local/src/</w:t>
      </w:r>
    </w:p>
    <w:p w14:paraId="4C81F5AA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tar xvjpf p7zip_9.38.1_src_all.tar.bz2</w:t>
      </w:r>
    </w:p>
    <w:p w14:paraId="30BA52CD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cd p7zip_9.38.1</w:t>
      </w:r>
    </w:p>
    <w:p w14:paraId="7707465B" w14:textId="77777777" w:rsidR="00BA6EE5" w:rsidRDefault="00BA6EE5" w:rsidP="00B909F2">
      <w:pPr>
        <w:rPr>
          <w:b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make &amp;&amp; make install</w:t>
      </w:r>
    </w:p>
    <w:p w14:paraId="6D2300A0" w14:textId="77777777" w:rsidR="00BA6EE5" w:rsidRDefault="00BA6EE5" w:rsidP="00B909F2">
      <w:pPr>
        <w:rPr>
          <w:rFonts w:asciiTheme="majorHAnsi" w:eastAsiaTheme="majorHAnsi" w:hAnsiTheme="majorHAnsi"/>
          <w:szCs w:val="20"/>
        </w:rPr>
      </w:pPr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BA6EE5">
        <w:rPr>
          <w:color w:val="548DD4" w:themeColor="text2" w:themeTint="99"/>
          <w:lang w:val="fr-FR"/>
        </w:rPr>
        <w:t>cd ..</w:t>
      </w:r>
    </w:p>
    <w:p w14:paraId="72DBE5CB" w14:textId="77777777" w:rsidR="00BA6EE5" w:rsidRDefault="00BA6EE5" w:rsidP="00B909F2">
      <w:pPr>
        <w:rPr>
          <w:b/>
        </w:rPr>
      </w:pPr>
    </w:p>
    <w:p w14:paraId="790B9DB2" w14:textId="77777777" w:rsidR="00B909F2" w:rsidRDefault="00B909F2" w:rsidP="00B909F2">
      <w:pPr>
        <w:rPr>
          <w:b/>
        </w:rPr>
      </w:pPr>
      <w:r w:rsidRPr="0010502D">
        <w:rPr>
          <w:b/>
        </w:rPr>
        <w:t>*</w:t>
      </w:r>
      <w:r>
        <w:rPr>
          <w:rFonts w:hint="eastAsia"/>
          <w:b/>
        </w:rPr>
        <w:t xml:space="preserve">부분녹취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4DADA6BB" w14:textId="77777777" w:rsidR="00E24AC4" w:rsidRDefault="00E24AC4" w:rsidP="00E24AC4">
      <w:pPr>
        <w:rPr>
          <w:b/>
        </w:rPr>
      </w:pPr>
      <w:r w:rsidRPr="004E6B58">
        <w:rPr>
          <w:rFonts w:hint="eastAsia"/>
          <w:b/>
        </w:rPr>
        <w:t># libmad (</w:t>
      </w:r>
      <w:r w:rsidRPr="004E6B58">
        <w:rPr>
          <w:b/>
        </w:rPr>
        <w:t>MPEG Audio Decoder</w:t>
      </w:r>
      <w:r w:rsidRPr="004E6B58">
        <w:rPr>
          <w:rFonts w:hint="eastAsia"/>
          <w:b/>
        </w:rPr>
        <w:t>)</w:t>
      </w:r>
    </w:p>
    <w:p w14:paraId="19E23186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BA6EE5">
        <w:rPr>
          <w:color w:val="548DD4" w:themeColor="text2" w:themeTint="99"/>
          <w:lang w:val="fr-FR"/>
        </w:rPr>
        <w:t xml:space="preserve">tar </w:t>
      </w:r>
      <w:r w:rsidRPr="00BA6EE5">
        <w:rPr>
          <w:rFonts w:hint="eastAsia"/>
          <w:color w:val="548DD4" w:themeColor="text2" w:themeTint="99"/>
          <w:lang w:val="fr-FR"/>
        </w:rPr>
        <w:t>x</w:t>
      </w:r>
      <w:r w:rsidRPr="00BA6EE5">
        <w:rPr>
          <w:color w:val="548DD4" w:themeColor="text2" w:themeTint="99"/>
          <w:lang w:val="fr-FR"/>
        </w:rPr>
        <w:t>vfz libmad-0.15.1b.tar.gz</w:t>
      </w:r>
    </w:p>
    <w:p w14:paraId="15929023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481AFF">
        <w:rPr>
          <w:color w:val="548DD4" w:themeColor="text2" w:themeTint="99"/>
          <w:lang w:val="fr-FR"/>
        </w:rPr>
        <w:t>cd libmad-0.15.1b</w:t>
      </w:r>
    </w:p>
    <w:p w14:paraId="32B059DE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481AFF">
        <w:rPr>
          <w:color w:val="548DD4" w:themeColor="text2" w:themeTint="99"/>
          <w:lang w:val="fr-FR"/>
        </w:rPr>
        <w:t>sed -i '/-fforce-mem/d' configure</w:t>
      </w:r>
    </w:p>
    <w:p w14:paraId="32747A9B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>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./configure --prefix=/usr/local</w:t>
      </w:r>
    </w:p>
    <w:p w14:paraId="399067CC" w14:textId="77777777" w:rsidR="00B909F2" w:rsidRDefault="00B909F2" w:rsidP="00E24AC4">
      <w:pPr>
        <w:rPr>
          <w:color w:val="548DD4" w:themeColor="text2" w:themeTint="99"/>
          <w:lang w:val="fr-FR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>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rFonts w:hint="eastAsia"/>
          <w:color w:val="548DD4" w:themeColor="text2" w:themeTint="99"/>
          <w:lang w:val="fr-FR"/>
        </w:rPr>
        <w:t>make</w:t>
      </w:r>
      <w:r w:rsidRPr="00481AFF">
        <w:rPr>
          <w:color w:val="548DD4" w:themeColor="text2" w:themeTint="99"/>
          <w:lang w:val="fr-FR"/>
        </w:rPr>
        <w:t xml:space="preserve"> &amp;&amp;</w:t>
      </w:r>
      <w:r w:rsidRPr="00481AFF">
        <w:rPr>
          <w:rFonts w:hint="eastAsia"/>
          <w:color w:val="548DD4" w:themeColor="text2" w:themeTint="99"/>
          <w:lang w:val="fr-FR"/>
        </w:rPr>
        <w:t xml:space="preserve"> make install</w:t>
      </w:r>
    </w:p>
    <w:p w14:paraId="73EACEA1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A21332">
        <w:t>libmad-0.15.1b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481AFF">
        <w:rPr>
          <w:rFonts w:hint="eastAsia"/>
          <w:color w:val="548DD4" w:themeColor="text2" w:themeTint="99"/>
          <w:lang w:val="fr-FR"/>
        </w:rPr>
        <w:t>cd ../</w:t>
      </w:r>
    </w:p>
    <w:p w14:paraId="1205E84F" w14:textId="77777777" w:rsidR="00E24AC4" w:rsidRPr="00A757A2" w:rsidRDefault="00E24AC4" w:rsidP="00E24AC4">
      <w:pPr>
        <w:rPr>
          <w:sz w:val="10"/>
          <w:szCs w:val="10"/>
        </w:rPr>
      </w:pPr>
    </w:p>
    <w:p w14:paraId="07ADCEE2" w14:textId="77777777" w:rsidR="00E24AC4" w:rsidRDefault="00E24AC4" w:rsidP="00E24AC4">
      <w:pPr>
        <w:rPr>
          <w:b/>
        </w:rPr>
      </w:pPr>
      <w:r w:rsidRPr="004E6B58">
        <w:rPr>
          <w:rFonts w:hint="eastAsia"/>
          <w:b/>
        </w:rPr>
        <w:t xml:space="preserve"># </w:t>
      </w:r>
      <w:r>
        <w:rPr>
          <w:b/>
        </w:rPr>
        <w:t xml:space="preserve">SOX – </w:t>
      </w:r>
      <w:r>
        <w:rPr>
          <w:rFonts w:hint="eastAsia"/>
          <w:b/>
        </w:rPr>
        <w:t>음원컨버터(부분녹취)</w:t>
      </w:r>
    </w:p>
    <w:p w14:paraId="31E65FB6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tar xvfz sox-14.4.1.tar.gz</w:t>
      </w:r>
    </w:p>
    <w:p w14:paraId="6DF29804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>[root@jaehyun src]#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cd sox-14.4.1</w:t>
      </w:r>
    </w:p>
    <w:p w14:paraId="0EBEB590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>]#</w:t>
      </w:r>
      <w:r>
        <w:rPr>
          <w:rFonts w:asciiTheme="majorHAnsi" w:eastAsiaTheme="majorHAnsi" w:hAnsiTheme="majorHAnsi"/>
          <w:szCs w:val="20"/>
        </w:rPr>
        <w:t xml:space="preserve"> </w:t>
      </w:r>
      <w:r w:rsidRPr="00481AFF">
        <w:rPr>
          <w:color w:val="548DD4" w:themeColor="text2" w:themeTint="99"/>
          <w:lang w:val="fr-FR"/>
        </w:rPr>
        <w:t>./configure</w:t>
      </w:r>
    </w:p>
    <w:p w14:paraId="4547FC33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481AFF">
        <w:rPr>
          <w:rFonts w:hint="eastAsia"/>
          <w:color w:val="548DD4" w:themeColor="text2" w:themeTint="99"/>
          <w:lang w:val="fr-FR"/>
        </w:rPr>
        <w:t xml:space="preserve">make </w:t>
      </w:r>
      <w:r w:rsidRPr="00481AFF">
        <w:rPr>
          <w:color w:val="548DD4" w:themeColor="text2" w:themeTint="99"/>
          <w:lang w:val="fr-FR"/>
        </w:rPr>
        <w:t>&amp;&amp; make install</w:t>
      </w:r>
    </w:p>
    <w:p w14:paraId="75A314C7" w14:textId="77777777" w:rsidR="00B909F2" w:rsidRPr="00A757A2" w:rsidRDefault="00B909F2" w:rsidP="00E24AC4">
      <w:pPr>
        <w:rPr>
          <w:sz w:val="10"/>
          <w:szCs w:val="10"/>
        </w:rPr>
      </w:pPr>
    </w:p>
    <w:p w14:paraId="0C6117D9" w14:textId="77777777" w:rsidR="00E24AC4" w:rsidRPr="002C5518" w:rsidRDefault="00E24AC4" w:rsidP="00E24AC4">
      <w:pPr>
        <w:rPr>
          <w:color w:val="FF0000"/>
        </w:rPr>
      </w:pPr>
      <w:r>
        <w:rPr>
          <w:color w:val="FF0000"/>
        </w:rPr>
        <w:t xml:space="preserve"># </w:t>
      </w:r>
      <w:r w:rsidRPr="002C5518">
        <w:rPr>
          <w:color w:val="FF0000"/>
        </w:rPr>
        <w:t xml:space="preserve">Sox </w:t>
      </w:r>
      <w:r w:rsidRPr="002C5518">
        <w:rPr>
          <w:rFonts w:hint="eastAsia"/>
          <w:color w:val="FF0000"/>
        </w:rPr>
        <w:t xml:space="preserve">를 입력하여 </w:t>
      </w:r>
      <w:r w:rsidRPr="002C5518">
        <w:rPr>
          <w:color w:val="FF0000"/>
        </w:rPr>
        <w:t>mp3</w:t>
      </w:r>
      <w:r w:rsidRPr="002C5518">
        <w:rPr>
          <w:rFonts w:hint="eastAsia"/>
          <w:color w:val="FF0000"/>
        </w:rPr>
        <w:t>가 리스트에 있는지 확인</w:t>
      </w:r>
    </w:p>
    <w:p w14:paraId="03DC958F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6D6349">
        <w:rPr>
          <w:rFonts w:hint="eastAsia"/>
          <w:color w:val="0070C0"/>
        </w:rPr>
        <w:t>sox</w:t>
      </w:r>
    </w:p>
    <w:p w14:paraId="40624B7E" w14:textId="77777777" w:rsidR="00E24AC4" w:rsidRDefault="00E24AC4" w:rsidP="00E24AC4">
      <w:r w:rsidRPr="00163E43">
        <w:rPr>
          <w:rFonts w:asciiTheme="majorHAnsi" w:eastAsiaTheme="majorHAnsi" w:hAnsiTheme="majorHAnsi"/>
          <w:szCs w:val="20"/>
        </w:rPr>
        <w:t xml:space="preserve">[root@jaehyun </w:t>
      </w:r>
      <w:r w:rsidRPr="002C5518">
        <w:rPr>
          <w:rFonts w:asciiTheme="majorHAnsi" w:eastAsiaTheme="majorHAnsi" w:hAnsiTheme="majorHAnsi"/>
          <w:szCs w:val="20"/>
        </w:rPr>
        <w:t>sox-14.</w:t>
      </w:r>
      <w:r>
        <w:rPr>
          <w:rFonts w:asciiTheme="majorHAnsi" w:eastAsiaTheme="majorHAnsi" w:hAnsiTheme="majorHAnsi"/>
          <w:szCs w:val="20"/>
        </w:rPr>
        <w:t>4</w:t>
      </w:r>
      <w:r w:rsidRPr="002C5518">
        <w:rPr>
          <w:rFonts w:asciiTheme="majorHAnsi" w:eastAsiaTheme="majorHAnsi" w:hAnsiTheme="majorHAnsi"/>
          <w:szCs w:val="20"/>
        </w:rPr>
        <w:t>.1</w:t>
      </w:r>
      <w:r w:rsidRPr="00163E43">
        <w:rPr>
          <w:rFonts w:asciiTheme="majorHAnsi" w:eastAsiaTheme="majorHAnsi" w:hAnsiTheme="majorHAnsi"/>
          <w:szCs w:val="20"/>
        </w:rPr>
        <w:t xml:space="preserve">]# </w:t>
      </w:r>
      <w:r w:rsidRPr="006D6349">
        <w:rPr>
          <w:color w:val="0070C0"/>
        </w:rPr>
        <w:t>cd ../</w:t>
      </w:r>
    </w:p>
    <w:p w14:paraId="15F6F1A0" w14:textId="77777777" w:rsidR="00E24AC4" w:rsidRPr="00A757A2" w:rsidRDefault="00E24AC4" w:rsidP="00BB4A32">
      <w:pPr>
        <w:rPr>
          <w:b/>
          <w:sz w:val="10"/>
          <w:szCs w:val="10"/>
        </w:rPr>
      </w:pPr>
    </w:p>
    <w:p w14:paraId="3DA03A3A" w14:textId="77777777" w:rsidR="00173F46" w:rsidRDefault="00173F46" w:rsidP="00BB4A32">
      <w:pPr>
        <w:rPr>
          <w:b/>
        </w:rPr>
      </w:pPr>
      <w:r w:rsidRPr="0010502D">
        <w:rPr>
          <w:b/>
        </w:rPr>
        <w:t xml:space="preserve">*ASTERISK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46E69844" w14:textId="77777777" w:rsidR="00963FD5" w:rsidRDefault="00963FD5" w:rsidP="00BB4A32">
      <w:r>
        <w:t xml:space="preserve">[root@jaehyun src]# </w:t>
      </w:r>
      <w:r w:rsidRPr="00481AFF">
        <w:rPr>
          <w:rFonts w:hint="eastAsia"/>
          <w:color w:val="548DD4" w:themeColor="text2" w:themeTint="99"/>
          <w:lang w:val="fr-FR"/>
        </w:rPr>
        <w:t xml:space="preserve">tar xvfz </w:t>
      </w:r>
      <w:r w:rsidRPr="00481AFF">
        <w:rPr>
          <w:color w:val="548DD4" w:themeColor="text2" w:themeTint="99"/>
          <w:lang w:val="fr-FR"/>
        </w:rPr>
        <w:t>jansson-2.5.tar.gz</w:t>
      </w:r>
    </w:p>
    <w:p w14:paraId="176C3056" w14:textId="6BBA0D58" w:rsidR="00963FD5" w:rsidRDefault="00963FD5" w:rsidP="00963FD5">
      <w:r>
        <w:t xml:space="preserve">[root@jaehyun src]# </w:t>
      </w:r>
      <w:r w:rsidR="00574A7B" w:rsidRPr="00481AFF">
        <w:rPr>
          <w:color w:val="548DD4" w:themeColor="text2" w:themeTint="99"/>
          <w:lang w:val="fr-FR"/>
        </w:rPr>
        <w:t>cd</w:t>
      </w:r>
      <w:r w:rsidR="00574A7B" w:rsidRPr="00481AFF">
        <w:rPr>
          <w:rFonts w:hint="eastAsia"/>
          <w:color w:val="548DD4" w:themeColor="text2" w:themeTint="99"/>
          <w:lang w:val="fr-FR"/>
        </w:rPr>
        <w:t xml:space="preserve"> </w:t>
      </w:r>
      <w:r w:rsidR="00574A7B" w:rsidRPr="00481AFF">
        <w:rPr>
          <w:color w:val="548DD4" w:themeColor="text2" w:themeTint="99"/>
          <w:lang w:val="fr-FR"/>
        </w:rPr>
        <w:t>jansso</w:t>
      </w:r>
      <w:r w:rsidRPr="00481AFF">
        <w:rPr>
          <w:color w:val="548DD4" w:themeColor="text2" w:themeTint="99"/>
          <w:lang w:val="fr-FR"/>
        </w:rPr>
        <w:t>n-2.5</w:t>
      </w:r>
    </w:p>
    <w:p w14:paraId="2C871F98" w14:textId="77777777" w:rsidR="00963FD5" w:rsidRPr="00963FD5" w:rsidRDefault="00963FD5" w:rsidP="00BB4A32">
      <w:r>
        <w:t xml:space="preserve">[root@jaehyun </w:t>
      </w:r>
      <w:r w:rsidRPr="00963FD5">
        <w:t>jansson-2.5</w:t>
      </w:r>
      <w:r>
        <w:t xml:space="preserve">]# </w:t>
      </w:r>
      <w:r w:rsidRPr="00481AFF">
        <w:rPr>
          <w:color w:val="548DD4" w:themeColor="text2" w:themeTint="99"/>
          <w:lang w:val="fr-FR"/>
        </w:rPr>
        <w:t>./configure &amp;&amp; make &amp;&amp; make install &amp;&amp; make check &amp;&amp; ldconfig</w:t>
      </w:r>
    </w:p>
    <w:p w14:paraId="56D3E794" w14:textId="77777777" w:rsidR="00963FD5" w:rsidRDefault="00D70505" w:rsidP="00BB4A32">
      <w:pPr>
        <w:rPr>
          <w:b/>
        </w:rPr>
      </w:pPr>
      <w:r>
        <w:t xml:space="preserve">[root@jaehyun </w:t>
      </w:r>
      <w:r w:rsidRPr="00963FD5">
        <w:t>jansson-2.5</w:t>
      </w:r>
      <w:r>
        <w:t xml:space="preserve">]# </w:t>
      </w:r>
      <w:r w:rsidRPr="00481AFF">
        <w:rPr>
          <w:color w:val="548DD4" w:themeColor="text2" w:themeTint="99"/>
          <w:lang w:val="fr-FR"/>
        </w:rPr>
        <w:t>cd ..</w:t>
      </w:r>
    </w:p>
    <w:p w14:paraId="1A67FF0C" w14:textId="77777777" w:rsidR="00D70505" w:rsidRPr="00A757A2" w:rsidRDefault="00D70505" w:rsidP="001D25AC">
      <w:pPr>
        <w:rPr>
          <w:sz w:val="10"/>
          <w:szCs w:val="10"/>
        </w:rPr>
      </w:pPr>
    </w:p>
    <w:p w14:paraId="22B02084" w14:textId="77777777" w:rsidR="001D25AC" w:rsidRDefault="001D25AC" w:rsidP="001D25AC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src</w:t>
      </w:r>
      <w:r>
        <w:t xml:space="preserve">]# </w:t>
      </w:r>
      <w:r w:rsidRPr="001D25AC">
        <w:rPr>
          <w:color w:val="548DD4" w:themeColor="text2" w:themeTint="99"/>
        </w:rPr>
        <w:t xml:space="preserve">tar xvfz </w:t>
      </w:r>
      <w:r w:rsidR="00963FD5" w:rsidRPr="00963FD5">
        <w:rPr>
          <w:color w:val="548DD4" w:themeColor="text2" w:themeTint="99"/>
        </w:rPr>
        <w:t>asterisk-13.6.0_EICN.tar.gz</w:t>
      </w:r>
    </w:p>
    <w:p w14:paraId="59DC216C" w14:textId="77777777" w:rsidR="001D25AC" w:rsidRDefault="001D25AC" w:rsidP="001D25AC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src</w:t>
      </w:r>
      <w:r>
        <w:t xml:space="preserve">]# </w:t>
      </w:r>
      <w:r>
        <w:rPr>
          <w:rFonts w:hint="eastAsia"/>
          <w:color w:val="548DD4" w:themeColor="text2" w:themeTint="99"/>
        </w:rPr>
        <w:t xml:space="preserve">cd </w:t>
      </w:r>
      <w:r w:rsidR="00963FD5">
        <w:rPr>
          <w:color w:val="548DD4" w:themeColor="text2" w:themeTint="99"/>
        </w:rPr>
        <w:t>asterisk-13.6.0/</w:t>
      </w:r>
    </w:p>
    <w:p w14:paraId="6CFB1249" w14:textId="77777777" w:rsidR="00B909F2" w:rsidRPr="00A757A2" w:rsidRDefault="00B909F2" w:rsidP="001D25AC">
      <w:pPr>
        <w:rPr>
          <w:color w:val="548DD4" w:themeColor="text2" w:themeTint="99"/>
          <w:sz w:val="10"/>
          <w:szCs w:val="10"/>
        </w:rPr>
      </w:pPr>
    </w:p>
    <w:p w14:paraId="76F9637E" w14:textId="77777777" w:rsidR="00EA4490" w:rsidRPr="00EA4490" w:rsidRDefault="00EA4490" w:rsidP="00EA4490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</w:t>
      </w:r>
      <w:r w:rsidR="00963FD5">
        <w:rPr>
          <w:rFonts w:hint="eastAsia"/>
        </w:rPr>
        <w:t>13.6.0</w:t>
      </w:r>
      <w:r>
        <w:t xml:space="preserve">]# </w:t>
      </w:r>
      <w:r w:rsidRPr="00EA4490">
        <w:rPr>
          <w:color w:val="548DD4" w:themeColor="text2" w:themeTint="99"/>
        </w:rPr>
        <w:t>contrib/scripts/get_mp3_source.sh</w:t>
      </w:r>
    </w:p>
    <w:p w14:paraId="586AC50B" w14:textId="77777777" w:rsidR="00EA4490" w:rsidRPr="00EA4490" w:rsidRDefault="00EA4490" w:rsidP="00EA4490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</w:t>
      </w:r>
      <w:r w:rsidR="00963FD5">
        <w:rPr>
          <w:rFonts w:hint="eastAsia"/>
        </w:rPr>
        <w:t>13.6.0</w:t>
      </w:r>
      <w:r>
        <w:t xml:space="preserve">]# </w:t>
      </w:r>
      <w:r w:rsidRPr="00EA4490">
        <w:rPr>
          <w:color w:val="548DD4" w:themeColor="text2" w:themeTint="99"/>
        </w:rPr>
        <w:t>./configure \</w:t>
      </w:r>
    </w:p>
    <w:p w14:paraId="131622F9" w14:textId="77777777" w:rsidR="00EA4490" w:rsidRPr="00EA4490" w:rsidRDefault="00EA4490" w:rsidP="00163E43">
      <w:pPr>
        <w:ind w:leftChars="1500" w:left="3000"/>
        <w:rPr>
          <w:color w:val="548DD4" w:themeColor="text2" w:themeTint="99"/>
        </w:rPr>
      </w:pPr>
      <w:r w:rsidRPr="00EA4490">
        <w:rPr>
          <w:color w:val="548DD4" w:themeColor="text2" w:themeTint="99"/>
        </w:rPr>
        <w:t>--with-crypto \</w:t>
      </w:r>
    </w:p>
    <w:p w14:paraId="5348541E" w14:textId="77777777" w:rsidR="00EA4490" w:rsidRPr="00EA4490" w:rsidRDefault="00EA4490" w:rsidP="00163E43">
      <w:pPr>
        <w:ind w:leftChars="1500" w:left="3000"/>
        <w:rPr>
          <w:color w:val="548DD4" w:themeColor="text2" w:themeTint="99"/>
        </w:rPr>
      </w:pPr>
      <w:r w:rsidRPr="00EA4490">
        <w:rPr>
          <w:color w:val="548DD4" w:themeColor="text2" w:themeTint="99"/>
        </w:rPr>
        <w:t>--with-iconv \</w:t>
      </w:r>
    </w:p>
    <w:p w14:paraId="18CFDC71" w14:textId="77777777" w:rsidR="00EA4490" w:rsidRDefault="00EA4490" w:rsidP="00163E43">
      <w:pPr>
        <w:ind w:leftChars="1500" w:left="3000"/>
        <w:rPr>
          <w:color w:val="548DD4" w:themeColor="text2" w:themeTint="99"/>
        </w:rPr>
      </w:pPr>
      <w:r w:rsidRPr="00EA4490">
        <w:rPr>
          <w:color w:val="548DD4" w:themeColor="text2" w:themeTint="99"/>
        </w:rPr>
        <w:t>--with-mysqlclient=/usr/local/mysql</w:t>
      </w:r>
      <w:r w:rsidR="00963FD5">
        <w:rPr>
          <w:color w:val="548DD4" w:themeColor="text2" w:themeTint="99"/>
        </w:rPr>
        <w:t xml:space="preserve"> \</w:t>
      </w:r>
    </w:p>
    <w:p w14:paraId="794890D9" w14:textId="77777777" w:rsidR="00963FD5" w:rsidRPr="00EA4490" w:rsidRDefault="00963FD5" w:rsidP="00163E43">
      <w:pPr>
        <w:ind w:leftChars="1500" w:left="3000"/>
        <w:rPr>
          <w:color w:val="548DD4" w:themeColor="text2" w:themeTint="99"/>
        </w:rPr>
      </w:pPr>
      <w:r w:rsidRPr="00963FD5">
        <w:rPr>
          <w:color w:val="548DD4" w:themeColor="text2" w:themeTint="99"/>
        </w:rPr>
        <w:t>--with-jansson=/usr/local</w:t>
      </w:r>
    </w:p>
    <w:p w14:paraId="6FE9BEB4" w14:textId="77777777" w:rsidR="0051177D" w:rsidRPr="00A757A2" w:rsidRDefault="0051177D" w:rsidP="00BB4A32">
      <w:pPr>
        <w:rPr>
          <w:sz w:val="10"/>
          <w:szCs w:val="10"/>
        </w:rPr>
      </w:pPr>
    </w:p>
    <w:p w14:paraId="7545F28D" w14:textId="77777777" w:rsidR="00D14A54" w:rsidRDefault="00163E43" w:rsidP="00D14A54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</w:t>
      </w:r>
      <w:r w:rsidR="00963FD5">
        <w:rPr>
          <w:rFonts w:hint="eastAsia"/>
        </w:rPr>
        <w:t>13.6.0</w:t>
      </w:r>
      <w:r>
        <w:t xml:space="preserve">]# </w:t>
      </w:r>
      <w:r w:rsidR="00D14A54">
        <w:rPr>
          <w:rFonts w:hint="eastAsia"/>
          <w:color w:val="548DD4" w:themeColor="text2" w:themeTint="99"/>
        </w:rPr>
        <w:t>m</w:t>
      </w:r>
      <w:r w:rsidRPr="00163E43">
        <w:rPr>
          <w:color w:val="548DD4" w:themeColor="text2" w:themeTint="99"/>
        </w:rPr>
        <w:t>ake menuselect</w:t>
      </w:r>
    </w:p>
    <w:p w14:paraId="17771279" w14:textId="77777777" w:rsidR="00163E43" w:rsidRDefault="000A67F3" w:rsidP="00BB4A32">
      <w:r>
        <w:rPr>
          <w:rFonts w:hint="eastAsia"/>
        </w:rPr>
        <w:t xml:space="preserve"># </w:t>
      </w:r>
      <w:r w:rsidR="00163E43">
        <w:rPr>
          <w:rFonts w:hint="eastAsia"/>
        </w:rPr>
        <w:t xml:space="preserve">여기서 </w:t>
      </w:r>
      <w:r>
        <w:rPr>
          <w:rFonts w:hint="eastAsia"/>
        </w:rPr>
        <w:t xml:space="preserve">아래부분 </w:t>
      </w:r>
      <w:r w:rsidR="00163E43">
        <w:rPr>
          <w:rFonts w:hint="eastAsia"/>
        </w:rPr>
        <w:t>선택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92"/>
        <w:gridCol w:w="6464"/>
      </w:tblGrid>
      <w:tr w:rsidR="00C565CD" w:rsidRPr="003C322E" w14:paraId="6CC30CFA" w14:textId="77777777" w:rsidTr="00C565CD">
        <w:trPr>
          <w:trHeight w:val="1092"/>
        </w:trPr>
        <w:tc>
          <w:tcPr>
            <w:tcW w:w="3992" w:type="dxa"/>
          </w:tcPr>
          <w:p w14:paraId="4E0C5A30" w14:textId="77777777" w:rsidR="00C565CD" w:rsidRPr="003C322E" w:rsidRDefault="00C565CD" w:rsidP="000A67F3">
            <w:pPr>
              <w:rPr>
                <w:sz w:val="18"/>
              </w:rPr>
            </w:pPr>
            <w:r w:rsidRPr="003C322E">
              <w:rPr>
                <w:sz w:val="18"/>
              </w:rPr>
              <w:lastRenderedPageBreak/>
              <w:t>Add-ons (See README-addons.txt)</w:t>
            </w:r>
          </w:p>
          <w:p w14:paraId="4AECC00C" w14:textId="77777777" w:rsidR="00C565CD" w:rsidRDefault="00C565CD" w:rsidP="000A67F3">
            <w:pPr>
              <w:rPr>
                <w:sz w:val="18"/>
              </w:rPr>
            </w:pPr>
          </w:p>
          <w:p w14:paraId="779079AD" w14:textId="77777777" w:rsidR="00C565CD" w:rsidRDefault="00C565CD" w:rsidP="000A67F3">
            <w:pPr>
              <w:rPr>
                <w:sz w:val="18"/>
              </w:rPr>
            </w:pPr>
          </w:p>
          <w:p w14:paraId="7C98E292" w14:textId="77777777" w:rsidR="00C565CD" w:rsidRPr="000A67F3" w:rsidRDefault="00C565CD" w:rsidP="000A67F3">
            <w:pPr>
              <w:rPr>
                <w:sz w:val="18"/>
              </w:rPr>
            </w:pPr>
          </w:p>
        </w:tc>
        <w:tc>
          <w:tcPr>
            <w:tcW w:w="6464" w:type="dxa"/>
          </w:tcPr>
          <w:p w14:paraId="1038FDA4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XXX chan_mobile</w:t>
            </w:r>
          </w:p>
          <w:p w14:paraId="75674721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 ] chan_ooh323</w:t>
            </w:r>
          </w:p>
          <w:p w14:paraId="1620B2EE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 ] format_mp3</w:t>
            </w:r>
          </w:p>
          <w:p w14:paraId="7F7D0456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[*] res_config_mysql</w:t>
            </w:r>
          </w:p>
          <w:p w14:paraId="7A1C5A10" w14:textId="77777777" w:rsidR="00C565CD" w:rsidRDefault="00C565CD" w:rsidP="00963FD5">
            <w:pPr>
              <w:jc w:val="left"/>
              <w:rPr>
                <w:sz w:val="18"/>
              </w:rPr>
            </w:pPr>
            <w:r>
              <w:rPr>
                <w:sz w:val="18"/>
              </w:rPr>
              <w:t>--- Deprecated ---</w:t>
            </w:r>
          </w:p>
          <w:p w14:paraId="2CB81DB6" w14:textId="77777777" w:rsidR="00C565CD" w:rsidRPr="00963FD5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[*] app_mysql</w:t>
            </w:r>
          </w:p>
          <w:p w14:paraId="2E58995F" w14:textId="77777777" w:rsidR="00C565CD" w:rsidRDefault="00C565CD" w:rsidP="00963FD5">
            <w:pPr>
              <w:jc w:val="left"/>
              <w:rPr>
                <w:sz w:val="18"/>
              </w:rPr>
            </w:pPr>
            <w:r w:rsidRPr="00963FD5">
              <w:rPr>
                <w:sz w:val="18"/>
              </w:rPr>
              <w:t>[*] cdr_mysql</w:t>
            </w:r>
          </w:p>
          <w:p w14:paraId="1800AB94" w14:textId="77777777" w:rsidR="00C565CD" w:rsidRPr="003C322E" w:rsidRDefault="00C565CD" w:rsidP="00963FD5">
            <w:pPr>
              <w:jc w:val="left"/>
              <w:rPr>
                <w:sz w:val="18"/>
              </w:rPr>
            </w:pPr>
          </w:p>
        </w:tc>
      </w:tr>
      <w:tr w:rsidR="00C565CD" w:rsidRPr="003C322E" w14:paraId="62506060" w14:textId="77777777" w:rsidTr="00AA05B3">
        <w:trPr>
          <w:trHeight w:val="1092"/>
        </w:trPr>
        <w:tc>
          <w:tcPr>
            <w:tcW w:w="3992" w:type="dxa"/>
          </w:tcPr>
          <w:p w14:paraId="11D5C637" w14:textId="77777777" w:rsidR="00C565CD" w:rsidRPr="003C322E" w:rsidRDefault="00C565CD" w:rsidP="00437C6F">
            <w:pPr>
              <w:rPr>
                <w:sz w:val="18"/>
              </w:rPr>
            </w:pPr>
            <w:r w:rsidRPr="00D83378">
              <w:rPr>
                <w:sz w:val="18"/>
              </w:rPr>
              <w:t>Resource Modules</w:t>
            </w:r>
          </w:p>
        </w:tc>
        <w:tc>
          <w:tcPr>
            <w:tcW w:w="6464" w:type="dxa"/>
          </w:tcPr>
          <w:p w14:paraId="5121D4F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res_adsi</w:t>
            </w:r>
          </w:p>
          <w:p w14:paraId="19F3EF49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res_agi</w:t>
            </w:r>
          </w:p>
          <w:p w14:paraId="3E2F780B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 ] res_ari</w:t>
            </w:r>
          </w:p>
          <w:p w14:paraId="3E1D2480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res_ari_applications</w:t>
            </w:r>
          </w:p>
          <w:p w14:paraId="7F0E088E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res_ari_asterisk</w:t>
            </w:r>
          </w:p>
          <w:p w14:paraId="586B296B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res_ari_bridges</w:t>
            </w:r>
          </w:p>
          <w:p w14:paraId="2220D533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res_ari_channels</w:t>
            </w:r>
          </w:p>
          <w:p w14:paraId="609FCB82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res_ari_device_states</w:t>
            </w:r>
          </w:p>
          <w:p w14:paraId="6D4F2D1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res_ari_endpoints</w:t>
            </w:r>
          </w:p>
          <w:p w14:paraId="1181B6A8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res_ari_events</w:t>
            </w:r>
          </w:p>
          <w:p w14:paraId="384902B4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res_ari_mailboxes</w:t>
            </w:r>
          </w:p>
          <w:p w14:paraId="63F98BA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 ] res_ari_model</w:t>
            </w:r>
          </w:p>
          <w:p w14:paraId="776F84D1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res_ari_playbacks</w:t>
            </w:r>
          </w:p>
          <w:p w14:paraId="0C474F7F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res_ari_recordings</w:t>
            </w:r>
          </w:p>
          <w:p w14:paraId="26C1817F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&lt; &gt; res_ari_sounds</w:t>
            </w:r>
          </w:p>
          <w:p w14:paraId="6891AE1D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res_calendar</w:t>
            </w:r>
          </w:p>
          <w:p w14:paraId="37D18B97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res_calendar_ews</w:t>
            </w:r>
          </w:p>
          <w:p w14:paraId="7CE4FFC3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res_calendar_exchange</w:t>
            </w:r>
          </w:p>
          <w:p w14:paraId="7834C8DB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res_calendar_icalendar</w:t>
            </w:r>
          </w:p>
          <w:p w14:paraId="1C0A84DA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res_clialiases</w:t>
            </w:r>
          </w:p>
          <w:p w14:paraId="5A976C72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res_clioriginate</w:t>
            </w:r>
          </w:p>
          <w:p w14:paraId="7E2835AA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res_config_curl</w:t>
            </w:r>
          </w:p>
          <w:p w14:paraId="679FBC4F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XXX res_config_odbc</w:t>
            </w:r>
          </w:p>
          <w:p w14:paraId="7607FEC8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res_config_sqlite3</w:t>
            </w:r>
          </w:p>
          <w:p w14:paraId="2BC647ED" w14:textId="77777777" w:rsidR="00C565CD" w:rsidRPr="00D83378" w:rsidRDefault="00C565CD" w:rsidP="00437C6F">
            <w:pPr>
              <w:jc w:val="left"/>
              <w:rPr>
                <w:sz w:val="18"/>
              </w:rPr>
            </w:pPr>
            <w:r w:rsidRPr="00D83378">
              <w:rPr>
                <w:sz w:val="18"/>
              </w:rPr>
              <w:t>[*] res_convert</w:t>
            </w:r>
          </w:p>
          <w:p w14:paraId="70C21FF1" w14:textId="77777777" w:rsidR="00C565CD" w:rsidRPr="00963FD5" w:rsidRDefault="00C565CD" w:rsidP="00437C6F">
            <w:pPr>
              <w:jc w:val="left"/>
              <w:rPr>
                <w:sz w:val="18"/>
              </w:rPr>
            </w:pPr>
            <w:r>
              <w:rPr>
                <w:sz w:val="18"/>
              </w:rPr>
              <w:t>[*] res_crypto</w:t>
            </w:r>
          </w:p>
        </w:tc>
      </w:tr>
    </w:tbl>
    <w:p w14:paraId="408E3E95" w14:textId="77777777" w:rsidR="00436901" w:rsidRDefault="00436901" w:rsidP="00BB4A32"/>
    <w:p w14:paraId="2C03AFB3" w14:textId="77777777" w:rsidR="00436901" w:rsidRDefault="00436901" w:rsidP="00BB4A32"/>
    <w:p w14:paraId="24782A24" w14:textId="77777777" w:rsidR="00436901" w:rsidRDefault="00436901" w:rsidP="00BB4A32"/>
    <w:p w14:paraId="30F55ED3" w14:textId="77777777" w:rsidR="00436901" w:rsidRPr="000E25C9" w:rsidRDefault="000E25C9" w:rsidP="00BB4A32">
      <w:pPr>
        <w:pStyle w:val="a9"/>
        <w:numPr>
          <w:ilvl w:val="0"/>
          <w:numId w:val="11"/>
        </w:numPr>
        <w:ind w:leftChars="0"/>
        <w:rPr>
          <w:b/>
          <w:color w:val="FF0000"/>
        </w:rPr>
      </w:pPr>
      <w:r w:rsidRPr="00436901">
        <w:rPr>
          <w:b/>
          <w:color w:val="FF0000"/>
        </w:rPr>
        <w:t xml:space="preserve">mysql 로 검색후 </w:t>
      </w:r>
      <w:r w:rsidRPr="00436901">
        <w:rPr>
          <w:rFonts w:hint="eastAsia"/>
          <w:b/>
          <w:color w:val="FF0000"/>
        </w:rPr>
        <w:t>중복경로 삭제</w:t>
      </w:r>
    </w:p>
    <w:p w14:paraId="5043A3E3" w14:textId="77777777" w:rsidR="00436901" w:rsidRPr="000E25C9" w:rsidRDefault="00436901" w:rsidP="00436901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 w:rsidR="000E25C9">
        <w:rPr>
          <w:rFonts w:hint="eastAsia"/>
          <w:color w:val="548DD4" w:themeColor="text2" w:themeTint="99"/>
        </w:rPr>
        <w:t>sed -i 's/\/usr\/local\/mysql\/usr\/local\/mysql\//\/usr\/local\/mysql\//g' makeopts</w:t>
      </w:r>
    </w:p>
    <w:p w14:paraId="4DF31022" w14:textId="77777777" w:rsidR="00173F46" w:rsidRDefault="00163E43" w:rsidP="00BB4A32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</w:t>
      </w:r>
      <w:r w:rsidR="001F5591">
        <w:rPr>
          <w:rFonts w:hint="eastAsia"/>
        </w:rPr>
        <w:t>1.8.</w:t>
      </w:r>
      <w:r w:rsidR="00F66FEF">
        <w:rPr>
          <w:rFonts w:hint="eastAsia"/>
        </w:rPr>
        <w:t>22</w:t>
      </w:r>
      <w:r w:rsidR="001F5591">
        <w:rPr>
          <w:rFonts w:hint="eastAsia"/>
        </w:rPr>
        <w:t>.0</w:t>
      </w:r>
      <w:r>
        <w:t xml:space="preserve">]# </w:t>
      </w:r>
      <w:r>
        <w:rPr>
          <w:rFonts w:hint="eastAsia"/>
          <w:color w:val="548DD4" w:themeColor="text2" w:themeTint="99"/>
        </w:rPr>
        <w:t>make</w:t>
      </w:r>
      <w:r w:rsidR="00173F46" w:rsidRPr="00FF6706">
        <w:rPr>
          <w:color w:val="548DD4" w:themeColor="text2" w:themeTint="99"/>
        </w:rPr>
        <w:t xml:space="preserve"> </w:t>
      </w:r>
      <w:r>
        <w:rPr>
          <w:rFonts w:hint="eastAsia"/>
          <w:color w:val="548DD4" w:themeColor="text2" w:themeTint="99"/>
        </w:rPr>
        <w:t>&amp;&amp; make install</w:t>
      </w:r>
    </w:p>
    <w:p w14:paraId="00BECBEF" w14:textId="77777777" w:rsidR="00436901" w:rsidRDefault="00436901" w:rsidP="00436901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 w:rsidRPr="00436901">
        <w:rPr>
          <w:color w:val="548DD4" w:themeColor="text2" w:themeTint="99"/>
        </w:rPr>
        <w:t>/usr/sbin/asterisk</w:t>
      </w:r>
    </w:p>
    <w:p w14:paraId="32A252A9" w14:textId="77777777" w:rsidR="00C10735" w:rsidRPr="00C10735" w:rsidRDefault="00C10735" w:rsidP="00436901">
      <w:pPr>
        <w:pStyle w:val="a9"/>
        <w:numPr>
          <w:ilvl w:val="0"/>
          <w:numId w:val="11"/>
        </w:numPr>
        <w:ind w:leftChars="0"/>
        <w:rPr>
          <w:color w:val="FF0000"/>
        </w:rPr>
      </w:pPr>
      <w:r w:rsidRPr="00436901">
        <w:rPr>
          <w:rFonts w:hint="eastAsia"/>
          <w:b/>
          <w:color w:val="FF0000"/>
        </w:rPr>
        <w:t>매끄럽게</w:t>
      </w:r>
      <w:r w:rsidRPr="00436901">
        <w:rPr>
          <w:b/>
          <w:color w:val="FF0000"/>
        </w:rPr>
        <w:t xml:space="preserve"> 실행이 안되면 ldconfig 한번더</w:t>
      </w:r>
    </w:p>
    <w:p w14:paraId="1849F823" w14:textId="77777777" w:rsidR="00C10735" w:rsidRPr="00C10735" w:rsidRDefault="00C10735" w:rsidP="00C10735">
      <w:pPr>
        <w:pStyle w:val="a9"/>
        <w:numPr>
          <w:ilvl w:val="0"/>
          <w:numId w:val="11"/>
        </w:numPr>
        <w:ind w:leftChars="0"/>
        <w:rPr>
          <w:color w:val="FF0000"/>
        </w:rPr>
      </w:pPr>
      <w:r w:rsidRPr="00C10735">
        <w:rPr>
          <w:color w:val="FF0000"/>
        </w:rPr>
        <w:t xml:space="preserve">[root@jaehyun </w:t>
      </w:r>
      <w:r w:rsidRPr="00C10735">
        <w:rPr>
          <w:rFonts w:hint="eastAsia"/>
          <w:color w:val="FF0000"/>
        </w:rPr>
        <w:t>asterisk-1.8.22.0</w:t>
      </w:r>
      <w:r w:rsidRPr="00C10735">
        <w:rPr>
          <w:color w:val="FF0000"/>
        </w:rPr>
        <w:t>]#</w:t>
      </w:r>
      <w:r w:rsidRPr="00C10735">
        <w:rPr>
          <w:b/>
          <w:color w:val="FF0000"/>
        </w:rPr>
        <w:t xml:space="preserve"> ldconfig</w:t>
      </w:r>
    </w:p>
    <w:p w14:paraId="68C1146B" w14:textId="77777777" w:rsidR="00C10735" w:rsidRDefault="00436901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>
        <w:rPr>
          <w:rFonts w:hint="eastAsia"/>
          <w:color w:val="548DD4" w:themeColor="text2" w:themeTint="99"/>
        </w:rPr>
        <w:t xml:space="preserve">asterisk </w:t>
      </w:r>
      <w:r w:rsidR="00C10735"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>vvvvvr</w:t>
      </w:r>
    </w:p>
    <w:p w14:paraId="523929D2" w14:textId="77777777" w:rsidR="00D70505" w:rsidRDefault="00D70505" w:rsidP="00D70505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asterisk-1.8.22.0</w:t>
      </w:r>
      <w:r>
        <w:t xml:space="preserve">]# </w:t>
      </w:r>
      <w:r>
        <w:rPr>
          <w:color w:val="548DD4" w:themeColor="text2" w:themeTint="99"/>
        </w:rPr>
        <w:t>cd ..</w:t>
      </w:r>
    </w:p>
    <w:p w14:paraId="76063075" w14:textId="77777777" w:rsidR="00A757A2" w:rsidRDefault="00A757A2" w:rsidP="00D70505"/>
    <w:p w14:paraId="667DEA2B" w14:textId="77777777" w:rsidR="000E25C9" w:rsidRDefault="000E25C9" w:rsidP="00D70505"/>
    <w:p w14:paraId="078D6298" w14:textId="77777777" w:rsidR="00D70505" w:rsidRDefault="00D70505" w:rsidP="00D70505">
      <w:pPr>
        <w:rPr>
          <w:b/>
        </w:rPr>
      </w:pPr>
      <w:r w:rsidRPr="0010502D">
        <w:rPr>
          <w:b/>
        </w:rPr>
        <w:t>*</w:t>
      </w:r>
      <w:r>
        <w:rPr>
          <w:b/>
        </w:rPr>
        <w:t xml:space="preserve">SIPSAK (Asterisk SIP Module </w:t>
      </w:r>
      <w:r>
        <w:rPr>
          <w:rFonts w:hint="eastAsia"/>
          <w:b/>
        </w:rPr>
        <w:t>감시)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 w:rsidRPr="0010502D">
        <w:rPr>
          <w:b/>
        </w:rPr>
        <w:t>*</w:t>
      </w:r>
    </w:p>
    <w:p w14:paraId="560C1511" w14:textId="77777777" w:rsidR="00D70505" w:rsidRDefault="00D70505" w:rsidP="00BB4A32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src</w:t>
      </w:r>
      <w:r>
        <w:t xml:space="preserve">]# </w:t>
      </w:r>
      <w:r w:rsidRPr="001D25AC">
        <w:rPr>
          <w:color w:val="548DD4" w:themeColor="text2" w:themeTint="99"/>
        </w:rPr>
        <w:t>tar</w:t>
      </w:r>
      <w:r>
        <w:rPr>
          <w:color w:val="548DD4" w:themeColor="text2" w:themeTint="99"/>
        </w:rPr>
        <w:t xml:space="preserve"> xvfz </w:t>
      </w:r>
      <w:r w:rsidRPr="00D70505">
        <w:rPr>
          <w:color w:val="548DD4" w:themeColor="text2" w:themeTint="99"/>
        </w:rPr>
        <w:t>sipsak-0.9.6-1.tar.gz</w:t>
      </w:r>
    </w:p>
    <w:p w14:paraId="289121B1" w14:textId="77777777" w:rsidR="00D70505" w:rsidRDefault="00D70505" w:rsidP="00BB4A32">
      <w:pPr>
        <w:rPr>
          <w:color w:val="548DD4" w:themeColor="text2" w:themeTint="99"/>
        </w:rPr>
      </w:pPr>
      <w:r>
        <w:t xml:space="preserve">[root@jaehyun </w:t>
      </w:r>
      <w:r>
        <w:rPr>
          <w:rFonts w:hint="eastAsia"/>
        </w:rPr>
        <w:t>src</w:t>
      </w:r>
      <w:r>
        <w:t xml:space="preserve">]# </w:t>
      </w:r>
      <w:r w:rsidRPr="00D70505">
        <w:rPr>
          <w:color w:val="548DD4" w:themeColor="text2" w:themeTint="99"/>
        </w:rPr>
        <w:t>cd sipsak-0.9.6</w:t>
      </w:r>
    </w:p>
    <w:p w14:paraId="62C64815" w14:textId="77777777" w:rsidR="00D70505" w:rsidRDefault="00D70505" w:rsidP="00BB4A32">
      <w:pPr>
        <w:rPr>
          <w:color w:val="548DD4" w:themeColor="text2" w:themeTint="99"/>
        </w:rPr>
      </w:pPr>
      <w:r>
        <w:t xml:space="preserve">[root@jaehyun </w:t>
      </w:r>
      <w:r w:rsidRPr="00D70505">
        <w:t>sipsak-0.9.6</w:t>
      </w:r>
      <w:r>
        <w:t xml:space="preserve">]# </w:t>
      </w:r>
      <w:r>
        <w:rPr>
          <w:color w:val="548DD4" w:themeColor="text2" w:themeTint="99"/>
        </w:rPr>
        <w:t>./configure &amp;&amp; make &amp;&amp; make install</w:t>
      </w:r>
    </w:p>
    <w:p w14:paraId="6BC84417" w14:textId="77777777" w:rsidR="00B909F2" w:rsidRDefault="00B909F2" w:rsidP="00B909F2">
      <w:pPr>
        <w:rPr>
          <w:color w:val="548DD4" w:themeColor="text2" w:themeTint="99"/>
        </w:rPr>
      </w:pPr>
      <w:r>
        <w:t xml:space="preserve">[root@jaehyun </w:t>
      </w:r>
      <w:r w:rsidRPr="00D70505">
        <w:t>sipsak-0.9.6</w:t>
      </w:r>
      <w:r>
        <w:t xml:space="preserve">]# </w:t>
      </w:r>
      <w:r>
        <w:rPr>
          <w:color w:val="548DD4" w:themeColor="text2" w:themeTint="99"/>
        </w:rPr>
        <w:t>c</w:t>
      </w:r>
      <w:r>
        <w:rPr>
          <w:rFonts w:hint="eastAsia"/>
          <w:color w:val="548DD4" w:themeColor="text2" w:themeTint="99"/>
        </w:rPr>
        <w:t>d ..</w:t>
      </w:r>
    </w:p>
    <w:p w14:paraId="7CE906DC" w14:textId="77777777" w:rsidR="00B909F2" w:rsidRPr="00B909F2" w:rsidRDefault="00B909F2" w:rsidP="00BB4A32">
      <w:pPr>
        <w:rPr>
          <w:color w:val="548DD4" w:themeColor="text2" w:themeTint="99"/>
        </w:rPr>
      </w:pPr>
    </w:p>
    <w:p w14:paraId="12B92454" w14:textId="77777777" w:rsidR="00D70505" w:rsidRDefault="00D70505" w:rsidP="00BB4A32">
      <w:pPr>
        <w:rPr>
          <w:color w:val="548DD4" w:themeColor="text2" w:themeTint="99"/>
        </w:rPr>
      </w:pPr>
      <w:r>
        <w:rPr>
          <w:color w:val="548DD4" w:themeColor="text2" w:themeTint="99"/>
        </w:rPr>
        <w:t>#</w:t>
      </w:r>
      <w:r>
        <w:rPr>
          <w:rFonts w:hint="eastAsia"/>
          <w:color w:val="548DD4" w:themeColor="text2" w:themeTint="99"/>
        </w:rPr>
        <w:t>확인방법</w:t>
      </w:r>
      <w:r w:rsidR="009346D8">
        <w:rPr>
          <w:rFonts w:hint="eastAsia"/>
          <w:color w:val="548DD4" w:themeColor="text2" w:themeTint="99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0505" w14:paraId="6512DF3F" w14:textId="77777777" w:rsidTr="00D70505">
        <w:tc>
          <w:tcPr>
            <w:tcW w:w="10456" w:type="dxa"/>
          </w:tcPr>
          <w:p w14:paraId="63B36E79" w14:textId="77777777" w:rsidR="00D70505" w:rsidRDefault="00D70505" w:rsidP="00BB4A32">
            <w:r>
              <w:t>A</w:t>
            </w:r>
            <w:r>
              <w:rPr>
                <w:rFonts w:hint="eastAsia"/>
              </w:rPr>
              <w:t xml:space="preserve">sterisk </w:t>
            </w:r>
            <w:r w:rsidR="00E25BA8">
              <w:rPr>
                <w:rFonts w:hint="eastAsia"/>
              </w:rPr>
              <w:t>실행 후..</w:t>
            </w:r>
          </w:p>
          <w:p w14:paraId="75A20E7E" w14:textId="77777777" w:rsidR="00E25BA8" w:rsidRDefault="00E25BA8" w:rsidP="00BB4A32">
            <w:r w:rsidRPr="00E25BA8">
              <w:t>sipsak -v -s sip:127.0.0.1</w:t>
            </w:r>
            <w:r>
              <w:rPr>
                <w:rFonts w:hint="eastAsia"/>
              </w:rPr>
              <w:t xml:space="preserve"> 하여 </w:t>
            </w:r>
            <w:r>
              <w:t xml:space="preserve">200OK </w:t>
            </w:r>
            <w:r>
              <w:rPr>
                <w:rFonts w:hint="eastAsia"/>
              </w:rPr>
              <w:t xml:space="preserve">또는 </w:t>
            </w:r>
            <w:r>
              <w:t xml:space="preserve">404NotFound </w:t>
            </w:r>
            <w:r>
              <w:rPr>
                <w:rFonts w:hint="eastAsia"/>
              </w:rPr>
              <w:t>가 나오면 정상</w:t>
            </w:r>
          </w:p>
        </w:tc>
      </w:tr>
    </w:tbl>
    <w:p w14:paraId="200B6E3F" w14:textId="77777777" w:rsidR="00D70505" w:rsidRDefault="00D70505" w:rsidP="00BB4A32"/>
    <w:p w14:paraId="7191321D" w14:textId="77777777" w:rsidR="00A757A2" w:rsidRDefault="00A757A2" w:rsidP="00A757A2">
      <w:pPr>
        <w:rPr>
          <w:b/>
        </w:rPr>
      </w:pPr>
      <w:r>
        <w:rPr>
          <w:rFonts w:hint="eastAsia"/>
          <w:b/>
        </w:rPr>
        <w:t>#ASTERISK LOG ROTATE 적용</w:t>
      </w:r>
    </w:p>
    <w:p w14:paraId="6A3C6A75" w14:textId="77777777" w:rsidR="00A757A2" w:rsidRDefault="00A757A2" w:rsidP="00A757A2">
      <w:pPr>
        <w:rPr>
          <w:color w:val="548DD4" w:themeColor="text2" w:themeTint="99"/>
        </w:rPr>
      </w:pPr>
      <w:r>
        <w:t xml:space="preserve">[root@localhost ~]# </w:t>
      </w:r>
      <w:r w:rsidRPr="00F25773">
        <w:rPr>
          <w:color w:val="548DD4" w:themeColor="text2" w:themeTint="99"/>
        </w:rPr>
        <w:t>vi /etc/logrotate.d/asterisk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757A2" w14:paraId="72577EB9" w14:textId="77777777" w:rsidTr="00327228">
        <w:tc>
          <w:tcPr>
            <w:tcW w:w="10664" w:type="dxa"/>
          </w:tcPr>
          <w:p w14:paraId="2ACD084F" w14:textId="77777777" w:rsidR="00A757A2" w:rsidRDefault="00A757A2" w:rsidP="00327228">
            <w:r>
              <w:t>/var/log/asterisk/messages {</w:t>
            </w:r>
          </w:p>
          <w:p w14:paraId="16C49791" w14:textId="77777777" w:rsidR="00A757A2" w:rsidRDefault="00A757A2" w:rsidP="00327228">
            <w:r>
              <w:t xml:space="preserve">  daily</w:t>
            </w:r>
          </w:p>
          <w:p w14:paraId="0EF7597D" w14:textId="77777777" w:rsidR="00A757A2" w:rsidRDefault="00A757A2" w:rsidP="00327228">
            <w:r>
              <w:t xml:space="preserve">  missingok</w:t>
            </w:r>
          </w:p>
          <w:p w14:paraId="4230D2A6" w14:textId="77777777" w:rsidR="00A757A2" w:rsidRDefault="00A757A2" w:rsidP="00327228">
            <w:r>
              <w:t xml:space="preserve">  sharedscripts</w:t>
            </w:r>
          </w:p>
          <w:p w14:paraId="660DF3A8" w14:textId="77777777" w:rsidR="00A757A2" w:rsidRDefault="00A757A2" w:rsidP="00327228">
            <w:r>
              <w:t xml:space="preserve">  postrotate</w:t>
            </w:r>
          </w:p>
          <w:p w14:paraId="40496D91" w14:textId="77777777" w:rsidR="00A757A2" w:rsidRDefault="00A757A2" w:rsidP="00327228">
            <w:r>
              <w:t xml:space="preserve">    /usr/sbin/asterisk -rx "logger rotate" &gt;/dev/null 2&gt;&amp;1</w:t>
            </w:r>
          </w:p>
          <w:p w14:paraId="5BFD1EFA" w14:textId="77777777" w:rsidR="00A757A2" w:rsidRDefault="00A757A2" w:rsidP="00327228">
            <w:r>
              <w:t xml:space="preserve">  endscript</w:t>
            </w:r>
          </w:p>
          <w:p w14:paraId="189A4BB8" w14:textId="77777777" w:rsidR="00A757A2" w:rsidRDefault="00A757A2" w:rsidP="00327228">
            <w:r>
              <w:t>}</w:t>
            </w:r>
          </w:p>
        </w:tc>
      </w:tr>
    </w:tbl>
    <w:p w14:paraId="21A577D8" w14:textId="77777777" w:rsidR="00B909F2" w:rsidRDefault="00B909F2" w:rsidP="00BB4A32"/>
    <w:p w14:paraId="63F35E07" w14:textId="77777777" w:rsidR="004074FC" w:rsidRPr="00806B03" w:rsidRDefault="00A757A2" w:rsidP="004074FC">
      <w:pPr>
        <w:rPr>
          <w:b/>
        </w:rPr>
      </w:pPr>
      <w:r>
        <w:rPr>
          <w:b/>
        </w:rPr>
        <w:t>#</w:t>
      </w:r>
      <w:r w:rsidR="004074FC" w:rsidRPr="00806B03">
        <w:rPr>
          <w:rFonts w:hint="eastAsia"/>
          <w:b/>
        </w:rPr>
        <w:t>램디스크</w:t>
      </w:r>
      <w:r w:rsidR="004074FC" w:rsidRPr="00806B03">
        <w:rPr>
          <w:b/>
        </w:rPr>
        <w:t xml:space="preserve"> </w:t>
      </w:r>
      <w:r w:rsidR="004074FC" w:rsidRPr="00806B03">
        <w:rPr>
          <w:rFonts w:hint="eastAsia"/>
          <w:b/>
        </w:rPr>
        <w:t>적용</w:t>
      </w:r>
    </w:p>
    <w:p w14:paraId="0A6B141A" w14:textId="77777777" w:rsidR="004074FC" w:rsidRPr="00A90F6A" w:rsidRDefault="004074FC" w:rsidP="004074FC">
      <w:pPr>
        <w:rPr>
          <w:color w:val="548DD4" w:themeColor="text2" w:themeTint="99"/>
        </w:rPr>
      </w:pPr>
      <w:r>
        <w:t xml:space="preserve">[root@localhost ~]# </w:t>
      </w:r>
      <w:r w:rsidRPr="00A90F6A">
        <w:rPr>
          <w:color w:val="548DD4" w:themeColor="text2" w:themeTint="99"/>
        </w:rPr>
        <w:t>mkdir -p /tmp/monit</w:t>
      </w:r>
    </w:p>
    <w:p w14:paraId="48EEEFF4" w14:textId="783275DA" w:rsidR="004074FC" w:rsidRPr="00F37885" w:rsidRDefault="004074FC" w:rsidP="00F37885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</w:rPr>
      </w:pPr>
      <w:r>
        <w:t xml:space="preserve">[root@localhost ~]# </w:t>
      </w:r>
      <w:r w:rsidR="00F37885" w:rsidRPr="00F37885">
        <w:rPr>
          <w:rFonts w:ascii="Calibri" w:eastAsia="굴림" w:hAnsi="Calibri" w:cs="Calibri"/>
          <w:color w:val="548DD4" w:themeColor="text2" w:themeTint="99"/>
          <w:kern w:val="0"/>
          <w:sz w:val="22"/>
        </w:rPr>
        <w:t>mount -t tmpfs -o size=</w:t>
      </w:r>
      <w:ins w:id="45" w:author="Microsoft 계정" w:date="2023-07-06T17:01:00Z">
        <w:r w:rsidR="00A825D7">
          <w:rPr>
            <w:rFonts w:ascii="Calibri" w:eastAsia="굴림" w:hAnsi="Calibri" w:cs="Calibri"/>
            <w:color w:val="548DD4" w:themeColor="text2" w:themeTint="99"/>
            <w:kern w:val="0"/>
            <w:sz w:val="22"/>
          </w:rPr>
          <w:t>3</w:t>
        </w:r>
      </w:ins>
      <w:del w:id="46" w:author="Microsoft 계정" w:date="2023-07-06T17:01:00Z">
        <w:r w:rsidR="00F37885" w:rsidRPr="00F37885" w:rsidDel="00A825D7">
          <w:rPr>
            <w:rFonts w:ascii="Calibri" w:eastAsia="굴림" w:hAnsi="Calibri" w:cs="Calibri"/>
            <w:color w:val="548DD4" w:themeColor="text2" w:themeTint="99"/>
            <w:kern w:val="0"/>
            <w:sz w:val="22"/>
          </w:rPr>
          <w:delText>1</w:delText>
        </w:r>
      </w:del>
      <w:r w:rsidR="00F37885" w:rsidRPr="00F37885">
        <w:rPr>
          <w:rFonts w:ascii="Calibri" w:eastAsia="굴림" w:hAnsi="Calibri" w:cs="Calibri"/>
          <w:color w:val="548DD4" w:themeColor="text2" w:themeTint="99"/>
          <w:kern w:val="0"/>
          <w:sz w:val="22"/>
        </w:rPr>
        <w:t>G tmpfs /tmp/monit/</w:t>
      </w:r>
    </w:p>
    <w:p w14:paraId="11783A90" w14:textId="77777777" w:rsidR="004074FC" w:rsidRDefault="004074FC" w:rsidP="004074FC">
      <w:r>
        <w:t xml:space="preserve">[root@localhost ~]# </w:t>
      </w:r>
      <w:r w:rsidRPr="00A90F6A">
        <w:rPr>
          <w:color w:val="548DD4" w:themeColor="text2" w:themeTint="99"/>
        </w:rPr>
        <w:t>df -h</w:t>
      </w:r>
    </w:p>
    <w:p w14:paraId="4C6B4E66" w14:textId="77777777" w:rsidR="00B909F2" w:rsidRDefault="00B909F2" w:rsidP="00BB4A32"/>
    <w:p w14:paraId="4BAB7FB6" w14:textId="77777777" w:rsidR="00B909F2" w:rsidRDefault="00B909F2" w:rsidP="00BB4A32"/>
    <w:p w14:paraId="0D4F4F19" w14:textId="77777777" w:rsidR="00B909F2" w:rsidRDefault="00B909F2" w:rsidP="00BB4A32"/>
    <w:p w14:paraId="369A2DBA" w14:textId="77777777" w:rsidR="00A332F6" w:rsidRPr="00F37885" w:rsidRDefault="00A332F6" w:rsidP="00BB4A32"/>
    <w:p w14:paraId="53D90286" w14:textId="77777777" w:rsidR="00A332F6" w:rsidRDefault="00A332F6" w:rsidP="00BB4A32"/>
    <w:p w14:paraId="4742B33C" w14:textId="77777777" w:rsidR="00A332F6" w:rsidRDefault="00A332F6" w:rsidP="00BB4A32"/>
    <w:p w14:paraId="64E2D57E" w14:textId="77777777" w:rsidR="00A332F6" w:rsidRDefault="00A332F6" w:rsidP="00BB4A32"/>
    <w:p w14:paraId="6D2534A9" w14:textId="77777777" w:rsidR="00A332F6" w:rsidRDefault="00A332F6" w:rsidP="00BB4A32"/>
    <w:p w14:paraId="47623B31" w14:textId="77777777" w:rsidR="00A332F6" w:rsidRDefault="00A332F6" w:rsidP="00BB4A32"/>
    <w:p w14:paraId="1E85B420" w14:textId="77777777" w:rsidR="00A332F6" w:rsidRDefault="00A332F6" w:rsidP="00BB4A32"/>
    <w:p w14:paraId="0A5BE3A1" w14:textId="77777777" w:rsidR="00A332F6" w:rsidRDefault="00A332F6" w:rsidP="00BB4A32"/>
    <w:p w14:paraId="02384D37" w14:textId="77777777" w:rsidR="00A332F6" w:rsidRDefault="00A332F6" w:rsidP="00BB4A32"/>
    <w:p w14:paraId="44F6F386" w14:textId="77777777" w:rsidR="00A332F6" w:rsidRDefault="00A332F6" w:rsidP="00BB4A32"/>
    <w:p w14:paraId="50E92C87" w14:textId="77777777" w:rsidR="00A332F6" w:rsidRDefault="00A332F6" w:rsidP="00BB4A32"/>
    <w:p w14:paraId="1C5E2783" w14:textId="77777777" w:rsidR="00A332F6" w:rsidRDefault="00A332F6" w:rsidP="00BB4A32"/>
    <w:p w14:paraId="631E98B7" w14:textId="77777777" w:rsidR="00A332F6" w:rsidRDefault="00A332F6" w:rsidP="00BB4A32"/>
    <w:p w14:paraId="27D5934D" w14:textId="77777777" w:rsidR="00A332F6" w:rsidRDefault="00A332F6" w:rsidP="00BB4A32"/>
    <w:p w14:paraId="4780BD40" w14:textId="77777777" w:rsidR="00A332F6" w:rsidRDefault="00A332F6" w:rsidP="00BB4A32"/>
    <w:p w14:paraId="30E916A5" w14:textId="77777777" w:rsidR="00A332F6" w:rsidRDefault="00A332F6" w:rsidP="00BB4A32"/>
    <w:p w14:paraId="79167BF9" w14:textId="77777777" w:rsidR="00B909F2" w:rsidRDefault="00B909F2" w:rsidP="00B909F2">
      <w:pPr>
        <w:jc w:val="right"/>
      </w:pPr>
      <w:r>
        <w:rPr>
          <w:rFonts w:hint="eastAsia"/>
          <w:b/>
          <w:u w:val="single"/>
        </w:rPr>
        <w:t xml:space="preserve">&lt; </w:t>
      </w:r>
      <w:r>
        <w:rPr>
          <w:b/>
          <w:u w:val="single"/>
        </w:rPr>
        <w:t xml:space="preserve">WEB </w:t>
      </w:r>
      <w:r>
        <w:rPr>
          <w:rFonts w:hint="eastAsia"/>
          <w:b/>
          <w:u w:val="single"/>
        </w:rPr>
        <w:t>기능</w:t>
      </w:r>
      <w:r>
        <w:rPr>
          <w:b/>
          <w:u w:val="single"/>
        </w:rPr>
        <w:t xml:space="preserve">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>– WEB | PBX | RECORD</w:t>
      </w:r>
      <w:r>
        <w:rPr>
          <w:rFonts w:hint="eastAsia"/>
          <w:b/>
          <w:u w:val="single"/>
        </w:rPr>
        <w:t xml:space="preserve"> &gt;</w:t>
      </w:r>
    </w:p>
    <w:p w14:paraId="6E9EFCF6" w14:textId="77777777" w:rsidR="00173F46" w:rsidRPr="0010502D" w:rsidRDefault="00173F46" w:rsidP="00BB4A32">
      <w:pPr>
        <w:rPr>
          <w:b/>
        </w:rPr>
      </w:pPr>
      <w:r w:rsidRPr="0010502D">
        <w:rPr>
          <w:b/>
        </w:rPr>
        <w:t xml:space="preserve">*HTTP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645B4CCC" w14:textId="77777777" w:rsidR="00F66FEF" w:rsidRDefault="00F66FEF" w:rsidP="00F66FEF">
      <w:r>
        <w:t xml:space="preserve">[root@jaehyun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3A6E70">
        <w:rPr>
          <w:rFonts w:hint="eastAsia"/>
          <w:color w:val="548DD4" w:themeColor="text2" w:themeTint="99"/>
          <w:lang w:val="fr-FR"/>
        </w:rPr>
        <w:t>tar xvfz httpd-2.4.4</w:t>
      </w:r>
      <w:r w:rsidRPr="00481AFF">
        <w:rPr>
          <w:rFonts w:hint="eastAsia"/>
          <w:color w:val="548DD4" w:themeColor="text2" w:themeTint="99"/>
          <w:lang w:val="fr-FR"/>
        </w:rPr>
        <w:t>.tar.gz</w:t>
      </w:r>
    </w:p>
    <w:p w14:paraId="1D9E0973" w14:textId="77777777" w:rsidR="00F66FEF" w:rsidRDefault="00F66FEF" w:rsidP="00F66FEF">
      <w:r>
        <w:t xml:space="preserve">[root@jaehyun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Pr="00481AFF">
        <w:rPr>
          <w:rFonts w:hint="eastAsia"/>
          <w:color w:val="548DD4" w:themeColor="text2" w:themeTint="99"/>
          <w:lang w:val="fr-FR"/>
        </w:rPr>
        <w:t>cd httpd-2.4.4</w:t>
      </w:r>
    </w:p>
    <w:p w14:paraId="52DD445D" w14:textId="77777777" w:rsidR="00F66FEF" w:rsidRDefault="00F66FEF" w:rsidP="00F66FEF">
      <w:r>
        <w:t xml:space="preserve">[root@jaehyun </w:t>
      </w:r>
      <w:r>
        <w:rPr>
          <w:rFonts w:hint="eastAsia"/>
        </w:rPr>
        <w:t xml:space="preserve">httpd-2.4.4]# </w:t>
      </w:r>
      <w:r w:rsidRPr="00481AFF">
        <w:rPr>
          <w:color w:val="548DD4" w:themeColor="text2" w:themeTint="99"/>
          <w:lang w:val="fr-FR"/>
        </w:rPr>
        <w:t>./configure --prefix=/usr/local/apache --with-included-apr</w:t>
      </w:r>
    </w:p>
    <w:p w14:paraId="0D94777C" w14:textId="77777777" w:rsidR="00173F46" w:rsidRDefault="00F66FEF" w:rsidP="00F8718C">
      <w:r>
        <w:t xml:space="preserve">[root@jaehyun </w:t>
      </w:r>
      <w:r>
        <w:rPr>
          <w:rFonts w:hint="eastAsia"/>
        </w:rPr>
        <w:t xml:space="preserve">httpd-2.4.4]# </w:t>
      </w:r>
      <w:r w:rsidRPr="00481AFF">
        <w:rPr>
          <w:rFonts w:hint="eastAsia"/>
          <w:color w:val="548DD4" w:themeColor="text2" w:themeTint="99"/>
          <w:lang w:val="fr-FR"/>
        </w:rPr>
        <w:t>make</w:t>
      </w:r>
      <w:r w:rsidR="00F8718C" w:rsidRPr="00481AFF">
        <w:rPr>
          <w:rFonts w:hint="eastAsia"/>
          <w:color w:val="548DD4" w:themeColor="text2" w:themeTint="99"/>
          <w:lang w:val="fr-FR"/>
        </w:rPr>
        <w:t xml:space="preserve"> &amp;&amp; </w:t>
      </w:r>
      <w:r w:rsidRPr="00481AFF">
        <w:rPr>
          <w:color w:val="548DD4" w:themeColor="text2" w:themeTint="99"/>
          <w:lang w:val="fr-FR"/>
        </w:rPr>
        <w:t>make install</w:t>
      </w:r>
    </w:p>
    <w:p w14:paraId="13B87F68" w14:textId="77777777" w:rsidR="00E25BA8" w:rsidRDefault="00E25BA8" w:rsidP="00E25BA8">
      <w:r>
        <w:t xml:space="preserve">[root@jaehyun </w:t>
      </w:r>
      <w:r>
        <w:rPr>
          <w:rFonts w:hint="eastAsia"/>
        </w:rPr>
        <w:t xml:space="preserve">httpd-2.4.4]# </w:t>
      </w:r>
      <w:r w:rsidRPr="00481AFF">
        <w:rPr>
          <w:rFonts w:hint="eastAsia"/>
          <w:color w:val="548DD4" w:themeColor="text2" w:themeTint="99"/>
          <w:lang w:val="fr-FR"/>
        </w:rPr>
        <w:t>cd /usr/local/src</w:t>
      </w:r>
    </w:p>
    <w:p w14:paraId="27FC6477" w14:textId="77777777" w:rsidR="00B75036" w:rsidRDefault="00B75036" w:rsidP="00BB4A32">
      <w:pPr>
        <w:rPr>
          <w:color w:val="FF0000"/>
        </w:rPr>
      </w:pPr>
      <w:r w:rsidRPr="00661BD8">
        <w:rPr>
          <w:rFonts w:hint="eastAsia"/>
          <w:color w:val="FF0000"/>
        </w:rPr>
        <w:t>#세부 config</w:t>
      </w:r>
      <w:r w:rsidR="00661BD8" w:rsidRPr="00661BD8">
        <w:rPr>
          <w:rFonts w:hint="eastAsia"/>
          <w:color w:val="FF0000"/>
        </w:rPr>
        <w:t xml:space="preserve"> </w:t>
      </w:r>
      <w:r w:rsidR="00661BD8" w:rsidRPr="00661BD8">
        <w:rPr>
          <w:color w:val="FF0000"/>
        </w:rPr>
        <w:t>–</w:t>
      </w:r>
      <w:r w:rsidR="00661BD8" w:rsidRPr="00661BD8">
        <w:rPr>
          <w:rFonts w:hint="eastAsia"/>
          <w:color w:val="FF0000"/>
        </w:rPr>
        <w:t xml:space="preserve"> 별첨 #2</w:t>
      </w:r>
    </w:p>
    <w:p w14:paraId="18A6FF1A" w14:textId="77777777" w:rsidR="00173F46" w:rsidRPr="004B3D69" w:rsidRDefault="00173F46" w:rsidP="00BB4A32"/>
    <w:p w14:paraId="59954210" w14:textId="77777777" w:rsidR="00F66FEF" w:rsidRDefault="00F66FEF" w:rsidP="00BB4A32">
      <w:pPr>
        <w:rPr>
          <w:b/>
        </w:rPr>
      </w:pPr>
      <w:r w:rsidRPr="0010502D">
        <w:rPr>
          <w:b/>
        </w:rPr>
        <w:t>*</w:t>
      </w:r>
      <w:r>
        <w:rPr>
          <w:rFonts w:hint="eastAsia"/>
          <w:b/>
        </w:rPr>
        <w:t>JDK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4E1453CD" w14:textId="7E01599B" w:rsidR="00B457F4" w:rsidRDefault="00A53CB2" w:rsidP="00BB4A32">
      <w:r>
        <w:t>[root@</w:t>
      </w:r>
      <w:r w:rsidR="009B25C0">
        <w:rPr>
          <w:rFonts w:hint="eastAsia"/>
        </w:rPr>
        <w:t>s</w:t>
      </w:r>
      <w:r w:rsidR="009B25C0">
        <w:t>hbingtest</w:t>
      </w:r>
      <w:r>
        <w:t xml:space="preserve">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 xml:space="preserve">tar xvfz </w:t>
      </w:r>
      <w:ins w:id="47" w:author="박 성진" w:date="2023-06-13T17:52:00Z">
        <w:r w:rsidR="000751D8" w:rsidRPr="000751D8">
          <w:rPr>
            <w:color w:val="548DD4" w:themeColor="text2" w:themeTint="99"/>
            <w:lang w:val="fr-FR"/>
          </w:rPr>
          <w:t>openjdk-17.0.2_linux-x64_bin.tar.gz</w:t>
        </w:r>
      </w:ins>
      <w:del w:id="48" w:author="박 성진" w:date="2023-06-13T17:52:00Z">
        <w:r w:rsidR="00FF5CAF" w:rsidRPr="00FF5CAF" w:rsidDel="000751D8">
          <w:rPr>
            <w:color w:val="548DD4" w:themeColor="text2" w:themeTint="99"/>
            <w:lang w:val="fr-FR"/>
          </w:rPr>
          <w:delText>jdk-8u181-linux-x64.tar.gz</w:delText>
        </w:r>
      </w:del>
    </w:p>
    <w:p w14:paraId="7CDFC034" w14:textId="54B2E2FB" w:rsidR="00B457F4" w:rsidRDefault="00A53CB2" w:rsidP="00BB4A32">
      <w:r>
        <w:t>[root@</w:t>
      </w:r>
      <w:r w:rsidR="009B25C0" w:rsidRPr="009B25C0">
        <w:rPr>
          <w:rFonts w:hint="eastAsia"/>
        </w:rPr>
        <w:t xml:space="preserve"> </w:t>
      </w:r>
      <w:r w:rsidR="009B25C0">
        <w:rPr>
          <w:rFonts w:hint="eastAsia"/>
        </w:rPr>
        <w:t>s</w:t>
      </w:r>
      <w:r w:rsidR="009B25C0">
        <w:t>hbingtest</w:t>
      </w:r>
      <w:r>
        <w:t xml:space="preserve">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 xml:space="preserve">mv </w:t>
      </w:r>
      <w:ins w:id="49" w:author="박 성진" w:date="2023-06-14T10:09:00Z">
        <w:r w:rsidR="00167DED" w:rsidRPr="00167DED">
          <w:rPr>
            <w:color w:val="548DD4" w:themeColor="text2" w:themeTint="99"/>
            <w:lang w:val="fr-FR"/>
          </w:rPr>
          <w:t>jdk-17.0.2</w:t>
        </w:r>
      </w:ins>
      <w:del w:id="50" w:author="박 성진" w:date="2023-06-14T10:09:00Z">
        <w:r w:rsidR="00FF5CAF" w:rsidRPr="00FF5CAF" w:rsidDel="00167DED">
          <w:rPr>
            <w:color w:val="548DD4" w:themeColor="text2" w:themeTint="99"/>
            <w:lang w:val="fr-FR"/>
          </w:rPr>
          <w:delText>jdk1.8.0_181</w:delText>
        </w:r>
      </w:del>
      <w:r w:rsidR="00FF5CAF">
        <w:rPr>
          <w:color w:val="548DD4" w:themeColor="text2" w:themeTint="99"/>
          <w:lang w:val="fr-FR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>../</w:t>
      </w:r>
    </w:p>
    <w:p w14:paraId="2EDD77D6" w14:textId="77777777" w:rsidR="00173F46" w:rsidRPr="00481AFF" w:rsidRDefault="00A53CB2" w:rsidP="00BB4A32">
      <w:pPr>
        <w:rPr>
          <w:color w:val="548DD4" w:themeColor="text2" w:themeTint="99"/>
          <w:lang w:val="fr-FR"/>
        </w:rPr>
      </w:pPr>
      <w:r>
        <w:t xml:space="preserve">[root@jaehyun </w:t>
      </w:r>
      <w:r>
        <w:rPr>
          <w:rFonts w:hint="eastAsia"/>
        </w:rPr>
        <w:t>src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rFonts w:hint="eastAsia"/>
          <w:color w:val="548DD4" w:themeColor="text2" w:themeTint="99"/>
          <w:lang w:val="fr-FR"/>
        </w:rPr>
        <w:t>cd ..</w:t>
      </w:r>
    </w:p>
    <w:p w14:paraId="014B2AC8" w14:textId="2A0F9CB4" w:rsidR="00B457F4" w:rsidRDefault="00A53CB2" w:rsidP="00BB4A32">
      <w:r>
        <w:t>[root@</w:t>
      </w:r>
      <w:r w:rsidR="009B25C0" w:rsidRPr="009B25C0">
        <w:rPr>
          <w:rFonts w:hint="eastAsia"/>
        </w:rPr>
        <w:t xml:space="preserve"> </w:t>
      </w:r>
      <w:r w:rsidR="009B25C0">
        <w:rPr>
          <w:rFonts w:hint="eastAsia"/>
        </w:rPr>
        <w:t>s</w:t>
      </w:r>
      <w:r w:rsidR="009B25C0">
        <w:t>hbingtest</w:t>
      </w:r>
      <w:r>
        <w:t xml:space="preserve"> </w:t>
      </w:r>
      <w:r>
        <w:rPr>
          <w:rFonts w:hint="eastAsia"/>
        </w:rPr>
        <w:t>local</w:t>
      </w:r>
      <w:r>
        <w:t>]#</w:t>
      </w:r>
      <w:r>
        <w:rPr>
          <w:rFonts w:hint="eastAsia"/>
        </w:rPr>
        <w:t xml:space="preserve"> </w:t>
      </w:r>
      <w:r w:rsidR="00B457F4" w:rsidRPr="00481AFF">
        <w:rPr>
          <w:color w:val="548DD4" w:themeColor="text2" w:themeTint="99"/>
          <w:lang w:val="fr-FR"/>
        </w:rPr>
        <w:t xml:space="preserve">ln -s </w:t>
      </w:r>
      <w:ins w:id="51" w:author="박 성진" w:date="2023-06-14T10:09:00Z">
        <w:r w:rsidR="00167DED" w:rsidRPr="00167DED">
          <w:rPr>
            <w:color w:val="548DD4" w:themeColor="text2" w:themeTint="99"/>
            <w:lang w:val="fr-FR"/>
          </w:rPr>
          <w:t>jdk-17.0.2</w:t>
        </w:r>
        <w:r w:rsidR="00167DED">
          <w:rPr>
            <w:color w:val="548DD4" w:themeColor="text2" w:themeTint="99"/>
            <w:lang w:val="fr-FR"/>
          </w:rPr>
          <w:t xml:space="preserve"> </w:t>
        </w:r>
      </w:ins>
      <w:del w:id="52" w:author="박 성진" w:date="2023-06-14T10:09:00Z">
        <w:r w:rsidR="00FF5CAF" w:rsidRPr="00FF5CAF" w:rsidDel="00167DED">
          <w:rPr>
            <w:color w:val="548DD4" w:themeColor="text2" w:themeTint="99"/>
            <w:lang w:val="fr-FR"/>
          </w:rPr>
          <w:delText>jdk1.8.0_181</w:delText>
        </w:r>
        <w:r w:rsidR="00FF5CAF" w:rsidDel="00167DED">
          <w:rPr>
            <w:color w:val="548DD4" w:themeColor="text2" w:themeTint="99"/>
            <w:lang w:val="fr-FR"/>
          </w:rPr>
          <w:delText xml:space="preserve"> </w:delText>
        </w:r>
      </w:del>
      <w:r w:rsidR="00B457F4" w:rsidRPr="00481AFF">
        <w:rPr>
          <w:color w:val="548DD4" w:themeColor="text2" w:themeTint="99"/>
          <w:lang w:val="fr-FR"/>
        </w:rPr>
        <w:t>j</w:t>
      </w:r>
      <w:r w:rsidR="00B457F4" w:rsidRPr="00481AFF">
        <w:rPr>
          <w:rFonts w:hint="eastAsia"/>
          <w:color w:val="548DD4" w:themeColor="text2" w:themeTint="99"/>
          <w:lang w:val="fr-FR"/>
        </w:rPr>
        <w:t>dk</w:t>
      </w:r>
    </w:p>
    <w:p w14:paraId="3BB4EC8F" w14:textId="77777777" w:rsidR="00173F46" w:rsidRDefault="00173F46" w:rsidP="00BB4A32"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>cd src</w:t>
      </w:r>
    </w:p>
    <w:p w14:paraId="26E402BE" w14:textId="77777777" w:rsidR="00173F46" w:rsidRDefault="00173F46" w:rsidP="00BB4A32"/>
    <w:p w14:paraId="1449FB55" w14:textId="77777777" w:rsidR="003C322E" w:rsidRPr="00441E2D" w:rsidRDefault="00B909F2" w:rsidP="003C322E">
      <w:pPr>
        <w:rPr>
          <w:b/>
        </w:rPr>
      </w:pPr>
      <w:r w:rsidRPr="00441E2D">
        <w:rPr>
          <w:b/>
        </w:rPr>
        <w:t xml:space="preserve">*libiconv </w:t>
      </w:r>
      <w:r w:rsidRPr="00441E2D">
        <w:rPr>
          <w:rFonts w:hint="eastAsia"/>
          <w:b/>
        </w:rPr>
        <w:t>설치</w:t>
      </w:r>
      <w:r w:rsidRPr="00441E2D">
        <w:rPr>
          <w:b/>
        </w:rPr>
        <w:t>*</w:t>
      </w:r>
    </w:p>
    <w:p w14:paraId="753BAA37" w14:textId="77777777" w:rsidR="00173F46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src]# tar xvfz </w:t>
      </w:r>
      <w:r w:rsidR="00413FCB" w:rsidRPr="00F96EFF">
        <w:rPr>
          <w:color w:val="7030A0"/>
        </w:rPr>
        <w:t>libiconv-1.14.tar.gz</w:t>
      </w:r>
    </w:p>
    <w:p w14:paraId="0CFE04FB" w14:textId="77777777" w:rsidR="00413FCB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src]# </w:t>
      </w:r>
      <w:r w:rsidR="00413FCB" w:rsidRPr="00F96EFF">
        <w:rPr>
          <w:color w:val="7030A0"/>
        </w:rPr>
        <w:t>cd libiconv-1.1</w:t>
      </w:r>
      <w:r w:rsidR="00413FCB" w:rsidRPr="00F96EFF">
        <w:rPr>
          <w:rFonts w:hint="eastAsia"/>
          <w:color w:val="7030A0"/>
        </w:rPr>
        <w:t>4</w:t>
      </w:r>
    </w:p>
    <w:p w14:paraId="0811D48C" w14:textId="77777777" w:rsidR="00173F46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libiconv-1.11]# ./configure </w:t>
      </w:r>
      <w:r w:rsidR="002430B3" w:rsidRPr="00F96EFF">
        <w:rPr>
          <w:rFonts w:hint="eastAsia"/>
          <w:color w:val="7030A0"/>
        </w:rPr>
        <w:t>-</w:t>
      </w:r>
      <w:r w:rsidRPr="00F96EFF">
        <w:rPr>
          <w:color w:val="7030A0"/>
        </w:rPr>
        <w:t>-prefix=/usr/local</w:t>
      </w:r>
    </w:p>
    <w:p w14:paraId="2F13BDA7" w14:textId="77777777" w:rsidR="00173F46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libiconv-1.11]# make</w:t>
      </w:r>
      <w:r w:rsidR="00363F48" w:rsidRPr="00F96EFF">
        <w:rPr>
          <w:rFonts w:hint="eastAsia"/>
          <w:color w:val="7030A0"/>
        </w:rPr>
        <w:t xml:space="preserve"> &amp;&amp; make install</w:t>
      </w:r>
    </w:p>
    <w:p w14:paraId="235F6B63" w14:textId="77777777" w:rsidR="00441E2D" w:rsidRDefault="00441E2D" w:rsidP="00BB4A32">
      <w:pPr>
        <w:rPr>
          <w:color w:val="7030A0"/>
        </w:rPr>
      </w:pPr>
      <w:r>
        <w:rPr>
          <w:rFonts w:hint="eastAsia"/>
          <w:color w:val="7030A0"/>
        </w:rPr>
        <w:t>에러발생시</w:t>
      </w:r>
    </w:p>
    <w:p w14:paraId="1EA785E4" w14:textId="77777777" w:rsidR="00441E2D" w:rsidRDefault="00441E2D" w:rsidP="00BB4A32">
      <w:pPr>
        <w:rPr>
          <w:rFonts w:ascii="Calibri" w:hAnsi="Calibri" w:cs="Calibri"/>
          <w:sz w:val="22"/>
        </w:rPr>
      </w:pPr>
      <w:r w:rsidRPr="00F96EFF">
        <w:rPr>
          <w:color w:val="7030A0"/>
        </w:rPr>
        <w:t>[root@jaehyun libiconv-1.11]#</w:t>
      </w:r>
      <w:r>
        <w:rPr>
          <w:color w:val="7030A0"/>
        </w:rPr>
        <w:t xml:space="preserve"> </w:t>
      </w:r>
      <w:r>
        <w:rPr>
          <w:rFonts w:cs="Calibri" w:hint="eastAsia"/>
          <w:sz w:val="22"/>
          <w:lang w:val="x-none"/>
        </w:rPr>
        <w:t xml:space="preserve">vi </w:t>
      </w:r>
      <w:r>
        <w:rPr>
          <w:rFonts w:ascii="Calibri" w:hAnsi="Calibri" w:cs="Calibri"/>
          <w:sz w:val="22"/>
        </w:rPr>
        <w:t>/usr/local/src/libiconv-1.14/srclib</w:t>
      </w:r>
      <w:r>
        <w:rPr>
          <w:rFonts w:cs="Calibri" w:hint="eastAsia"/>
          <w:sz w:val="22"/>
        </w:rPr>
        <w:t>/</w:t>
      </w:r>
      <w:r>
        <w:rPr>
          <w:rFonts w:ascii="Calibri" w:hAnsi="Calibri" w:cs="Calibri"/>
          <w:sz w:val="22"/>
        </w:rPr>
        <w:t>stdio.in.h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41E2D" w14:paraId="60F98068" w14:textId="77777777" w:rsidTr="00441E2D">
        <w:tc>
          <w:tcPr>
            <w:tcW w:w="10456" w:type="dxa"/>
          </w:tcPr>
          <w:p w14:paraId="1BC835E6" w14:textId="3C3BE86D" w:rsidR="00441E2D" w:rsidRDefault="00441E2D" w:rsidP="00BB4A32">
            <w:pPr>
              <w:rPr>
                <w:color w:val="000000" w:themeColor="text1"/>
              </w:rPr>
            </w:pPr>
            <w:r w:rsidRPr="00441E2D">
              <w:rPr>
                <w:color w:val="000000" w:themeColor="text1"/>
              </w:rPr>
              <w:t>_GL_WARN_ON_USE (gets, "gets is a secu</w:t>
            </w:r>
            <w:r w:rsidR="009939A2">
              <w:rPr>
                <w:color w:val="000000" w:themeColor="text1"/>
              </w:rPr>
              <w:t>rity hole - use fgets instead")</w:t>
            </w:r>
          </w:p>
          <w:p w14:paraId="6AC889A0" w14:textId="77777777" w:rsidR="00441E2D" w:rsidRPr="00441E2D" w:rsidRDefault="00441E2D" w:rsidP="00BB4A32">
            <w:pPr>
              <w:rPr>
                <w:color w:val="000000" w:themeColor="text1"/>
              </w:rPr>
            </w:pPr>
          </w:p>
          <w:p w14:paraId="2A54AD7F" w14:textId="77777777" w:rsidR="00441E2D" w:rsidRDefault="00C10735" w:rsidP="00BB4A32">
            <w:pPr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 xml:space="preserve">위 </w:t>
            </w:r>
            <w:r w:rsidR="00441E2D" w:rsidRPr="00441E2D">
              <w:rPr>
                <w:rFonts w:hint="eastAsia"/>
                <w:b/>
                <w:bCs/>
                <w:color w:val="FF0000"/>
              </w:rPr>
              <w:t>해당 부분을 찾아서 해당 줄 라인삭제 후 아래 내용 삽입</w:t>
            </w:r>
          </w:p>
          <w:p w14:paraId="0D90AA0C" w14:textId="77777777" w:rsidR="00441E2D" w:rsidRPr="00C10735" w:rsidRDefault="00441E2D" w:rsidP="00BB4A32">
            <w:pPr>
              <w:rPr>
                <w:b/>
                <w:bCs/>
                <w:color w:val="FF0000"/>
              </w:rPr>
            </w:pPr>
          </w:p>
          <w:p w14:paraId="01D837B9" w14:textId="77777777" w:rsidR="00441E2D" w:rsidRDefault="00441E2D" w:rsidP="00441E2D">
            <w:pPr>
              <w:pStyle w:val="a7"/>
              <w:spacing w:before="0" w:beforeAutospacing="0" w:after="0" w:afterAutospacing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#if</w:t>
            </w:r>
            <w:r>
              <w:rPr>
                <w:rFonts w:ascii="맑은 고딕" w:eastAsia="맑은 고딕" w:hAnsi="맑은 고딕" w:cs="Calibri" w:hint="eastAsia"/>
                <w:b/>
                <w:bCs/>
                <w:color w:val="000000"/>
                <w:sz w:val="20"/>
                <w:szCs w:val="20"/>
                <w:lang w:val="x-none"/>
              </w:rPr>
              <w:t xml:space="preserve"> </w:t>
            </w:r>
            <w: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defined(__GLIBC__) &amp;&amp; !defined(__UCLIBC__) &amp;&amp; !__GLIBC_PREREQ(2, 16)</w:t>
            </w:r>
          </w:p>
          <w:p w14:paraId="5EDE71DF" w14:textId="77777777" w:rsidR="00441E2D" w:rsidRDefault="00441E2D" w:rsidP="00441E2D">
            <w:pPr>
              <w:pStyle w:val="a7"/>
              <w:spacing w:before="0" w:beforeAutospacing="0" w:after="0" w:afterAutospacing="0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 w:hint="eastAsia"/>
                <w:color w:val="000000"/>
                <w:sz w:val="20"/>
                <w:szCs w:val="20"/>
              </w:rPr>
              <w:t>_GL_WARN_ON_USE (gets, "gets is a security hole - use fgets instead");</w:t>
            </w:r>
          </w:p>
          <w:p w14:paraId="16C364AA" w14:textId="77777777" w:rsidR="00441E2D" w:rsidRPr="00441E2D" w:rsidRDefault="00441E2D" w:rsidP="00441E2D">
            <w:pPr>
              <w:pStyle w:val="a7"/>
              <w:spacing w:before="0" w:beforeAutospacing="0" w:after="0" w:afterAutospacing="0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#endif</w:t>
            </w:r>
          </w:p>
        </w:tc>
      </w:tr>
    </w:tbl>
    <w:p w14:paraId="5EC00DE4" w14:textId="77777777" w:rsidR="00441E2D" w:rsidRDefault="00441E2D" w:rsidP="00441E2D">
      <w:pPr>
        <w:rPr>
          <w:color w:val="7030A0"/>
        </w:rPr>
      </w:pPr>
      <w:r w:rsidRPr="00F96EFF">
        <w:rPr>
          <w:color w:val="7030A0"/>
        </w:rPr>
        <w:t>[root@jaehyun libiconv-1.11]# make</w:t>
      </w:r>
      <w:r w:rsidRPr="00F96EFF">
        <w:rPr>
          <w:rFonts w:hint="eastAsia"/>
          <w:color w:val="7030A0"/>
        </w:rPr>
        <w:t xml:space="preserve"> &amp;&amp; make install</w:t>
      </w:r>
    </w:p>
    <w:p w14:paraId="08E1C431" w14:textId="77777777" w:rsidR="00173F46" w:rsidRPr="00F96EFF" w:rsidRDefault="00173F46" w:rsidP="00BB4A32">
      <w:pPr>
        <w:rPr>
          <w:color w:val="7030A0"/>
        </w:rPr>
      </w:pPr>
      <w:r w:rsidRPr="00F96EFF">
        <w:rPr>
          <w:color w:val="7030A0"/>
        </w:rPr>
        <w:t>[root@</w:t>
      </w:r>
      <w:r w:rsidR="00EA4490" w:rsidRPr="00F96EFF">
        <w:rPr>
          <w:color w:val="7030A0"/>
        </w:rPr>
        <w:t>jaehyun</w:t>
      </w:r>
      <w:r w:rsidRPr="00F96EFF">
        <w:rPr>
          <w:color w:val="7030A0"/>
        </w:rPr>
        <w:t xml:space="preserve"> libiconv-1.11]# cd ../</w:t>
      </w:r>
    </w:p>
    <w:p w14:paraId="58302F8A" w14:textId="77777777" w:rsidR="00173F46" w:rsidRDefault="00173F46" w:rsidP="00BB4A32"/>
    <w:p w14:paraId="4B9CB39F" w14:textId="77777777" w:rsidR="00163E43" w:rsidRDefault="004E6B58" w:rsidP="00BB4A32">
      <w:pPr>
        <w:rPr>
          <w:rFonts w:ascii="굴림" w:hAnsi="굴림"/>
          <w:sz w:val="18"/>
          <w:szCs w:val="18"/>
        </w:rPr>
      </w:pPr>
      <w:r>
        <w:rPr>
          <w:rFonts w:hint="eastAsia"/>
          <w:b/>
        </w:rPr>
        <w:t>#l</w:t>
      </w:r>
      <w:r>
        <w:rPr>
          <w:b/>
        </w:rPr>
        <w:t xml:space="preserve">ame – mp3 </w:t>
      </w:r>
      <w:r>
        <w:rPr>
          <w:rFonts w:hint="eastAsia"/>
          <w:b/>
        </w:rPr>
        <w:t>인코더 라이브러리</w:t>
      </w:r>
      <w:r w:rsidR="00B909F2">
        <w:rPr>
          <w:rFonts w:hint="eastAsia"/>
          <w:b/>
        </w:rPr>
        <w:t xml:space="preserve"> </w:t>
      </w:r>
      <w:r w:rsidR="00B909F2" w:rsidRPr="00B909F2">
        <w:rPr>
          <w:rFonts w:hint="eastAsia"/>
        </w:rPr>
        <w:t>(</w:t>
      </w:r>
      <w:r w:rsidR="00163E43">
        <w:rPr>
          <w:rFonts w:ascii="굴림" w:hAnsi="굴림"/>
          <w:sz w:val="18"/>
          <w:szCs w:val="18"/>
        </w:rPr>
        <w:t>녹취시</w:t>
      </w:r>
      <w:r w:rsidR="00163E43">
        <w:rPr>
          <w:rFonts w:ascii="굴림" w:hAnsi="굴림"/>
          <w:sz w:val="18"/>
          <w:szCs w:val="18"/>
        </w:rPr>
        <w:t xml:space="preserve"> </w:t>
      </w:r>
      <w:r w:rsidR="00163E43">
        <w:rPr>
          <w:rFonts w:ascii="굴림" w:hAnsi="굴림"/>
          <w:sz w:val="18"/>
          <w:szCs w:val="18"/>
        </w:rPr>
        <w:t>램디스크의</w:t>
      </w:r>
      <w:r w:rsidR="00163E43">
        <w:rPr>
          <w:rFonts w:ascii="굴림" w:hAnsi="굴림"/>
          <w:sz w:val="18"/>
          <w:szCs w:val="18"/>
        </w:rPr>
        <w:t xml:space="preserve"> wav---&gt;mp3 </w:t>
      </w:r>
      <w:r w:rsidR="00163E43">
        <w:rPr>
          <w:rFonts w:ascii="굴림" w:hAnsi="굴림"/>
          <w:sz w:val="18"/>
          <w:szCs w:val="18"/>
        </w:rPr>
        <w:t>전환용툴</w:t>
      </w:r>
      <w:r w:rsidR="00B909F2">
        <w:rPr>
          <w:rFonts w:ascii="굴림" w:hAnsi="굴림" w:hint="eastAsia"/>
          <w:sz w:val="18"/>
          <w:szCs w:val="18"/>
        </w:rPr>
        <w:t>)</w:t>
      </w:r>
    </w:p>
    <w:p w14:paraId="55A3C994" w14:textId="77777777" w:rsidR="00E25BA8" w:rsidRPr="00E25BA8" w:rsidRDefault="00E25BA8" w:rsidP="00BB4A32"/>
    <w:p w14:paraId="07792569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 xml:space="preserve">tar xvfz lame-3.99.1.tar.gz </w:t>
      </w:r>
    </w:p>
    <w:p w14:paraId="4D9CDD2C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src]#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cd lame-3.99.1</w:t>
      </w:r>
    </w:p>
    <w:p w14:paraId="15DDCB63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lame-3.99.1]#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./configure</w:t>
      </w:r>
    </w:p>
    <w:p w14:paraId="78D045BD" w14:textId="77777777" w:rsidR="00163E43" w:rsidRP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lame-3.99.1]#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make</w:t>
      </w:r>
      <w:r w:rsidRPr="00163E43">
        <w:rPr>
          <w:rFonts w:asciiTheme="majorHAnsi" w:eastAsiaTheme="majorHAnsi" w:hAnsiTheme="majorHAnsi" w:hint="eastAsia"/>
          <w:color w:val="548DD4" w:themeColor="text2" w:themeTint="99"/>
          <w:szCs w:val="20"/>
        </w:rPr>
        <w:t xml:space="preserve"> &amp;&amp; make install</w:t>
      </w:r>
    </w:p>
    <w:p w14:paraId="69106D60" w14:textId="77777777" w:rsidR="00163E43" w:rsidRDefault="00163E43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  <w:r w:rsidRPr="00163E43">
        <w:rPr>
          <w:rFonts w:asciiTheme="majorHAnsi" w:eastAsiaTheme="majorHAnsi" w:hAnsiTheme="majorHAnsi"/>
          <w:szCs w:val="20"/>
        </w:rPr>
        <w:t xml:space="preserve">[root@jaehyun lame-3.99.1]# </w:t>
      </w:r>
      <w:r w:rsidRPr="00163E43">
        <w:rPr>
          <w:rFonts w:asciiTheme="majorHAnsi" w:eastAsiaTheme="majorHAnsi" w:hAnsiTheme="majorHAnsi"/>
          <w:color w:val="548DD4" w:themeColor="text2" w:themeTint="99"/>
          <w:szCs w:val="20"/>
        </w:rPr>
        <w:t>cd ../</w:t>
      </w:r>
    </w:p>
    <w:p w14:paraId="3640F6AF" w14:textId="77777777" w:rsidR="00B909F2" w:rsidRPr="00163E43" w:rsidRDefault="00B909F2" w:rsidP="00163E43">
      <w:pPr>
        <w:rPr>
          <w:rFonts w:asciiTheme="majorHAnsi" w:eastAsiaTheme="majorHAnsi" w:hAnsiTheme="majorHAnsi"/>
          <w:color w:val="548DD4" w:themeColor="text2" w:themeTint="99"/>
          <w:szCs w:val="20"/>
        </w:rPr>
      </w:pPr>
    </w:p>
    <w:p w14:paraId="7544663F" w14:textId="77777777" w:rsidR="00E25BA8" w:rsidRDefault="00E25BA8" w:rsidP="00E25BA8">
      <w:pPr>
        <w:rPr>
          <w:b/>
        </w:rPr>
      </w:pPr>
      <w:r>
        <w:rPr>
          <w:b/>
        </w:rPr>
        <w:t>*Tomcat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5C137473" w14:textId="3CABA04A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tar xvfz </w:t>
      </w:r>
      <w:ins w:id="53" w:author="박 성진" w:date="2023-06-13T17:51:00Z">
        <w:r w:rsidR="000751D8" w:rsidRPr="000751D8">
          <w:rPr>
            <w:color w:val="548DD4" w:themeColor="text2" w:themeTint="99"/>
          </w:rPr>
          <w:t>apache-tomcat-10.1.7.tar.gz</w:t>
        </w:r>
      </w:ins>
      <w:ins w:id="54" w:author="Microsoft 계정" w:date="2023-10-18T18:00:00Z">
        <w:r w:rsidR="00062F51">
          <w:rPr>
            <w:color w:val="548DD4" w:themeColor="text2" w:themeTint="99"/>
          </w:rPr>
          <w:t xml:space="preserve"> // </w:t>
        </w:r>
        <w:r w:rsidR="00062F51">
          <w:rPr>
            <w:rFonts w:hint="eastAsia"/>
            <w:color w:val="548DD4" w:themeColor="text2" w:themeTint="99"/>
          </w:rPr>
          <w:t>여기까지</w:t>
        </w:r>
      </w:ins>
      <w:del w:id="55" w:author="박 성진" w:date="2023-06-13T17:51:00Z">
        <w:r w:rsidR="000509DB" w:rsidRPr="000509DB" w:rsidDel="000751D8">
          <w:rPr>
            <w:color w:val="548DD4" w:themeColor="text2" w:themeTint="99"/>
          </w:rPr>
          <w:delText>apache-tomcat-8.5.42.tar.gz</w:delText>
        </w:r>
      </w:del>
    </w:p>
    <w:p w14:paraId="71673977" w14:textId="7101C651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mv </w:t>
      </w:r>
      <w:ins w:id="56" w:author="박 성진" w:date="2023-06-13T17:51:00Z">
        <w:r w:rsidR="000751D8" w:rsidRPr="000751D8">
          <w:rPr>
            <w:color w:val="548DD4" w:themeColor="text2" w:themeTint="99"/>
          </w:rPr>
          <w:t>apache-tomcat-10.1.7</w:t>
        </w:r>
        <w:r w:rsidR="000751D8">
          <w:rPr>
            <w:color w:val="548DD4" w:themeColor="text2" w:themeTint="99"/>
          </w:rPr>
          <w:t xml:space="preserve"> </w:t>
        </w:r>
      </w:ins>
      <w:del w:id="57" w:author="박 성진" w:date="2023-06-13T17:51:00Z">
        <w:r w:rsidR="000509DB" w:rsidRPr="000509DB" w:rsidDel="000751D8">
          <w:rPr>
            <w:color w:val="548DD4" w:themeColor="text2" w:themeTint="99"/>
          </w:rPr>
          <w:delText xml:space="preserve">apache-tomcat-8.5.42 </w:delText>
        </w:r>
      </w:del>
      <w:r w:rsidRPr="00FF6706">
        <w:rPr>
          <w:color w:val="548DD4" w:themeColor="text2" w:themeTint="99"/>
        </w:rPr>
        <w:t>/usr/local</w:t>
      </w:r>
    </w:p>
    <w:p w14:paraId="20147455" w14:textId="77777777" w:rsidR="00173F46" w:rsidRPr="00363F48" w:rsidRDefault="00173F46" w:rsidP="00BB4A32">
      <w:r>
        <w:lastRenderedPageBreak/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>cd ../</w:t>
      </w:r>
    </w:p>
    <w:p w14:paraId="4BBF9C26" w14:textId="378E5A31" w:rsidR="00173F4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 xml:space="preserve">ln -s </w:t>
      </w:r>
      <w:del w:id="58" w:author="박 성진" w:date="2023-06-15T19:57:00Z">
        <w:r w:rsidRPr="00FF6706" w:rsidDel="005870F2">
          <w:rPr>
            <w:color w:val="548DD4" w:themeColor="text2" w:themeTint="99"/>
          </w:rPr>
          <w:delText xml:space="preserve"> </w:delText>
        </w:r>
      </w:del>
      <w:r w:rsidRPr="00FF6706">
        <w:rPr>
          <w:color w:val="548DD4" w:themeColor="text2" w:themeTint="99"/>
        </w:rPr>
        <w:t>/usr/local/</w:t>
      </w:r>
      <w:ins w:id="59" w:author="박 성진" w:date="2023-06-13T17:51:00Z">
        <w:r w:rsidR="000751D8" w:rsidRPr="000751D8">
          <w:rPr>
            <w:color w:val="548DD4" w:themeColor="text2" w:themeTint="99"/>
          </w:rPr>
          <w:t>apache-tomcat-10.1.7</w:t>
        </w:r>
        <w:r w:rsidR="000751D8">
          <w:rPr>
            <w:color w:val="548DD4" w:themeColor="text2" w:themeTint="99"/>
          </w:rPr>
          <w:t xml:space="preserve"> </w:t>
        </w:r>
      </w:ins>
      <w:del w:id="60" w:author="박 성진" w:date="2023-06-13T17:51:00Z">
        <w:r w:rsidR="000509DB" w:rsidRPr="000509DB" w:rsidDel="000751D8">
          <w:rPr>
            <w:color w:val="548DD4" w:themeColor="text2" w:themeTint="99"/>
          </w:rPr>
          <w:delText>apache-tomcat-8.5.42</w:delText>
        </w:r>
        <w:r w:rsidR="000509DB" w:rsidDel="000751D8">
          <w:rPr>
            <w:color w:val="548DD4" w:themeColor="text2" w:themeTint="99"/>
          </w:rPr>
          <w:delText xml:space="preserve"> </w:delText>
        </w:r>
      </w:del>
      <w:r w:rsidRPr="00FF6706">
        <w:rPr>
          <w:color w:val="548DD4" w:themeColor="text2" w:themeTint="99"/>
        </w:rPr>
        <w:t>tomcat</w:t>
      </w:r>
    </w:p>
    <w:p w14:paraId="10D62B49" w14:textId="77777777" w:rsidR="00E25BA8" w:rsidRPr="00FF6706" w:rsidRDefault="00E25BA8" w:rsidP="00BB4A32">
      <w:pPr>
        <w:rPr>
          <w:color w:val="548DD4" w:themeColor="text2" w:themeTint="99"/>
        </w:rPr>
      </w:pPr>
    </w:p>
    <w:p w14:paraId="03473BF5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>cd jdk/lib</w:t>
      </w:r>
    </w:p>
    <w:p w14:paraId="5ED3CE77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lib]# </w:t>
      </w:r>
      <w:r w:rsidRPr="00FF6706">
        <w:rPr>
          <w:color w:val="548DD4" w:themeColor="text2" w:themeTint="99"/>
        </w:rPr>
        <w:t>mv /usr/local/src/servlet-api.jar /usr/local/jdk/lib/</w:t>
      </w:r>
    </w:p>
    <w:p w14:paraId="7EA4885D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lib]# </w:t>
      </w:r>
      <w:r w:rsidRPr="00FF6706">
        <w:rPr>
          <w:color w:val="548DD4" w:themeColor="text2" w:themeTint="99"/>
        </w:rPr>
        <w:t>mv /usr/local/src/activation.jar /usr/local/jdk/lib/</w:t>
      </w:r>
    </w:p>
    <w:p w14:paraId="09106687" w14:textId="77777777" w:rsidR="00173F46" w:rsidRDefault="00173F46" w:rsidP="00BB4A32">
      <w:r>
        <w:t>[root@</w:t>
      </w:r>
      <w:r w:rsidR="00EA4490">
        <w:t>jaehyun</w:t>
      </w:r>
      <w:r>
        <w:t xml:space="preserve"> lib]# </w:t>
      </w:r>
      <w:r w:rsidRPr="00FF6706">
        <w:rPr>
          <w:color w:val="548DD4" w:themeColor="text2" w:themeTint="99"/>
        </w:rPr>
        <w:t>mv /usr/local/src/mail.jar /usr/local/jdk/lib/</w:t>
      </w:r>
    </w:p>
    <w:p w14:paraId="5539FD91" w14:textId="77777777" w:rsidR="00173F46" w:rsidRDefault="00173F46" w:rsidP="00BB4A32"/>
    <w:p w14:paraId="2CC18A2E" w14:textId="77777777" w:rsidR="00173F46" w:rsidRDefault="00173F46" w:rsidP="00BB4A32">
      <w:r>
        <w:t>[root@</w:t>
      </w:r>
      <w:r w:rsidR="00EA4490">
        <w:t>jaehyun</w:t>
      </w:r>
      <w:r>
        <w:t xml:space="preserve"> local]# </w:t>
      </w:r>
      <w:r w:rsidRPr="00FF6706">
        <w:rPr>
          <w:color w:val="548DD4" w:themeColor="text2" w:themeTint="99"/>
        </w:rPr>
        <w:t xml:space="preserve">cd /usr/local/src </w:t>
      </w:r>
    </w:p>
    <w:p w14:paraId="17DECCC6" w14:textId="77777777" w:rsidR="00173F46" w:rsidRDefault="00173F46" w:rsidP="00BB4A32"/>
    <w:p w14:paraId="59627509" w14:textId="77777777" w:rsidR="00E25BA8" w:rsidRDefault="00E25BA8" w:rsidP="00E25BA8">
      <w:pPr>
        <w:rPr>
          <w:b/>
        </w:rPr>
      </w:pPr>
      <w:r>
        <w:rPr>
          <w:b/>
        </w:rPr>
        <w:t>*Tomcat-connector</w:t>
      </w:r>
      <w:r w:rsidRPr="0010502D">
        <w:rPr>
          <w:b/>
        </w:rPr>
        <w:t xml:space="preserve"> </w:t>
      </w:r>
      <w:r w:rsidRPr="0010502D">
        <w:rPr>
          <w:rFonts w:hint="eastAsia"/>
          <w:b/>
        </w:rPr>
        <w:t>설치</w:t>
      </w:r>
      <w:r>
        <w:rPr>
          <w:b/>
        </w:rPr>
        <w:t>*</w:t>
      </w:r>
    </w:p>
    <w:p w14:paraId="3130C172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tar xvfz </w:t>
      </w:r>
      <w:r w:rsidR="0021521A" w:rsidRPr="0021521A">
        <w:rPr>
          <w:color w:val="548DD4" w:themeColor="text2" w:themeTint="99"/>
        </w:rPr>
        <w:t>tomcat-connectors-1.2.37-src.tar.gz</w:t>
      </w:r>
    </w:p>
    <w:p w14:paraId="367A10D3" w14:textId="77777777" w:rsidR="00173F46" w:rsidRDefault="00173F46" w:rsidP="00BB4A32">
      <w:r>
        <w:t>[root@</w:t>
      </w:r>
      <w:r w:rsidR="00EA4490">
        <w:t>jaehyun</w:t>
      </w:r>
      <w:r>
        <w:t xml:space="preserve"> src]# </w:t>
      </w:r>
      <w:r w:rsidRPr="00FF6706">
        <w:rPr>
          <w:color w:val="548DD4" w:themeColor="text2" w:themeTint="99"/>
        </w:rPr>
        <w:t xml:space="preserve">cd </w:t>
      </w:r>
      <w:r w:rsidR="0021521A" w:rsidRPr="0021521A">
        <w:rPr>
          <w:color w:val="548DD4" w:themeColor="text2" w:themeTint="99"/>
        </w:rPr>
        <w:t>tom</w:t>
      </w:r>
      <w:r w:rsidR="0021521A">
        <w:rPr>
          <w:color w:val="548DD4" w:themeColor="text2" w:themeTint="99"/>
        </w:rPr>
        <w:t>cat-connectors-1.2.37-src</w:t>
      </w:r>
      <w:r w:rsidRPr="00FF6706">
        <w:rPr>
          <w:color w:val="548DD4" w:themeColor="text2" w:themeTint="99"/>
        </w:rPr>
        <w:t>/native</w:t>
      </w:r>
    </w:p>
    <w:p w14:paraId="03E44366" w14:textId="77777777" w:rsidR="00173F46" w:rsidRPr="00FF670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native]# </w:t>
      </w:r>
      <w:r w:rsidRPr="00FF6706">
        <w:rPr>
          <w:color w:val="548DD4" w:themeColor="text2" w:themeTint="99"/>
        </w:rPr>
        <w:t>./configure -with-apxs=/usr/local/apache/bin/apxs</w:t>
      </w:r>
    </w:p>
    <w:p w14:paraId="66FA643D" w14:textId="77777777" w:rsidR="00173F46" w:rsidRDefault="00173F46" w:rsidP="00BB4A32">
      <w:r>
        <w:t>[root@</w:t>
      </w:r>
      <w:r w:rsidR="00EA4490">
        <w:t>jaehyun</w:t>
      </w:r>
      <w:r>
        <w:t xml:space="preserve"> native]# </w:t>
      </w:r>
      <w:r w:rsidRPr="00FF6706">
        <w:rPr>
          <w:color w:val="548DD4" w:themeColor="text2" w:themeTint="99"/>
        </w:rPr>
        <w:t>make</w:t>
      </w:r>
      <w:r w:rsidR="00363F48" w:rsidRPr="00FF6706">
        <w:rPr>
          <w:rFonts w:hint="eastAsia"/>
          <w:color w:val="548DD4" w:themeColor="text2" w:themeTint="99"/>
        </w:rPr>
        <w:t xml:space="preserve"> &amp;&amp; make install</w:t>
      </w:r>
    </w:p>
    <w:p w14:paraId="2EE45D3D" w14:textId="77777777" w:rsidR="00173F46" w:rsidRDefault="00173F46" w:rsidP="00BB4A32"/>
    <w:p w14:paraId="09D9C847" w14:textId="77777777" w:rsidR="00173F46" w:rsidRDefault="00173F46" w:rsidP="00BB4A32">
      <w:r>
        <w:t>[root@</w:t>
      </w:r>
      <w:r w:rsidR="00EA4490">
        <w:t>jaehyun</w:t>
      </w:r>
      <w:r>
        <w:t xml:space="preserve"> native]# </w:t>
      </w:r>
      <w:r w:rsidRPr="00FF6706">
        <w:rPr>
          <w:color w:val="548DD4" w:themeColor="text2" w:themeTint="99"/>
        </w:rPr>
        <w:t>cd /usr/local/src</w:t>
      </w:r>
    </w:p>
    <w:p w14:paraId="02E4FA7A" w14:textId="77777777" w:rsidR="00173F46" w:rsidRDefault="00173F46" w:rsidP="00BB4A32"/>
    <w:p w14:paraId="2569D404" w14:textId="77777777" w:rsidR="00E25BA8" w:rsidRDefault="00E25BA8" w:rsidP="00E25BA8">
      <w:pPr>
        <w:rPr>
          <w:b/>
        </w:rPr>
      </w:pPr>
      <w:r>
        <w:rPr>
          <w:b/>
        </w:rPr>
        <w:t xml:space="preserve">*Node </w:t>
      </w:r>
      <w:r w:rsidRPr="0010502D">
        <w:rPr>
          <w:rFonts w:hint="eastAsia"/>
          <w:b/>
        </w:rPr>
        <w:t>설치</w:t>
      </w:r>
      <w:r>
        <w:rPr>
          <w:rFonts w:hint="eastAsia"/>
          <w:b/>
        </w:rPr>
        <w:t>*</w:t>
      </w:r>
    </w:p>
    <w:p w14:paraId="67F7720C" w14:textId="77777777" w:rsidR="00145546" w:rsidRDefault="00145546" w:rsidP="00145546">
      <w:pPr>
        <w:rPr>
          <w:color w:val="548DD4" w:themeColor="text2" w:themeTint="99"/>
        </w:rPr>
      </w:pPr>
      <w:r>
        <w:t xml:space="preserve">[root@jaehyun src]# </w:t>
      </w:r>
      <w:r>
        <w:rPr>
          <w:color w:val="548DD4" w:themeColor="text2" w:themeTint="99"/>
        </w:rPr>
        <w:t xml:space="preserve">tar xvfj </w:t>
      </w:r>
      <w:r w:rsidRPr="00145546">
        <w:rPr>
          <w:color w:val="548DD4" w:themeColor="text2" w:themeTint="99"/>
        </w:rPr>
        <w:t>Python-2.7.3.tar.bz2</w:t>
      </w:r>
    </w:p>
    <w:p w14:paraId="1ADF29FA" w14:textId="77777777" w:rsidR="00145546" w:rsidRDefault="00145546" w:rsidP="00145546">
      <w:pPr>
        <w:rPr>
          <w:color w:val="548DD4" w:themeColor="text2" w:themeTint="99"/>
        </w:rPr>
      </w:pPr>
      <w:r>
        <w:t xml:space="preserve">[root@jaehyun src]# </w:t>
      </w:r>
      <w:r>
        <w:rPr>
          <w:color w:val="548DD4" w:themeColor="text2" w:themeTint="99"/>
        </w:rPr>
        <w:t xml:space="preserve">cd </w:t>
      </w:r>
      <w:r w:rsidRPr="00145546">
        <w:rPr>
          <w:color w:val="548DD4" w:themeColor="text2" w:themeTint="99"/>
        </w:rPr>
        <w:t>Python-2.7.3</w:t>
      </w:r>
    </w:p>
    <w:p w14:paraId="7E5A19B5" w14:textId="77777777" w:rsidR="00145546" w:rsidRDefault="00145546" w:rsidP="00145546">
      <w:pPr>
        <w:rPr>
          <w:color w:val="548DD4" w:themeColor="text2" w:themeTint="99"/>
        </w:rPr>
      </w:pPr>
      <w:r>
        <w:t>[root@jaehyun</w:t>
      </w:r>
      <w:r w:rsidRPr="00145546">
        <w:t xml:space="preserve"> Python-2.7.3</w:t>
      </w:r>
      <w:r>
        <w:t xml:space="preserve">]# </w:t>
      </w:r>
      <w:r>
        <w:rPr>
          <w:color w:val="548DD4" w:themeColor="text2" w:themeTint="99"/>
        </w:rPr>
        <w:t>./configure &amp;&amp; make &amp;&amp; make install</w:t>
      </w:r>
    </w:p>
    <w:p w14:paraId="6199364E" w14:textId="77777777" w:rsidR="00145546" w:rsidRDefault="00145546" w:rsidP="00145546">
      <w:pPr>
        <w:rPr>
          <w:color w:val="548DD4" w:themeColor="text2" w:themeTint="99"/>
        </w:rPr>
      </w:pPr>
    </w:p>
    <w:p w14:paraId="4DC52A6C" w14:textId="77777777" w:rsidR="00145546" w:rsidRPr="00145546" w:rsidRDefault="00145546" w:rsidP="00145546">
      <w:pPr>
        <w:rPr>
          <w:color w:val="548DD4" w:themeColor="text2" w:themeTint="99"/>
        </w:rPr>
      </w:pPr>
      <w:r>
        <w:t>[root@jaehyun</w:t>
      </w:r>
      <w:r w:rsidRPr="00145546">
        <w:t xml:space="preserve"> Python-2.7.3</w:t>
      </w:r>
      <w:r>
        <w:t xml:space="preserve">]# </w:t>
      </w:r>
      <w:r>
        <w:rPr>
          <w:color w:val="548DD4" w:themeColor="text2" w:themeTint="99"/>
        </w:rPr>
        <w:t>cd ..</w:t>
      </w:r>
    </w:p>
    <w:p w14:paraId="1FF95424" w14:textId="77777777" w:rsidR="00145546" w:rsidRPr="00145546" w:rsidRDefault="00145546" w:rsidP="00145546">
      <w:pPr>
        <w:rPr>
          <w:color w:val="548DD4" w:themeColor="text2" w:themeTint="99"/>
        </w:rPr>
      </w:pPr>
    </w:p>
    <w:p w14:paraId="3B1DB9ED" w14:textId="77777777" w:rsidR="00145546" w:rsidRDefault="00145546" w:rsidP="00145546">
      <w:pPr>
        <w:rPr>
          <w:color w:val="548DD4" w:themeColor="text2" w:themeTint="99"/>
        </w:rPr>
      </w:pPr>
      <w:r>
        <w:t xml:space="preserve">[root@jaehyun src]# </w:t>
      </w:r>
      <w:r>
        <w:rPr>
          <w:color w:val="548DD4" w:themeColor="text2" w:themeTint="99"/>
        </w:rPr>
        <w:t xml:space="preserve">tar xvfz </w:t>
      </w:r>
      <w:r w:rsidRPr="00145546">
        <w:rPr>
          <w:color w:val="548DD4" w:themeColor="text2" w:themeTint="99"/>
        </w:rPr>
        <w:t>node-v0.10.17.tar.gz</w:t>
      </w:r>
    </w:p>
    <w:p w14:paraId="7E72928F" w14:textId="77777777" w:rsidR="00145546" w:rsidRDefault="00145546" w:rsidP="00145546">
      <w:pPr>
        <w:rPr>
          <w:color w:val="548DD4" w:themeColor="text2" w:themeTint="99"/>
        </w:rPr>
      </w:pPr>
      <w:r>
        <w:t xml:space="preserve">[root@jaehyun src]# </w:t>
      </w:r>
      <w:r>
        <w:rPr>
          <w:color w:val="548DD4" w:themeColor="text2" w:themeTint="99"/>
        </w:rPr>
        <w:t xml:space="preserve">cd </w:t>
      </w:r>
      <w:r w:rsidRPr="00145546">
        <w:rPr>
          <w:color w:val="548DD4" w:themeColor="text2" w:themeTint="99"/>
        </w:rPr>
        <w:t>node-v0.10.17</w:t>
      </w:r>
    </w:p>
    <w:p w14:paraId="0C6D7382" w14:textId="77777777" w:rsidR="00E25BA8" w:rsidRDefault="00E25BA8" w:rsidP="00145546"/>
    <w:p w14:paraId="5DF509EE" w14:textId="77777777" w:rsidR="00924B62" w:rsidRDefault="00924B62" w:rsidP="00924B62">
      <w:r>
        <w:t xml:space="preserve">[root@jaehyun node-v0.10.17]# </w:t>
      </w:r>
      <w:r w:rsidRPr="00924B62">
        <w:rPr>
          <w:color w:val="548DD4" w:themeColor="text2" w:themeTint="99"/>
        </w:rPr>
        <w:t>./configure &amp;&amp; make &amp;&amp; make install</w:t>
      </w:r>
    </w:p>
    <w:p w14:paraId="1C8AE926" w14:textId="77777777" w:rsidR="00924B62" w:rsidRDefault="00924B62" w:rsidP="00924B62">
      <w:pPr>
        <w:rPr>
          <w:color w:val="548DD4" w:themeColor="text2" w:themeTint="99"/>
        </w:rPr>
      </w:pPr>
      <w:r>
        <w:t xml:space="preserve">[root@jaehyun node-v0.10.17]# </w:t>
      </w:r>
      <w:r w:rsidRPr="00924B62">
        <w:rPr>
          <w:color w:val="548DD4" w:themeColor="text2" w:themeTint="99"/>
        </w:rPr>
        <w:t>npm cache clean -f</w:t>
      </w:r>
    </w:p>
    <w:p w14:paraId="181F09AF" w14:textId="77777777" w:rsidR="00E05C19" w:rsidRPr="00E05C19" w:rsidRDefault="00E05C19" w:rsidP="00924B62">
      <w:r>
        <w:t xml:space="preserve">[root@jaehyun node-v0.10.17]# </w:t>
      </w:r>
      <w:r w:rsidRPr="00E05C19">
        <w:rPr>
          <w:color w:val="548DD4" w:themeColor="text2" w:themeTint="99"/>
        </w:rPr>
        <w:t>npm config set strict-ssl false</w:t>
      </w:r>
    </w:p>
    <w:p w14:paraId="79C33EDC" w14:textId="77777777" w:rsidR="00924B62" w:rsidRDefault="00924B62" w:rsidP="00924B62">
      <w:r>
        <w:t xml:space="preserve">[root@jaehyun node-v0.10.17]# </w:t>
      </w:r>
      <w:r w:rsidRPr="00924B62">
        <w:rPr>
          <w:color w:val="548DD4" w:themeColor="text2" w:themeTint="99"/>
        </w:rPr>
        <w:t>npm install -g n</w:t>
      </w:r>
    </w:p>
    <w:p w14:paraId="524F7847" w14:textId="750AFF6A" w:rsidR="00924B62" w:rsidRDefault="00924B62" w:rsidP="00924B62">
      <w:pPr>
        <w:rPr>
          <w:ins w:id="61" w:author="Microsoft 계정" w:date="2023-03-17T17:30:00Z"/>
          <w:color w:val="00B050"/>
        </w:rPr>
      </w:pPr>
      <w:r w:rsidRPr="000F342E">
        <w:t xml:space="preserve">[root@jaehyun node-v0.10.17]# </w:t>
      </w:r>
      <w:r w:rsidRPr="000F342E">
        <w:rPr>
          <w:color w:val="548DD4" w:themeColor="text2" w:themeTint="99"/>
        </w:rPr>
        <w:t xml:space="preserve">/usr/local/lib/node_modules/n/bin/n </w:t>
      </w:r>
      <w:r w:rsidR="002C06A7" w:rsidRPr="000F342E">
        <w:rPr>
          <w:color w:val="548DD4" w:themeColor="text2" w:themeTint="99"/>
        </w:rPr>
        <w:t>v10.17.0</w:t>
      </w:r>
      <w:ins w:id="62" w:author="Microsoft 계정" w:date="2023-03-17T17:28:00Z">
        <w:r w:rsidR="00110E86">
          <w:rPr>
            <w:color w:val="00B050"/>
          </w:rPr>
          <w:br/>
          <w:t>//</w:t>
        </w:r>
      </w:ins>
      <w:ins w:id="63" w:author="Microsoft 계정" w:date="2023-03-17T17:29:00Z">
        <w:r w:rsidR="00110E86">
          <w:rPr>
            <w:rFonts w:hint="eastAsia"/>
            <w:color w:val="00B050"/>
          </w:rPr>
          <w:t xml:space="preserve">구 회사의 버전과 동일하게 맞출 때는 </w:t>
        </w:r>
        <w:r w:rsidR="00110E86">
          <w:rPr>
            <w:color w:val="00B050"/>
          </w:rPr>
          <w:t xml:space="preserve">, </w:t>
        </w:r>
        <w:r w:rsidR="00110E86">
          <w:rPr>
            <w:rFonts w:hint="eastAsia"/>
            <w:color w:val="00B050"/>
          </w:rPr>
          <w:t xml:space="preserve">버전확인 후 설치 </w:t>
        </w:r>
        <w:r w:rsidR="00110E86">
          <w:rPr>
            <w:color w:val="00B050"/>
          </w:rPr>
          <w:t>(node –v)</w:t>
        </w:r>
      </w:ins>
    </w:p>
    <w:p w14:paraId="7523C961" w14:textId="394CF681" w:rsidR="00110E86" w:rsidRPr="00110E86" w:rsidRDefault="00110E86" w:rsidP="00924B62">
      <w:pPr>
        <w:rPr>
          <w:color w:val="00B050"/>
          <w:rPrChange w:id="64" w:author="Microsoft 계정" w:date="2023-03-17T17:30:00Z">
            <w:rPr>
              <w:color w:val="548DD4" w:themeColor="text2" w:themeTint="99"/>
            </w:rPr>
          </w:rPrChange>
        </w:rPr>
      </w:pPr>
      <w:ins w:id="65" w:author="Microsoft 계정" w:date="2023-03-17T17:31:00Z">
        <w:r w:rsidRPr="00110E86">
          <w:rPr>
            <w:color w:val="00B050"/>
          </w:rPr>
          <w:t>/usr/local/lib</w:t>
        </w:r>
        <w:r>
          <w:rPr>
            <w:color w:val="00B050"/>
          </w:rPr>
          <w:t xml:space="preserve"> </w:t>
        </w:r>
        <w:r>
          <w:rPr>
            <w:rFonts w:hint="eastAsia"/>
            <w:color w:val="00B050"/>
          </w:rPr>
          <w:t>에서 n</w:t>
        </w:r>
        <w:r>
          <w:rPr>
            <w:color w:val="00B050"/>
          </w:rPr>
          <w:t xml:space="preserve">ode_modules </w:t>
        </w:r>
        <w:r>
          <w:rPr>
            <w:rFonts w:hint="eastAsia"/>
            <w:color w:val="00B050"/>
          </w:rPr>
          <w:t xml:space="preserve">압축 후 설치하는 서버에 옮기기 </w:t>
        </w:r>
        <w:r>
          <w:rPr>
            <w:color w:val="00B050"/>
          </w:rPr>
          <w:br/>
        </w:r>
        <w:r>
          <w:rPr>
            <w:rFonts w:hint="eastAsia"/>
            <w:color w:val="00B050"/>
          </w:rPr>
          <w:t>ex) 서울여성</w:t>
        </w:r>
        <w:r>
          <w:rPr>
            <w:color w:val="00B050"/>
          </w:rPr>
          <w:t xml:space="preserve"> -&gt; </w:t>
        </w:r>
        <w:r w:rsidR="00C646C7">
          <w:rPr>
            <w:rFonts w:hint="eastAsia"/>
            <w:color w:val="00B050"/>
          </w:rPr>
          <w:t>부산여</w:t>
        </w:r>
      </w:ins>
      <w:ins w:id="66" w:author="Microsoft 계정" w:date="2023-03-17T17:39:00Z">
        <w:r w:rsidR="00C646C7">
          <w:rPr>
            <w:rFonts w:hint="eastAsia"/>
            <w:color w:val="00B050"/>
          </w:rPr>
          <w:t>성</w:t>
        </w:r>
      </w:ins>
    </w:p>
    <w:p w14:paraId="4DC62D75" w14:textId="77777777" w:rsidR="00924B62" w:rsidRDefault="00924B62" w:rsidP="00924B62">
      <w:r>
        <w:t xml:space="preserve">[root@jaehyun node-v0.10.17]# </w:t>
      </w:r>
      <w:r w:rsidRPr="00924B62">
        <w:rPr>
          <w:color w:val="548DD4" w:themeColor="text2" w:themeTint="99"/>
        </w:rPr>
        <w:t>npm config set strict-ssl false</w:t>
      </w:r>
    </w:p>
    <w:p w14:paraId="46CAD066" w14:textId="77777777" w:rsidR="00924B62" w:rsidRDefault="00924B62" w:rsidP="00924B62">
      <w:pPr>
        <w:rPr>
          <w:color w:val="548DD4" w:themeColor="text2" w:themeTint="99"/>
        </w:rPr>
      </w:pPr>
      <w:r>
        <w:t xml:space="preserve">[root@jaehyun node-v0.10.17]#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B3F3A" w14:paraId="39F71954" w14:textId="77777777" w:rsidTr="007B3F3A">
        <w:tc>
          <w:tcPr>
            <w:tcW w:w="10456" w:type="dxa"/>
          </w:tcPr>
          <w:p w14:paraId="6DA9AC4C" w14:textId="77777777" w:rsidR="007B3F3A" w:rsidRDefault="007B3F3A" w:rsidP="007B3F3A">
            <w:r>
              <w:t>npm -g install https</w:t>
            </w:r>
          </w:p>
          <w:p w14:paraId="2143D83F" w14:textId="77777777" w:rsidR="007B3F3A" w:rsidRDefault="007B3F3A" w:rsidP="007B3F3A">
            <w:r>
              <w:t>npm -g install http</w:t>
            </w:r>
          </w:p>
          <w:p w14:paraId="7FF104CC" w14:textId="77777777" w:rsidR="002C06A7" w:rsidRDefault="002C06A7" w:rsidP="002C06A7">
            <w:r>
              <w:t>npm -g install socket.io</w:t>
            </w:r>
            <w:r w:rsidRPr="000D65DF">
              <w:t>@2.0.3</w:t>
            </w:r>
          </w:p>
          <w:p w14:paraId="1AC9CFF9" w14:textId="77777777" w:rsidR="007B3F3A" w:rsidRDefault="007B3F3A" w:rsidP="007B3F3A">
            <w:r>
              <w:t>npm -g install net</w:t>
            </w:r>
          </w:p>
          <w:p w14:paraId="4B3C49F7" w14:textId="77777777" w:rsidR="007B3F3A" w:rsidRDefault="007B3F3A" w:rsidP="007B3F3A">
            <w:r>
              <w:t>npm -g install body-parser</w:t>
            </w:r>
          </w:p>
          <w:p w14:paraId="62EE5FA5" w14:textId="77777777" w:rsidR="007B3F3A" w:rsidRDefault="007B3F3A" w:rsidP="007B3F3A">
            <w:r>
              <w:t>npm -g install express</w:t>
            </w:r>
          </w:p>
          <w:p w14:paraId="6DD831C1" w14:textId="77777777" w:rsidR="007B3F3A" w:rsidRDefault="007B3F3A" w:rsidP="007B3F3A">
            <w:r>
              <w:lastRenderedPageBreak/>
              <w:t>npm -g install fs</w:t>
            </w:r>
          </w:p>
          <w:p w14:paraId="19F999C6" w14:textId="77777777" w:rsidR="007B3F3A" w:rsidRDefault="007B3F3A" w:rsidP="007B3F3A">
            <w:r>
              <w:t>npm -g install hashmap</w:t>
            </w:r>
          </w:p>
          <w:p w14:paraId="178D00B2" w14:textId="77777777" w:rsidR="007B3F3A" w:rsidRDefault="007B3F3A" w:rsidP="007B3F3A">
            <w:r>
              <w:t>npm -g install mysql</w:t>
            </w:r>
          </w:p>
          <w:p w14:paraId="1760763F" w14:textId="77777777" w:rsidR="007B3F3A" w:rsidRDefault="007B3F3A" w:rsidP="007B3F3A">
            <w:r>
              <w:t>npm -g install util</w:t>
            </w:r>
          </w:p>
          <w:p w14:paraId="6AA51099" w14:textId="04D66903" w:rsidR="007B3F3A" w:rsidRDefault="007B3F3A" w:rsidP="007B3F3A">
            <w:r>
              <w:t>npm -g install dateformat</w:t>
            </w:r>
            <w:ins w:id="67" w:author="김 동규" w:date="2023-06-13T11:04:00Z">
              <w:r w:rsidR="00FA5200">
                <w:t>@3.0.3</w:t>
              </w:r>
            </w:ins>
          </w:p>
          <w:p w14:paraId="597AA2E2" w14:textId="77777777" w:rsidR="007B3F3A" w:rsidRDefault="007B3F3A" w:rsidP="007B3F3A">
            <w:r>
              <w:t>npm -g install request</w:t>
            </w:r>
          </w:p>
          <w:p w14:paraId="50C7A81E" w14:textId="77777777" w:rsidR="00F46D02" w:rsidRDefault="00F46D02" w:rsidP="007B3F3A">
            <w:r w:rsidRPr="00F46D02">
              <w:t>npm install -g multer</w:t>
            </w:r>
          </w:p>
          <w:p w14:paraId="168975F2" w14:textId="77777777" w:rsidR="00F46D02" w:rsidRDefault="00F46D02" w:rsidP="007B3F3A">
            <w:r w:rsidRPr="00F46D02">
              <w:t>npm install -g json5</w:t>
            </w:r>
          </w:p>
          <w:p w14:paraId="01AF0288" w14:textId="77777777" w:rsidR="00F46D02" w:rsidRDefault="00F46D02" w:rsidP="007B3F3A">
            <w:r w:rsidRPr="00F46D02">
              <w:t>npm install -g mime-types</w:t>
            </w:r>
          </w:p>
          <w:p w14:paraId="327E7FBC" w14:textId="7EAE742D" w:rsidR="00D85250" w:rsidRPr="007B3F3A" w:rsidRDefault="00D85250" w:rsidP="007B3F3A">
            <w:r>
              <w:t xml:space="preserve">npm install -g </w:t>
            </w:r>
            <w:r w:rsidRPr="00D85250">
              <w:t>cors@2.8.5</w:t>
            </w:r>
          </w:p>
        </w:tc>
      </w:tr>
    </w:tbl>
    <w:p w14:paraId="579370AC" w14:textId="77777777" w:rsidR="00954624" w:rsidRDefault="00954624" w:rsidP="00954624"/>
    <w:p w14:paraId="4E56696C" w14:textId="77777777" w:rsidR="00954624" w:rsidRDefault="00954624" w:rsidP="00954624">
      <w:pPr>
        <w:rPr>
          <w:color w:val="548DD4" w:themeColor="text2" w:themeTint="99"/>
        </w:rPr>
      </w:pPr>
      <w:r>
        <w:t xml:space="preserve">[root@jaehyun node-v0.10.17]# </w:t>
      </w:r>
      <w:r w:rsidRPr="00954624">
        <w:rPr>
          <w:color w:val="548DD4" w:themeColor="text2" w:themeTint="99"/>
        </w:rPr>
        <w:t>npm ls -g --depth=0</w:t>
      </w:r>
    </w:p>
    <w:p w14:paraId="64174680" w14:textId="77777777" w:rsidR="007B3F3A" w:rsidRDefault="007B3F3A" w:rsidP="00924B62"/>
    <w:p w14:paraId="6BF87669" w14:textId="77777777" w:rsidR="007A32A4" w:rsidRPr="00070A6F" w:rsidRDefault="007B3F3A" w:rsidP="00924B62">
      <w:pPr>
        <w:rPr>
          <w:color w:val="FF0000"/>
        </w:rPr>
      </w:pPr>
      <w:r w:rsidRPr="00070A6F">
        <w:rPr>
          <w:color w:val="FF0000"/>
        </w:rPr>
        <w:t xml:space="preserve"> </w:t>
      </w:r>
      <w:r w:rsidR="00924B62" w:rsidRPr="00070A6F">
        <w:rPr>
          <w:color w:val="FF0000"/>
        </w:rPr>
        <w:t>[root@jaehyun node-v0.10.17]# cp /usr/local/lib/node_modules/socket.io-client/dist/socket.io.js   /usr/local/tomcat/webapps/ipcc/cc/js/</w:t>
      </w:r>
      <w:r w:rsidR="00070A6F">
        <w:rPr>
          <w:color w:val="FF0000"/>
        </w:rPr>
        <w:t xml:space="preserve"> - </w:t>
      </w:r>
      <w:r w:rsidR="00070A6F">
        <w:rPr>
          <w:rFonts w:hint="eastAsia"/>
          <w:color w:val="FF0000"/>
        </w:rPr>
        <w:t>해당 없음</w:t>
      </w:r>
    </w:p>
    <w:p w14:paraId="35E39926" w14:textId="77777777" w:rsidR="00924B62" w:rsidRPr="006D4213" w:rsidRDefault="003E1FBA" w:rsidP="00BB4A32">
      <w:pPr>
        <w:rPr>
          <w:color w:val="548DD4" w:themeColor="text2" w:themeTint="99"/>
        </w:rPr>
      </w:pPr>
      <w:r>
        <w:t xml:space="preserve">[root@jaehyun </w:t>
      </w:r>
      <w:r w:rsidRPr="00145546">
        <w:t>node-v0.10.17</w:t>
      </w:r>
      <w:r>
        <w:t xml:space="preserve">]# </w:t>
      </w:r>
      <w:r>
        <w:rPr>
          <w:color w:val="548DD4" w:themeColor="text2" w:themeTint="99"/>
        </w:rPr>
        <w:t>cd ..</w:t>
      </w:r>
    </w:p>
    <w:p w14:paraId="77771C25" w14:textId="77777777" w:rsidR="00AA05B3" w:rsidRPr="00AA05B3" w:rsidRDefault="00AA05B3" w:rsidP="00AA05B3">
      <w:pPr>
        <w:rPr>
          <w:color w:val="548DD4" w:themeColor="text2" w:themeTint="99"/>
        </w:rPr>
      </w:pPr>
      <w:r>
        <w:t xml:space="preserve">[root@jaehyun lib]# </w:t>
      </w:r>
      <w:r>
        <w:rPr>
          <w:color w:val="548DD4" w:themeColor="text2" w:themeTint="99"/>
        </w:rPr>
        <w:t>cd /usr/local/src</w:t>
      </w:r>
    </w:p>
    <w:p w14:paraId="2F7FB360" w14:textId="77777777" w:rsidR="00173F46" w:rsidRDefault="00173F46" w:rsidP="00BB4A32"/>
    <w:p w14:paraId="51112E22" w14:textId="77777777" w:rsidR="00EA2A41" w:rsidRPr="00EA2A41" w:rsidRDefault="00EA2A41" w:rsidP="00BB4A32">
      <w:pPr>
        <w:rPr>
          <w:b/>
        </w:rPr>
      </w:pPr>
      <w:r>
        <w:rPr>
          <w:b/>
        </w:rPr>
        <w:t xml:space="preserve">*WEB </w:t>
      </w:r>
      <w:r>
        <w:rPr>
          <w:rFonts w:hint="eastAsia"/>
          <w:b/>
        </w:rPr>
        <w:t>Config 수정*</w:t>
      </w:r>
    </w:p>
    <w:p w14:paraId="1B23BA67" w14:textId="77777777" w:rsidR="00173F46" w:rsidRPr="00A90F6A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="00A53CB2">
        <w:rPr>
          <w:rFonts w:hint="eastAsia"/>
          <w:color w:val="548DD4" w:themeColor="text2" w:themeTint="99"/>
        </w:rPr>
        <w:t>tar xvfz apache_config.tar.gz</w:t>
      </w:r>
    </w:p>
    <w:p w14:paraId="44B2B20C" w14:textId="77777777" w:rsidR="00173F46" w:rsidRDefault="00173F46" w:rsidP="00BB4A32"/>
    <w:p w14:paraId="16654BC8" w14:textId="77777777" w:rsidR="00173F46" w:rsidRDefault="00173F46" w:rsidP="00BB4A32">
      <w:pPr>
        <w:rPr>
          <w:color w:val="548DD4" w:themeColor="text2" w:themeTint="99"/>
        </w:rPr>
      </w:pPr>
      <w:r>
        <w:t>[root@</w:t>
      </w:r>
      <w:r w:rsidR="00EA4490">
        <w:t>jaehyun</w:t>
      </w:r>
      <w:r>
        <w:t xml:space="preserve"> src]# </w:t>
      </w:r>
      <w:r w:rsidRPr="00A90F6A">
        <w:rPr>
          <w:color w:val="548DD4" w:themeColor="text2" w:themeTint="99"/>
        </w:rPr>
        <w:t>mv /usr/local/src/workers.properties /usr/local/apache/conf/</w:t>
      </w:r>
    </w:p>
    <w:p w14:paraId="4718EDD4" w14:textId="77777777" w:rsidR="00A53CB2" w:rsidRPr="00A90F6A" w:rsidRDefault="00A53CB2" w:rsidP="00A53CB2">
      <w:pPr>
        <w:rPr>
          <w:color w:val="548DD4" w:themeColor="text2" w:themeTint="99"/>
        </w:rPr>
      </w:pPr>
      <w:r>
        <w:t xml:space="preserve">[root@jaehyun src]# </w:t>
      </w:r>
      <w:r w:rsidRPr="00A90F6A">
        <w:rPr>
          <w:color w:val="548DD4" w:themeColor="text2" w:themeTint="99"/>
        </w:rPr>
        <w:t>mv /usr/local/src/</w:t>
      </w:r>
      <w:r>
        <w:rPr>
          <w:rFonts w:hint="eastAsia"/>
          <w:color w:val="548DD4" w:themeColor="text2" w:themeTint="99"/>
        </w:rPr>
        <w:t>httpd.conf</w:t>
      </w:r>
      <w:r w:rsidRPr="00A90F6A">
        <w:rPr>
          <w:color w:val="548DD4" w:themeColor="text2" w:themeTint="99"/>
        </w:rPr>
        <w:t xml:space="preserve"> /usr/local/apache/conf/</w:t>
      </w:r>
    </w:p>
    <w:p w14:paraId="2268C45F" w14:textId="77777777" w:rsidR="00A53CB2" w:rsidRDefault="00A53CB2" w:rsidP="00A53CB2">
      <w:pPr>
        <w:rPr>
          <w:color w:val="548DD4" w:themeColor="text2" w:themeTint="99"/>
        </w:rPr>
      </w:pPr>
      <w:r>
        <w:t xml:space="preserve">[root@jaehyun src]# </w:t>
      </w:r>
      <w:r w:rsidRPr="00A90F6A">
        <w:rPr>
          <w:color w:val="548DD4" w:themeColor="text2" w:themeTint="99"/>
        </w:rPr>
        <w:t>mv /usr/local/src/</w:t>
      </w:r>
      <w:r>
        <w:rPr>
          <w:rFonts w:hint="eastAsia"/>
          <w:color w:val="548DD4" w:themeColor="text2" w:themeTint="99"/>
        </w:rPr>
        <w:t>mod_jk.conf</w:t>
      </w:r>
      <w:r w:rsidRPr="00A90F6A">
        <w:rPr>
          <w:color w:val="548DD4" w:themeColor="text2" w:themeTint="99"/>
        </w:rPr>
        <w:t xml:space="preserve"> /usr/local/apache/conf/</w:t>
      </w:r>
    </w:p>
    <w:p w14:paraId="284228A3" w14:textId="77777777" w:rsidR="007A32A4" w:rsidRDefault="007A32A4" w:rsidP="00A53CB2">
      <w:pPr>
        <w:rPr>
          <w:color w:val="548DD4" w:themeColor="text2" w:themeTint="99"/>
        </w:rPr>
      </w:pPr>
    </w:p>
    <w:p w14:paraId="0D1DAA91" w14:textId="77777777" w:rsidR="007A32A4" w:rsidRDefault="007A32A4" w:rsidP="007A32A4">
      <w:pPr>
        <w:rPr>
          <w:color w:val="548DD4" w:themeColor="text2" w:themeTint="99"/>
        </w:rPr>
      </w:pPr>
      <w:r>
        <w:t xml:space="preserve">[root@jaehyun src]# </w:t>
      </w:r>
      <w:r>
        <w:rPr>
          <w:color w:val="548DD4" w:themeColor="text2" w:themeTint="99"/>
        </w:rPr>
        <w:t>vi /</w:t>
      </w:r>
      <w:r w:rsidRPr="00A90F6A">
        <w:rPr>
          <w:color w:val="548DD4" w:themeColor="text2" w:themeTint="99"/>
        </w:rPr>
        <w:t>usr/local/apache/conf/</w:t>
      </w:r>
      <w:r>
        <w:rPr>
          <w:rFonts w:hint="eastAsia"/>
          <w:color w:val="548DD4" w:themeColor="text2" w:themeTint="99"/>
        </w:rPr>
        <w:t>mod_jk.conf</w:t>
      </w:r>
      <w:r w:rsidRPr="00A90F6A">
        <w:rPr>
          <w:color w:val="548DD4" w:themeColor="text2" w:themeTint="99"/>
        </w:rPr>
        <w:t xml:space="preserve"> </w:t>
      </w:r>
    </w:p>
    <w:p w14:paraId="46253CBD" w14:textId="77777777" w:rsidR="00EA2A41" w:rsidRPr="00EA2A41" w:rsidRDefault="00EA2A41" w:rsidP="007A32A4">
      <w:pPr>
        <w:rPr>
          <w:color w:val="548DD4" w:themeColor="text2" w:themeTint="99"/>
        </w:rPr>
      </w:pPr>
    </w:p>
    <w:p w14:paraId="1D98041E" w14:textId="77777777" w:rsidR="00EA2A41" w:rsidRPr="00EA2A41" w:rsidRDefault="00EA2A41" w:rsidP="007A32A4">
      <w:r w:rsidRPr="00EA2A41">
        <w:t>#</w:t>
      </w:r>
      <w:r w:rsidRPr="00EA2A41">
        <w:rPr>
          <w:rFonts w:hint="eastAsia"/>
        </w:rPr>
        <w:t>아래확인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A32A4" w14:paraId="570F26CE" w14:textId="77777777" w:rsidTr="007A32A4">
        <w:tc>
          <w:tcPr>
            <w:tcW w:w="10456" w:type="dxa"/>
          </w:tcPr>
          <w:p w14:paraId="6BE2A420" w14:textId="1C5B2225" w:rsidR="007A32A4" w:rsidRPr="007A32A4" w:rsidRDefault="008A49D6" w:rsidP="007A32A4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Alias /</w:t>
            </w:r>
            <w:r w:rsidR="007A32A4" w:rsidRPr="007A32A4">
              <w:rPr>
                <w:color w:val="548DD4" w:themeColor="text2" w:themeTint="99"/>
              </w:rPr>
              <w:t>example</w:t>
            </w:r>
            <w:r>
              <w:rPr>
                <w:color w:val="548DD4" w:themeColor="text2" w:themeTint="99"/>
              </w:rPr>
              <w:t>s /usr/local/tomcat/webapps/</w:t>
            </w:r>
            <w:r w:rsidR="007A32A4" w:rsidRPr="007A32A4">
              <w:rPr>
                <w:color w:val="548DD4" w:themeColor="text2" w:themeTint="99"/>
              </w:rPr>
              <w:t>examples</w:t>
            </w:r>
          </w:p>
          <w:p w14:paraId="70BF466D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</w:p>
          <w:p w14:paraId="74FDA587" w14:textId="77777777" w:rsidR="007A32A4" w:rsidRPr="007A32A4" w:rsidRDefault="008A49D6" w:rsidP="007A32A4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JkMount /</w:t>
            </w:r>
            <w:r w:rsidR="007A32A4" w:rsidRPr="007A32A4">
              <w:rPr>
                <w:color w:val="548DD4" w:themeColor="text2" w:themeTint="99"/>
              </w:rPr>
              <w:t>examples/servlet/* ajp13</w:t>
            </w:r>
          </w:p>
          <w:p w14:paraId="41C41578" w14:textId="77777777" w:rsidR="007A32A4" w:rsidRPr="007A32A4" w:rsidRDefault="008A49D6" w:rsidP="007A32A4">
            <w:pPr>
              <w:rPr>
                <w:color w:val="548DD4" w:themeColor="text2" w:themeTint="99"/>
              </w:rPr>
            </w:pPr>
            <w:r>
              <w:rPr>
                <w:color w:val="548DD4" w:themeColor="text2" w:themeTint="99"/>
              </w:rPr>
              <w:t>JkMount /</w:t>
            </w:r>
            <w:r w:rsidR="007A32A4" w:rsidRPr="007A32A4">
              <w:rPr>
                <w:color w:val="548DD4" w:themeColor="text2" w:themeTint="99"/>
              </w:rPr>
              <w:t>examples/* ajp13</w:t>
            </w:r>
          </w:p>
          <w:p w14:paraId="1A7865F3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</w:p>
          <w:p w14:paraId="17EBEE73" w14:textId="77777777" w:rsidR="007A32A4" w:rsidRPr="008A49D6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Alias /monit /usr/local/tomcat/webapps/monit</w:t>
            </w:r>
          </w:p>
          <w:p w14:paraId="51277D14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/monit/servlet/* ajp13</w:t>
            </w:r>
          </w:p>
          <w:p w14:paraId="72F65728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/monit/* ajp13</w:t>
            </w:r>
          </w:p>
          <w:p w14:paraId="6F7A9323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</w:p>
          <w:p w14:paraId="4C6B9E6D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Alias /ipcc /usr/local/tomcat/webapps/ipcc</w:t>
            </w:r>
          </w:p>
          <w:p w14:paraId="57A9870D" w14:textId="77777777" w:rsidR="007A32A4" w:rsidRP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/ipcc/servlet/* ajp13</w:t>
            </w:r>
          </w:p>
          <w:p w14:paraId="1DAED431" w14:textId="77777777" w:rsidR="007A32A4" w:rsidRDefault="007A32A4" w:rsidP="007A32A4">
            <w:pPr>
              <w:rPr>
                <w:color w:val="548DD4" w:themeColor="text2" w:themeTint="99"/>
              </w:rPr>
            </w:pPr>
            <w:r w:rsidRPr="007A32A4">
              <w:rPr>
                <w:color w:val="548DD4" w:themeColor="text2" w:themeTint="99"/>
              </w:rPr>
              <w:t>JkMount /ipcc/* ajp13</w:t>
            </w:r>
          </w:p>
        </w:tc>
      </w:tr>
    </w:tbl>
    <w:p w14:paraId="7B507FDA" w14:textId="77777777" w:rsidR="007A32A4" w:rsidRPr="007A32A4" w:rsidRDefault="007A32A4" w:rsidP="00A53CB2">
      <w:pPr>
        <w:rPr>
          <w:color w:val="548DD4" w:themeColor="text2" w:themeTint="99"/>
        </w:rPr>
      </w:pPr>
    </w:p>
    <w:p w14:paraId="5A45D849" w14:textId="77777777" w:rsidR="00173F46" w:rsidRDefault="00173F46" w:rsidP="00BB4A32">
      <w:r>
        <w:t>[root@</w:t>
      </w:r>
      <w:r w:rsidR="00EA4490">
        <w:t>jaehyun</w:t>
      </w:r>
      <w:r>
        <w:t xml:space="preserve"> src]# </w:t>
      </w:r>
      <w:r w:rsidRPr="00A90F6A">
        <w:rPr>
          <w:color w:val="548DD4" w:themeColor="text2" w:themeTint="99"/>
        </w:rPr>
        <w:t>ll /usr/local/apache/conf</w:t>
      </w:r>
    </w:p>
    <w:p w14:paraId="44875FBB" w14:textId="77777777" w:rsidR="00173F46" w:rsidRDefault="00173F46" w:rsidP="00186F97">
      <w:r>
        <w:rPr>
          <w:rFonts w:hint="eastAsia"/>
        </w:rPr>
        <w:t>합계</w:t>
      </w:r>
      <w:r>
        <w:t xml:space="preserve"> 64</w:t>
      </w:r>
    </w:p>
    <w:p w14:paraId="18706267" w14:textId="77777777" w:rsidR="00173F46" w:rsidRDefault="00173F46" w:rsidP="00186F97">
      <w:r>
        <w:t>drwxr-xr-x 2 root root  4096 2010-03-18 14:01 extra</w:t>
      </w:r>
    </w:p>
    <w:p w14:paraId="2A7BB840" w14:textId="77777777" w:rsidR="00173F46" w:rsidRDefault="00173F46" w:rsidP="00186F97">
      <w:r>
        <w:lastRenderedPageBreak/>
        <w:t>-rw-r--r-- 1 root root 13435 2009-05-22 14:55 httpd.conf</w:t>
      </w:r>
    </w:p>
    <w:p w14:paraId="675836E1" w14:textId="77777777" w:rsidR="00173F46" w:rsidRDefault="00173F46" w:rsidP="00186F97">
      <w:r>
        <w:t>-rw-r--r-- 1 root root 12958 2010-03-18 14:01 magic</w:t>
      </w:r>
    </w:p>
    <w:p w14:paraId="3E3E4874" w14:textId="77777777" w:rsidR="00173F46" w:rsidRDefault="00173F46" w:rsidP="00186F97">
      <w:r>
        <w:t>-rw-r--r-- 1 root root 15020 2010-03-18 14:01 mime.types</w:t>
      </w:r>
    </w:p>
    <w:p w14:paraId="766E6780" w14:textId="77777777" w:rsidR="00173F46" w:rsidRDefault="00173F46" w:rsidP="00186F97">
      <w:r>
        <w:t>-rw-r--r-- 1 root root  1657 2009-05-22 14:55 mod_jk.conf</w:t>
      </w:r>
    </w:p>
    <w:p w14:paraId="04857FC8" w14:textId="77777777" w:rsidR="00173F46" w:rsidRDefault="00173F46" w:rsidP="00186F97">
      <w:r>
        <w:t>drwxr-xr-x 3 root root  4096 2010-03-18 14:01 original</w:t>
      </w:r>
    </w:p>
    <w:p w14:paraId="1083CCE3" w14:textId="77777777" w:rsidR="00173F46" w:rsidRDefault="00173F46" w:rsidP="00186F97">
      <w:r>
        <w:t>-rw-r--r-- 1 root root   669 2009-05-22 14:55 workers.properties</w:t>
      </w:r>
    </w:p>
    <w:p w14:paraId="2B57E0E8" w14:textId="77777777" w:rsidR="007575AE" w:rsidRDefault="007575AE" w:rsidP="00186F97"/>
    <w:p w14:paraId="655BDFD9" w14:textId="77777777" w:rsidR="00173F46" w:rsidRDefault="00661BD8" w:rsidP="00186F97">
      <w:pPr>
        <w:rPr>
          <w:color w:val="31849B" w:themeColor="accent5" w:themeShade="BF"/>
        </w:rPr>
      </w:pPr>
      <w:r>
        <w:t xml:space="preserve">[root@jaehyun src]# </w:t>
      </w:r>
      <w:r w:rsidR="007575AE" w:rsidRPr="00481AFF">
        <w:rPr>
          <w:rFonts w:hint="eastAsia"/>
          <w:color w:val="548DD4" w:themeColor="text2" w:themeTint="99"/>
        </w:rPr>
        <w:t>cp /usr/local/tomcat/lib/</w:t>
      </w:r>
      <w:r w:rsidR="007575AE" w:rsidRPr="00481AFF">
        <w:rPr>
          <w:color w:val="548DD4" w:themeColor="text2" w:themeTint="99"/>
        </w:rPr>
        <w:t>servlet-api.jar</w:t>
      </w:r>
      <w:r w:rsidR="007575AE" w:rsidRPr="00481AFF">
        <w:rPr>
          <w:rFonts w:hint="eastAsia"/>
          <w:color w:val="548DD4" w:themeColor="text2" w:themeTint="99"/>
        </w:rPr>
        <w:t xml:space="preserve"> /usr/local/jdk/lib/</w:t>
      </w:r>
    </w:p>
    <w:p w14:paraId="10A7712F" w14:textId="77777777" w:rsidR="00D93113" w:rsidRDefault="00D93113" w:rsidP="00186F97">
      <w:pPr>
        <w:rPr>
          <w:color w:val="31849B" w:themeColor="accent5" w:themeShade="BF"/>
        </w:rPr>
      </w:pPr>
    </w:p>
    <w:p w14:paraId="02ADDA64" w14:textId="77777777" w:rsidR="0064019B" w:rsidRPr="0064019B" w:rsidRDefault="0064019B" w:rsidP="00186F97">
      <w:r w:rsidRPr="0064019B">
        <w:rPr>
          <w:rFonts w:hint="eastAsia"/>
        </w:rPr>
        <w:t># apache_htdocs 설정</w:t>
      </w:r>
    </w:p>
    <w:p w14:paraId="629FD849" w14:textId="77777777" w:rsidR="001B44C9" w:rsidRDefault="00D93113" w:rsidP="00186F97">
      <w:pPr>
        <w:rPr>
          <w:color w:val="0070C0"/>
        </w:rPr>
      </w:pPr>
      <w:r>
        <w:t xml:space="preserve">[root@jaehyun src]# </w:t>
      </w:r>
      <w:r w:rsidR="001B44C9" w:rsidRPr="001B44C9">
        <w:rPr>
          <w:color w:val="0070C0"/>
        </w:rPr>
        <w:t xml:space="preserve">mv apache_htdocs_cc.tar.gz /usr/local/apache/htdocs/ </w:t>
      </w:r>
    </w:p>
    <w:p w14:paraId="29395DF0" w14:textId="77777777" w:rsidR="00D93113" w:rsidRDefault="00D93113" w:rsidP="00186F97">
      <w:r>
        <w:t xml:space="preserve">[root@jaehyun src]# </w:t>
      </w:r>
      <w:r w:rsidRPr="006D6349">
        <w:rPr>
          <w:color w:val="0070C0"/>
        </w:rPr>
        <w:t>cd /usr/local/apache/htdocs</w:t>
      </w:r>
    </w:p>
    <w:p w14:paraId="18D57C82" w14:textId="77777777" w:rsidR="0064019B" w:rsidRDefault="0064019B" w:rsidP="00186F97">
      <w:pPr>
        <w:rPr>
          <w:color w:val="31849B" w:themeColor="accent5" w:themeShade="BF"/>
        </w:rPr>
      </w:pPr>
      <w:r>
        <w:t xml:space="preserve">[root@jaehyun htdocs]# </w:t>
      </w:r>
      <w:r w:rsidRPr="006D6349">
        <w:rPr>
          <w:color w:val="0070C0"/>
        </w:rPr>
        <w:t>tar xvfz apache_htdocs</w:t>
      </w:r>
      <w:r w:rsidR="001B44C9">
        <w:rPr>
          <w:rFonts w:hint="eastAsia"/>
          <w:color w:val="0070C0"/>
        </w:rPr>
        <w:t>_cc</w:t>
      </w:r>
      <w:r w:rsidRPr="006D6349">
        <w:rPr>
          <w:color w:val="0070C0"/>
        </w:rPr>
        <w:t>.tar.gz</w:t>
      </w:r>
    </w:p>
    <w:p w14:paraId="5116432B" w14:textId="77777777" w:rsidR="00EA2A41" w:rsidRDefault="00EA2A41" w:rsidP="00186F97">
      <w:pPr>
        <w:rPr>
          <w:color w:val="31849B" w:themeColor="accent5" w:themeShade="BF"/>
        </w:rPr>
      </w:pPr>
    </w:p>
    <w:p w14:paraId="5E1BAE72" w14:textId="77777777" w:rsidR="00F765CC" w:rsidRDefault="00C064BB" w:rsidP="00F765CC">
      <w:r>
        <w:t xml:space="preserve"> </w:t>
      </w:r>
      <w:r w:rsidR="00F765CC">
        <w:t xml:space="preserve">[root@localhost install]# </w:t>
      </w:r>
      <w:r w:rsidR="00F765CC" w:rsidRPr="00F25773">
        <w:rPr>
          <w:color w:val="548DD4" w:themeColor="text2" w:themeTint="99"/>
        </w:rPr>
        <w:t>which java</w:t>
      </w:r>
    </w:p>
    <w:p w14:paraId="670045D8" w14:textId="77777777" w:rsidR="00F765CC" w:rsidRDefault="00F765CC" w:rsidP="00F765CC">
      <w:r>
        <w:t>/usr/bin/java</w:t>
      </w:r>
      <w:r>
        <w:rPr>
          <w:rFonts w:hint="eastAsia"/>
        </w:rPr>
        <w:t xml:space="preserve">   ####이렇게 나오면 아래수행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765CC" w14:paraId="6A5DD546" w14:textId="77777777" w:rsidTr="00327228">
        <w:tc>
          <w:tcPr>
            <w:tcW w:w="10664" w:type="dxa"/>
          </w:tcPr>
          <w:p w14:paraId="10846808" w14:textId="77777777" w:rsidR="00F765CC" w:rsidRPr="00F25773" w:rsidRDefault="00F765CC" w:rsidP="00327228">
            <w:pPr>
              <w:rPr>
                <w:color w:val="548DD4" w:themeColor="text2" w:themeTint="99"/>
              </w:rPr>
            </w:pPr>
            <w:r>
              <w:t xml:space="preserve">[root@localhost install]# </w:t>
            </w:r>
            <w:r w:rsidRPr="00F25773">
              <w:rPr>
                <w:color w:val="548DD4" w:themeColor="text2" w:themeTint="99"/>
              </w:rPr>
              <w:t>ls -al /usr/bin/java</w:t>
            </w:r>
          </w:p>
          <w:p w14:paraId="4297B859" w14:textId="77777777" w:rsidR="00F765CC" w:rsidRDefault="00F765CC" w:rsidP="00327228">
            <w:r>
              <w:t xml:space="preserve">[root@localhost install]# </w:t>
            </w:r>
            <w:r w:rsidRPr="00F25773">
              <w:rPr>
                <w:color w:val="548DD4" w:themeColor="text2" w:themeTint="99"/>
              </w:rPr>
              <w:t>rm -f /usr/bin/java</w:t>
            </w:r>
          </w:p>
          <w:p w14:paraId="51880613" w14:textId="77777777" w:rsidR="00F765CC" w:rsidRDefault="00F765CC" w:rsidP="00327228">
            <w:r>
              <w:t xml:space="preserve">rm: remove </w:t>
            </w:r>
            <w:r>
              <w:rPr>
                <w:rFonts w:hint="eastAsia"/>
              </w:rPr>
              <w:t>심볼릭</w:t>
            </w:r>
            <w:r>
              <w:t xml:space="preserve"> </w:t>
            </w:r>
            <w:r>
              <w:rPr>
                <w:rFonts w:hint="eastAsia"/>
              </w:rPr>
              <w:t>링크</w:t>
            </w:r>
            <w:r>
              <w:t xml:space="preserve"> `/usr/bin/java'? y</w:t>
            </w:r>
          </w:p>
        </w:tc>
      </w:tr>
    </w:tbl>
    <w:p w14:paraId="2CCBDE7C" w14:textId="77777777" w:rsidR="00F765CC" w:rsidRDefault="00F765CC" w:rsidP="00F765CC"/>
    <w:p w14:paraId="2422FEC9" w14:textId="77777777" w:rsidR="00F765CC" w:rsidRPr="00F25773" w:rsidRDefault="00F765CC" w:rsidP="00F765CC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>ln -s /usr/local/jdk/bin/java /usr/bin/java</w:t>
      </w:r>
    </w:p>
    <w:p w14:paraId="6D952049" w14:textId="77777777" w:rsidR="00EA2A41" w:rsidRPr="00F765CC" w:rsidRDefault="00EA2A41" w:rsidP="00186F97">
      <w:pPr>
        <w:rPr>
          <w:color w:val="31849B" w:themeColor="accent5" w:themeShade="BF"/>
        </w:rPr>
      </w:pPr>
    </w:p>
    <w:p w14:paraId="0D04845D" w14:textId="77777777" w:rsidR="00F765CC" w:rsidRDefault="00F765CC" w:rsidP="00F765CC">
      <w:r>
        <w:t xml:space="preserve">[root@localhost install]# </w:t>
      </w:r>
      <w:r w:rsidRPr="00F25773">
        <w:rPr>
          <w:color w:val="548DD4" w:themeColor="text2" w:themeTint="99"/>
        </w:rPr>
        <w:t>ls -al /usr/bin/java</w:t>
      </w:r>
    </w:p>
    <w:p w14:paraId="0156905F" w14:textId="77777777" w:rsidR="00F765CC" w:rsidRDefault="00F765CC" w:rsidP="00F765CC">
      <w:r>
        <w:t>lrwxrwxrwx 1 root root 23 2010-03-16 19:51 /usr/bin/java -&gt; /usr/local/jdk/bin/java</w:t>
      </w:r>
    </w:p>
    <w:p w14:paraId="70ED42E8" w14:textId="77777777" w:rsidR="00EA2A41" w:rsidRPr="003D31F8" w:rsidRDefault="00EA2A41" w:rsidP="00186F97">
      <w:pPr>
        <w:rPr>
          <w:color w:val="31849B" w:themeColor="accent5" w:themeShade="BF"/>
        </w:rPr>
      </w:pPr>
    </w:p>
    <w:p w14:paraId="592CB98A" w14:textId="77777777" w:rsidR="00EA2A41" w:rsidRDefault="00EA2A41" w:rsidP="00186F97">
      <w:pPr>
        <w:rPr>
          <w:color w:val="31849B" w:themeColor="accent5" w:themeShade="BF"/>
        </w:rPr>
      </w:pPr>
    </w:p>
    <w:p w14:paraId="23D6C0DF" w14:textId="77777777" w:rsidR="00EA2A41" w:rsidRDefault="00EA2A41" w:rsidP="00186F97">
      <w:pPr>
        <w:rPr>
          <w:color w:val="31849B" w:themeColor="accent5" w:themeShade="BF"/>
        </w:rPr>
      </w:pPr>
    </w:p>
    <w:p w14:paraId="00B1E768" w14:textId="77777777" w:rsidR="00226785" w:rsidRPr="00E25BA8" w:rsidRDefault="00226785" w:rsidP="00226785">
      <w:pPr>
        <w:jc w:val="right"/>
        <w:rPr>
          <w:b/>
          <w:u w:val="single"/>
        </w:rPr>
      </w:pPr>
      <w:r>
        <w:rPr>
          <w:rFonts w:hint="eastAsia"/>
          <w:b/>
          <w:u w:val="single"/>
        </w:rPr>
        <w:t xml:space="preserve">&lt; </w:t>
      </w:r>
      <w:r w:rsidRPr="00E25BA8">
        <w:rPr>
          <w:rFonts w:hint="eastAsia"/>
          <w:b/>
          <w:u w:val="single"/>
        </w:rPr>
        <w:t>시스템 기본</w:t>
      </w:r>
      <w:r>
        <w:rPr>
          <w:rFonts w:hint="eastAsia"/>
          <w:b/>
          <w:u w:val="single"/>
        </w:rPr>
        <w:t xml:space="preserve"> 추가</w:t>
      </w:r>
      <w:r w:rsidRPr="00E25BA8">
        <w:rPr>
          <w:rFonts w:hint="eastAsia"/>
          <w:b/>
          <w:u w:val="single"/>
        </w:rPr>
        <w:t>설정</w:t>
      </w:r>
      <w:r>
        <w:rPr>
          <w:rFonts w:hint="eastAsia"/>
          <w:b/>
          <w:u w:val="single"/>
        </w:rPr>
        <w:t xml:space="preserve"> </w:t>
      </w:r>
      <w:r>
        <w:rPr>
          <w:b/>
          <w:u w:val="single"/>
        </w:rPr>
        <w:t>– WEB | PBX | RECORD</w:t>
      </w:r>
      <w:r>
        <w:rPr>
          <w:rFonts w:hint="eastAsia"/>
          <w:b/>
          <w:u w:val="single"/>
        </w:rPr>
        <w:t xml:space="preserve"> &gt;</w:t>
      </w:r>
    </w:p>
    <w:p w14:paraId="440743B1" w14:textId="77777777" w:rsidR="00BF45E1" w:rsidRPr="00BF45E1" w:rsidRDefault="00BF45E1" w:rsidP="008B085E">
      <w:pPr>
        <w:rPr>
          <w:sz w:val="8"/>
          <w:szCs w:val="8"/>
        </w:rPr>
      </w:pPr>
    </w:p>
    <w:p w14:paraId="65BCBF02" w14:textId="10BCAAB4" w:rsidR="008B085E" w:rsidRDefault="008B085E" w:rsidP="008B085E">
      <w:r w:rsidRPr="008B085E">
        <w:rPr>
          <w:rFonts w:hint="eastAsia"/>
        </w:rPr>
        <w:t>※</w:t>
      </w:r>
      <w:r w:rsidR="00163E43">
        <w:rPr>
          <w:rFonts w:hint="eastAsia"/>
        </w:rPr>
        <w:t>백업</w:t>
      </w:r>
      <w:r>
        <w:rPr>
          <w:rFonts w:hint="eastAsia"/>
        </w:rPr>
        <w:t>서버 /BACKUP</w:t>
      </w:r>
      <w:r w:rsidR="00936E34">
        <w:t xml:space="preserve"> </w:t>
      </w:r>
      <w:r>
        <w:rPr>
          <w:rFonts w:hint="eastAsia"/>
        </w:rPr>
        <w:t>에서 필요한 설정을 다운받아사용</w:t>
      </w:r>
      <w:r w:rsidR="001E6E6F">
        <w:rPr>
          <w:rFonts w:hint="eastAsia"/>
        </w:rPr>
        <w:t xml:space="preserve"> </w:t>
      </w:r>
      <w:r w:rsidR="00936E34">
        <w:t>(</w:t>
      </w:r>
      <w:r w:rsidR="00936E34">
        <w:rPr>
          <w:rFonts w:hint="eastAsia"/>
        </w:rPr>
        <w:t>1</w:t>
      </w:r>
      <w:r w:rsidR="00936E34">
        <w:t xml:space="preserve">22.49.74.102 </w:t>
      </w:r>
      <w:r w:rsidR="001E6E6F">
        <w:rPr>
          <w:rFonts w:hint="eastAsia"/>
        </w:rPr>
        <w:t xml:space="preserve">의 </w:t>
      </w:r>
      <w:r w:rsidR="001E6E6F">
        <w:t xml:space="preserve">DEV_CURRENT </w:t>
      </w:r>
      <w:r w:rsidR="001E6E6F">
        <w:rPr>
          <w:rFonts w:hint="eastAsia"/>
        </w:rPr>
        <w:t>사용)</w:t>
      </w:r>
    </w:p>
    <w:p w14:paraId="14F88FA3" w14:textId="77777777" w:rsidR="004074FC" w:rsidRPr="00936E34" w:rsidRDefault="004074FC" w:rsidP="008B085E">
      <w:pPr>
        <w:rPr>
          <w:sz w:val="10"/>
          <w:szCs w:val="10"/>
        </w:rPr>
      </w:pPr>
    </w:p>
    <w:p w14:paraId="1EAB26E0" w14:textId="77777777" w:rsidR="004074FC" w:rsidRPr="00D069BA" w:rsidRDefault="004074FC" w:rsidP="008B085E">
      <w:pPr>
        <w:rPr>
          <w:b/>
        </w:rPr>
      </w:pPr>
      <w:r w:rsidRPr="00D069BA">
        <w:rPr>
          <w:rFonts w:hint="eastAsia"/>
          <w:b/>
        </w:rPr>
        <w:t>#DEV_CURRENT 설명</w:t>
      </w:r>
    </w:p>
    <w:tbl>
      <w:tblPr>
        <w:tblStyle w:val="a6"/>
        <w:tblW w:w="1045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14"/>
        <w:gridCol w:w="7342"/>
      </w:tblGrid>
      <w:tr w:rsidR="005B40E8" w14:paraId="6A1A19F7" w14:textId="77777777" w:rsidTr="005B40E8">
        <w:tc>
          <w:tcPr>
            <w:tcW w:w="3114" w:type="dxa"/>
          </w:tcPr>
          <w:p w14:paraId="26FF1DDE" w14:textId="77777777" w:rsidR="005B40E8" w:rsidRPr="004074FC" w:rsidRDefault="005B40E8" w:rsidP="008B085E">
            <w:r w:rsidRPr="004074FC">
              <w:t>CONF.2016-01-28.tar.gz</w:t>
            </w:r>
          </w:p>
        </w:tc>
        <w:tc>
          <w:tcPr>
            <w:tcW w:w="7342" w:type="dxa"/>
          </w:tcPr>
          <w:p w14:paraId="242993DC" w14:textId="77777777" w:rsidR="005B40E8" w:rsidRDefault="005B40E8" w:rsidP="008B085E">
            <w:r>
              <w:rPr>
                <w:rFonts w:hint="eastAsia"/>
              </w:rPr>
              <w:t>/etc/asterisk 백업</w:t>
            </w:r>
          </w:p>
        </w:tc>
      </w:tr>
      <w:tr w:rsidR="005B40E8" w14:paraId="063CEC13" w14:textId="77777777" w:rsidTr="005B40E8">
        <w:tc>
          <w:tcPr>
            <w:tcW w:w="3114" w:type="dxa"/>
          </w:tcPr>
          <w:p w14:paraId="0662F7AB" w14:textId="77777777" w:rsidR="005B40E8" w:rsidRPr="004074FC" w:rsidRDefault="005B40E8" w:rsidP="008B085E">
            <w:r w:rsidRPr="004074FC">
              <w:t>LIB.2016-01-28.tar.gz</w:t>
            </w:r>
          </w:p>
        </w:tc>
        <w:tc>
          <w:tcPr>
            <w:tcW w:w="7342" w:type="dxa"/>
          </w:tcPr>
          <w:p w14:paraId="1DC413EB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home/ippbxmng/lib </w:t>
            </w:r>
            <w:r>
              <w:rPr>
                <w:rFonts w:hint="eastAsia"/>
              </w:rPr>
              <w:t>백업</w:t>
            </w:r>
          </w:p>
        </w:tc>
      </w:tr>
      <w:tr w:rsidR="005B40E8" w14:paraId="1D7F83CF" w14:textId="77777777" w:rsidTr="005B40E8">
        <w:tc>
          <w:tcPr>
            <w:tcW w:w="3114" w:type="dxa"/>
          </w:tcPr>
          <w:p w14:paraId="6A39563D" w14:textId="77777777" w:rsidR="005B40E8" w:rsidRDefault="005B40E8" w:rsidP="008B085E">
            <w:r w:rsidRPr="004074FC">
              <w:t>SRC.2016-01-28.tar.gz</w:t>
            </w:r>
          </w:p>
        </w:tc>
        <w:tc>
          <w:tcPr>
            <w:tcW w:w="7342" w:type="dxa"/>
          </w:tcPr>
          <w:p w14:paraId="34AE4AFC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home/ippbxmng/src </w:t>
            </w:r>
            <w:r>
              <w:rPr>
                <w:rFonts w:hint="eastAsia"/>
              </w:rPr>
              <w:t>백업</w:t>
            </w:r>
          </w:p>
        </w:tc>
      </w:tr>
      <w:tr w:rsidR="005B40E8" w14:paraId="6A5F8C7F" w14:textId="77777777" w:rsidTr="005B40E8">
        <w:tc>
          <w:tcPr>
            <w:tcW w:w="3114" w:type="dxa"/>
          </w:tcPr>
          <w:p w14:paraId="3FF06302" w14:textId="77777777" w:rsidR="005B40E8" w:rsidRPr="004074FC" w:rsidRDefault="005B40E8" w:rsidP="008B085E">
            <w:r w:rsidRPr="004074FC">
              <w:t>WEB.2016-01-28.tar.gz</w:t>
            </w:r>
          </w:p>
        </w:tc>
        <w:tc>
          <w:tcPr>
            <w:tcW w:w="7342" w:type="dxa"/>
          </w:tcPr>
          <w:p w14:paraId="04131028" w14:textId="77777777" w:rsidR="005B40E8" w:rsidRDefault="005B40E8" w:rsidP="008B085E">
            <w:r>
              <w:rPr>
                <w:rFonts w:hint="eastAsia"/>
              </w:rPr>
              <w:t>/usr/local/tomcat/webapps/ipcc 백업</w:t>
            </w:r>
          </w:p>
        </w:tc>
      </w:tr>
      <w:tr w:rsidR="005B40E8" w14:paraId="14FE321B" w14:textId="77777777" w:rsidTr="005B40E8">
        <w:tc>
          <w:tcPr>
            <w:tcW w:w="3114" w:type="dxa"/>
          </w:tcPr>
          <w:p w14:paraId="6E9DC64A" w14:textId="77777777" w:rsidR="005B40E8" w:rsidRPr="004074FC" w:rsidRDefault="005B40E8" w:rsidP="008B085E">
            <w:r w:rsidRPr="004074FC">
              <w:t>MONWEB.2016-01-28.tar.gz</w:t>
            </w:r>
          </w:p>
        </w:tc>
        <w:tc>
          <w:tcPr>
            <w:tcW w:w="7342" w:type="dxa"/>
          </w:tcPr>
          <w:p w14:paraId="35CD0323" w14:textId="77777777" w:rsidR="005B40E8" w:rsidRDefault="005B40E8" w:rsidP="008B085E">
            <w:r>
              <w:rPr>
                <w:rFonts w:hint="eastAsia"/>
              </w:rPr>
              <w:t>/usr/local/tomcat/webapps/monit 백업</w:t>
            </w:r>
          </w:p>
        </w:tc>
      </w:tr>
      <w:tr w:rsidR="005B40E8" w14:paraId="1E77C058" w14:textId="77777777" w:rsidTr="005B40E8">
        <w:tc>
          <w:tcPr>
            <w:tcW w:w="3114" w:type="dxa"/>
          </w:tcPr>
          <w:p w14:paraId="76D4E7DC" w14:textId="77777777" w:rsidR="005B40E8" w:rsidRPr="004074FC" w:rsidRDefault="005B40E8" w:rsidP="008B085E">
            <w:r w:rsidRPr="004074FC">
              <w:t>ARS_SOUND.2016-01-28.tar.gz</w:t>
            </w:r>
          </w:p>
        </w:tc>
        <w:tc>
          <w:tcPr>
            <w:tcW w:w="7342" w:type="dxa"/>
          </w:tcPr>
          <w:p w14:paraId="60CFC9A6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var/lib/asterisk/sounds </w:t>
            </w:r>
            <w:r>
              <w:rPr>
                <w:rFonts w:hint="eastAsia"/>
              </w:rPr>
              <w:t>백업</w:t>
            </w:r>
          </w:p>
        </w:tc>
      </w:tr>
      <w:tr w:rsidR="005B40E8" w14:paraId="781CE2A4" w14:textId="77777777" w:rsidTr="005B40E8">
        <w:tc>
          <w:tcPr>
            <w:tcW w:w="3114" w:type="dxa"/>
          </w:tcPr>
          <w:p w14:paraId="731ABE0B" w14:textId="77777777" w:rsidR="005B40E8" w:rsidRPr="004074FC" w:rsidRDefault="005B40E8" w:rsidP="008B085E">
            <w:r w:rsidRPr="004074FC">
              <w:t>MOH_SOUND.2016-01-28.tar.gz</w:t>
            </w:r>
          </w:p>
        </w:tc>
        <w:tc>
          <w:tcPr>
            <w:tcW w:w="7342" w:type="dxa"/>
          </w:tcPr>
          <w:p w14:paraId="63F9902C" w14:textId="77777777" w:rsidR="005B40E8" w:rsidRDefault="005B40E8" w:rsidP="008B085E">
            <w:r>
              <w:rPr>
                <w:rFonts w:hint="eastAsia"/>
              </w:rPr>
              <w:t>/</w:t>
            </w:r>
            <w:r>
              <w:t xml:space="preserve">var/lib/asterisk/moh </w:t>
            </w:r>
            <w:r>
              <w:rPr>
                <w:rFonts w:hint="eastAsia"/>
              </w:rPr>
              <w:t>백업</w:t>
            </w:r>
          </w:p>
        </w:tc>
      </w:tr>
      <w:tr w:rsidR="005B40E8" w14:paraId="6FA41588" w14:textId="77777777" w:rsidTr="005B40E8">
        <w:tc>
          <w:tcPr>
            <w:tcW w:w="3114" w:type="dxa"/>
          </w:tcPr>
          <w:p w14:paraId="072F94AF" w14:textId="77777777" w:rsidR="005B40E8" w:rsidRPr="004074FC" w:rsidRDefault="005B40E8" w:rsidP="008B085E">
            <w:r>
              <w:rPr>
                <w:rFonts w:hint="eastAsia"/>
              </w:rPr>
              <w:t>*</w:t>
            </w:r>
            <w:r>
              <w:t>.sql</w:t>
            </w:r>
          </w:p>
        </w:tc>
        <w:tc>
          <w:tcPr>
            <w:tcW w:w="7342" w:type="dxa"/>
          </w:tcPr>
          <w:p w14:paraId="4767AEA7" w14:textId="77777777" w:rsidR="005B40E8" w:rsidRDefault="005B40E8" w:rsidP="008B085E">
            <w:r>
              <w:rPr>
                <w:rFonts w:hint="eastAsia"/>
              </w:rPr>
              <w:t>DB 테이블 백업</w:t>
            </w:r>
          </w:p>
        </w:tc>
      </w:tr>
      <w:tr w:rsidR="005B40E8" w14:paraId="30400960" w14:textId="77777777" w:rsidTr="005B40E8">
        <w:tc>
          <w:tcPr>
            <w:tcW w:w="3114" w:type="dxa"/>
          </w:tcPr>
          <w:p w14:paraId="04DAEC95" w14:textId="77777777" w:rsidR="005B40E8" w:rsidRPr="004074FC" w:rsidRDefault="005B40E8" w:rsidP="008B085E">
            <w:r w:rsidRPr="005B40E8">
              <w:t>profile</w:t>
            </w:r>
          </w:p>
        </w:tc>
        <w:tc>
          <w:tcPr>
            <w:tcW w:w="7342" w:type="dxa"/>
          </w:tcPr>
          <w:p w14:paraId="5DB2D270" w14:textId="77777777" w:rsidR="005B40E8" w:rsidRDefault="005B40E8" w:rsidP="008B085E">
            <w:r>
              <w:rPr>
                <w:rFonts w:hint="eastAsia"/>
              </w:rPr>
              <w:t>시스템 환경설정 백업</w:t>
            </w:r>
          </w:p>
        </w:tc>
      </w:tr>
      <w:tr w:rsidR="005B40E8" w14:paraId="753FF04D" w14:textId="77777777" w:rsidTr="005B40E8">
        <w:tc>
          <w:tcPr>
            <w:tcW w:w="3114" w:type="dxa"/>
          </w:tcPr>
          <w:p w14:paraId="23B476ED" w14:textId="77777777" w:rsidR="005B40E8" w:rsidRPr="004074FC" w:rsidRDefault="005B40E8" w:rsidP="008B085E">
            <w:r w:rsidRPr="005B40E8">
              <w:t>setclasspath.sh</w:t>
            </w:r>
          </w:p>
        </w:tc>
        <w:tc>
          <w:tcPr>
            <w:tcW w:w="7342" w:type="dxa"/>
          </w:tcPr>
          <w:p w14:paraId="5D432DC6" w14:textId="77777777" w:rsidR="005B40E8" w:rsidRDefault="005B40E8" w:rsidP="008B085E">
            <w:r>
              <w:rPr>
                <w:rFonts w:hint="eastAsia"/>
              </w:rPr>
              <w:t>Tomcat 환경설정 백업</w:t>
            </w:r>
          </w:p>
        </w:tc>
      </w:tr>
      <w:tr w:rsidR="005B40E8" w14:paraId="6296CCE5" w14:textId="77777777" w:rsidTr="005B40E8">
        <w:tc>
          <w:tcPr>
            <w:tcW w:w="3114" w:type="dxa"/>
          </w:tcPr>
          <w:p w14:paraId="30F29EFA" w14:textId="77777777" w:rsidR="005B40E8" w:rsidRPr="005B40E8" w:rsidRDefault="005B40E8" w:rsidP="008B085E">
            <w:r w:rsidRPr="005B40E8">
              <w:t>rc.local</w:t>
            </w:r>
          </w:p>
        </w:tc>
        <w:tc>
          <w:tcPr>
            <w:tcW w:w="7342" w:type="dxa"/>
          </w:tcPr>
          <w:p w14:paraId="66C9B0F6" w14:textId="77777777" w:rsidR="005B40E8" w:rsidRDefault="005B40E8" w:rsidP="008B085E">
            <w:r>
              <w:rPr>
                <w:rFonts w:hint="eastAsia"/>
              </w:rPr>
              <w:t>시작</w:t>
            </w:r>
            <w:r w:rsidR="00803107">
              <w:rPr>
                <w:rFonts w:hint="eastAsia"/>
              </w:rPr>
              <w:t>프로그램 설정 백업</w:t>
            </w:r>
          </w:p>
        </w:tc>
      </w:tr>
    </w:tbl>
    <w:p w14:paraId="4E3F4CE0" w14:textId="77777777" w:rsidR="004074FC" w:rsidRPr="00BF45E1" w:rsidRDefault="004074FC" w:rsidP="008B085E">
      <w:pPr>
        <w:rPr>
          <w:sz w:val="10"/>
          <w:szCs w:val="10"/>
        </w:rPr>
      </w:pPr>
    </w:p>
    <w:p w14:paraId="6D75057D" w14:textId="77777777" w:rsidR="00BF45E1" w:rsidRPr="00D069BA" w:rsidRDefault="00BF45E1" w:rsidP="00BF45E1">
      <w:pPr>
        <w:rPr>
          <w:b/>
        </w:rPr>
      </w:pPr>
      <w:r w:rsidRPr="00D069BA">
        <w:rPr>
          <w:rFonts w:hint="eastAsia"/>
          <w:b/>
        </w:rPr>
        <w:t># 이미 C</w:t>
      </w:r>
      <w:r w:rsidRPr="00D069BA">
        <w:rPr>
          <w:b/>
        </w:rPr>
        <w:t>onfig</w:t>
      </w:r>
      <w:r w:rsidRPr="00D069BA">
        <w:rPr>
          <w:rFonts w:hint="eastAsia"/>
          <w:b/>
        </w:rPr>
        <w:t>가 되어있는 경우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F45E1" w14:paraId="12F96402" w14:textId="77777777" w:rsidTr="00327228">
        <w:tc>
          <w:tcPr>
            <w:tcW w:w="10456" w:type="dxa"/>
          </w:tcPr>
          <w:p w14:paraId="3D607DA1" w14:textId="77777777" w:rsidR="00BF45E1" w:rsidRDefault="00BF45E1" w:rsidP="00327228">
            <w:r>
              <w:lastRenderedPageBreak/>
              <w:t>해</w:t>
            </w:r>
            <w:r>
              <w:rPr>
                <w:rFonts w:hint="eastAsia"/>
              </w:rPr>
              <w:t>당 위치에서 디렉토리를 디렉토리명_</w:t>
            </w:r>
            <w:r>
              <w:t>backup_</w:t>
            </w:r>
            <w:r>
              <w:rPr>
                <w:rFonts w:hint="eastAsia"/>
              </w:rPr>
              <w:t>날짜 로 변경 한 뒤 아래 수행</w:t>
            </w:r>
          </w:p>
          <w:p w14:paraId="39C04EA6" w14:textId="77777777" w:rsidR="00BF45E1" w:rsidRDefault="00BF45E1" w:rsidP="00327228">
            <w:r>
              <w:t>ex) cd /usr/local/tomcat/webapps</w:t>
            </w:r>
          </w:p>
          <w:p w14:paraId="219602E2" w14:textId="77777777" w:rsidR="00BF45E1" w:rsidRDefault="00BF45E1" w:rsidP="00327228">
            <w:r>
              <w:t xml:space="preserve">   mv ipcc ipcc_backup_20160129</w:t>
            </w:r>
          </w:p>
        </w:tc>
      </w:tr>
    </w:tbl>
    <w:p w14:paraId="047E5448" w14:textId="77777777" w:rsidR="00BF45E1" w:rsidRPr="00BF45E1" w:rsidRDefault="00BF45E1" w:rsidP="008B085E">
      <w:pPr>
        <w:rPr>
          <w:sz w:val="10"/>
          <w:szCs w:val="10"/>
        </w:rPr>
      </w:pPr>
    </w:p>
    <w:p w14:paraId="7D74006E" w14:textId="77777777" w:rsidR="00A30736" w:rsidRPr="00D069BA" w:rsidRDefault="004074FC" w:rsidP="002A3410">
      <w:pPr>
        <w:rPr>
          <w:b/>
        </w:rPr>
      </w:pPr>
      <w:r w:rsidRPr="00D069BA">
        <w:rPr>
          <w:rFonts w:hint="eastAsia"/>
          <w:b/>
        </w:rPr>
        <w:t xml:space="preserve">#개발서버 </w:t>
      </w:r>
      <w:r w:rsidRPr="00D069BA">
        <w:rPr>
          <w:b/>
        </w:rPr>
        <w:t>DEV_</w:t>
      </w:r>
      <w:r w:rsidRPr="00D069BA">
        <w:rPr>
          <w:rFonts w:hint="eastAsia"/>
          <w:b/>
        </w:rPr>
        <w:t>C</w:t>
      </w:r>
      <w:r w:rsidRPr="00D069BA">
        <w:rPr>
          <w:b/>
        </w:rPr>
        <w:t>URR</w:t>
      </w:r>
      <w:r w:rsidRPr="00D069BA">
        <w:rPr>
          <w:rFonts w:hint="eastAsia"/>
          <w:b/>
        </w:rPr>
        <w:t>E</w:t>
      </w:r>
      <w:r w:rsidRPr="00D069BA">
        <w:rPr>
          <w:b/>
        </w:rPr>
        <w:t xml:space="preserve">NT </w:t>
      </w:r>
      <w:r w:rsidRPr="00D069BA">
        <w:rPr>
          <w:rFonts w:hint="eastAsia"/>
          <w:b/>
        </w:rPr>
        <w:t xml:space="preserve">위치 : </w:t>
      </w:r>
      <w:r w:rsidRPr="00D069BA">
        <w:rPr>
          <w:b/>
        </w:rPr>
        <w:t>/home/ippbxmng/DEV_CURRENT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074FC" w14:paraId="267E9043" w14:textId="77777777" w:rsidTr="004074FC">
        <w:tc>
          <w:tcPr>
            <w:tcW w:w="10456" w:type="dxa"/>
          </w:tcPr>
          <w:p w14:paraId="66417797" w14:textId="77777777" w:rsidR="004074FC" w:rsidRDefault="004074FC" w:rsidP="002A3410">
            <w:pPr>
              <w:rPr>
                <w:u w:val="single"/>
              </w:rPr>
            </w:pPr>
            <w:r>
              <w:rPr>
                <w:rFonts w:hint="eastAsia"/>
              </w:rPr>
              <w:t xml:space="preserve">포팅할 날짜버전을 확인 후 </w:t>
            </w:r>
            <w:r>
              <w:t>/</w:t>
            </w:r>
            <w:r>
              <w:rPr>
                <w:rFonts w:hint="eastAsia"/>
              </w:rPr>
              <w:t>home/ippbxmng</w:t>
            </w:r>
            <w:r>
              <w:t xml:space="preserve"> </w:t>
            </w:r>
            <w:r>
              <w:rPr>
                <w:rFonts w:hint="eastAsia"/>
              </w:rPr>
              <w:t xml:space="preserve">에서 </w:t>
            </w:r>
            <w:r>
              <w:t xml:space="preserve">TAR </w:t>
            </w:r>
            <w:r>
              <w:rPr>
                <w:rFonts w:hint="eastAsia"/>
              </w:rPr>
              <w:t>압축</w:t>
            </w:r>
            <w:r w:rsidRPr="004074FC">
              <w:rPr>
                <w:rFonts w:hint="eastAsia"/>
                <w:u w:val="single"/>
              </w:rPr>
              <w:t>(</w:t>
            </w:r>
            <w:r w:rsidRPr="004074FC">
              <w:rPr>
                <w:u w:val="single"/>
              </w:rPr>
              <w:t>DEV_CURRENT_2016-01-28.tar.gz)</w:t>
            </w:r>
          </w:p>
          <w:p w14:paraId="7895D0F7" w14:textId="77777777" w:rsidR="004074FC" w:rsidRPr="004074FC" w:rsidRDefault="004074FC" w:rsidP="002A3410">
            <w:r w:rsidRPr="004074FC">
              <w:rPr>
                <w:rFonts w:hint="eastAsia"/>
              </w:rPr>
              <w:t>압축파일을 다운로드 (</w:t>
            </w:r>
            <w:r>
              <w:t xml:space="preserve"> </w:t>
            </w:r>
            <w:r w:rsidRPr="004074FC">
              <w:rPr>
                <w:rFonts w:hint="eastAsia"/>
              </w:rPr>
              <w:t>다운로드 위치 : /</w:t>
            </w:r>
            <w:r w:rsidRPr="004074FC">
              <w:t>home/ippbxmng/install</w:t>
            </w:r>
            <w:r>
              <w:t xml:space="preserve"> )</w:t>
            </w:r>
          </w:p>
        </w:tc>
      </w:tr>
    </w:tbl>
    <w:p w14:paraId="6B333387" w14:textId="77777777" w:rsidR="002D5D79" w:rsidRPr="002D5D79" w:rsidRDefault="002D5D79" w:rsidP="002D5D79">
      <w:pPr>
        <w:rPr>
          <w:szCs w:val="20"/>
        </w:rPr>
      </w:pPr>
      <w:r w:rsidRPr="002D5D79">
        <w:rPr>
          <w:szCs w:val="20"/>
        </w:rPr>
        <w:t xml:space="preserve">ars </w:t>
      </w:r>
    </w:p>
    <w:p w14:paraId="264CA447" w14:textId="77777777" w:rsidR="002D5D79" w:rsidRPr="002D5D79" w:rsidRDefault="002D5D79" w:rsidP="002D5D79">
      <w:pPr>
        <w:rPr>
          <w:szCs w:val="20"/>
        </w:rPr>
      </w:pPr>
      <w:r w:rsidRPr="002D5D79">
        <w:rPr>
          <w:szCs w:val="20"/>
        </w:rPr>
        <w:t>moh</w:t>
      </w:r>
    </w:p>
    <w:p w14:paraId="60712FFB" w14:textId="6546F05D" w:rsidR="004074FC" w:rsidRDefault="002D5D79" w:rsidP="002D5D79">
      <w:pPr>
        <w:rPr>
          <w:szCs w:val="20"/>
        </w:rPr>
      </w:pPr>
      <w:r w:rsidRPr="002D5D79">
        <w:rPr>
          <w:szCs w:val="20"/>
        </w:rPr>
        <w:t>conf</w:t>
      </w:r>
    </w:p>
    <w:p w14:paraId="6D7FFEF1" w14:textId="455306F6" w:rsidR="002D5D79" w:rsidRPr="00BF45E1" w:rsidRDefault="002D5D79" w:rsidP="002D5D79">
      <w:pPr>
        <w:rPr>
          <w:szCs w:val="20"/>
        </w:rPr>
      </w:pPr>
      <w:r>
        <w:rPr>
          <w:rFonts w:hint="eastAsia"/>
          <w:szCs w:val="20"/>
        </w:rPr>
        <w:t>는 101서버에서</w:t>
      </w:r>
    </w:p>
    <w:p w14:paraId="714AA19F" w14:textId="77777777" w:rsidR="006C4D16" w:rsidRDefault="006C4D16" w:rsidP="006C4D16">
      <w:pPr>
        <w:rPr>
          <w:ins w:id="68" w:author="박 성진" w:date="2023-06-15T19:58:00Z"/>
          <w:color w:val="548DD4" w:themeColor="text2" w:themeTint="99"/>
        </w:rPr>
      </w:pPr>
      <w:r>
        <w:rPr>
          <w:rFonts w:hint="eastAsia"/>
        </w:rPr>
        <w:t xml:space="preserve">[root@localhost ~]# </w:t>
      </w:r>
      <w:r>
        <w:rPr>
          <w:rFonts w:hint="eastAsia"/>
          <w:color w:val="548DD4" w:themeColor="text2" w:themeTint="99"/>
        </w:rPr>
        <w:t>mkdir /home/ippbxmng/install</w:t>
      </w:r>
    </w:p>
    <w:p w14:paraId="03CE9EEB" w14:textId="257AD0BC" w:rsidR="005870F2" w:rsidRPr="005870F2" w:rsidRDefault="005870F2" w:rsidP="005870F2">
      <w:pPr>
        <w:rPr>
          <w:ins w:id="69" w:author="박 성진" w:date="2023-06-15T19:58:00Z"/>
          <w:color w:val="5F497A" w:themeColor="accent4" w:themeShade="BF"/>
          <w:rPrChange w:id="70" w:author="박 성진" w:date="2023-06-15T19:59:00Z">
            <w:rPr>
              <w:ins w:id="71" w:author="박 성진" w:date="2023-06-15T19:58:00Z"/>
              <w:color w:val="548DD4" w:themeColor="text2" w:themeTint="99"/>
            </w:rPr>
          </w:rPrChange>
        </w:rPr>
      </w:pPr>
      <w:ins w:id="72" w:author="박 성진" w:date="2023-06-15T19:58:00Z">
        <w:r w:rsidRPr="005870F2">
          <w:rPr>
            <w:color w:val="5F497A" w:themeColor="accent4" w:themeShade="BF"/>
            <w:rPrChange w:id="73" w:author="박 성진" w:date="2023-06-15T19:59:00Z">
              <w:rPr/>
            </w:rPrChange>
          </w:rPr>
          <w:t>[root@localhost ~]# mkdir /usr/local/tomcat/webapps-javaee</w:t>
        </w:r>
      </w:ins>
    </w:p>
    <w:p w14:paraId="3D1FB096" w14:textId="5ADEE0AB" w:rsidR="005870F2" w:rsidRPr="005870F2" w:rsidDel="005870F2" w:rsidRDefault="005870F2" w:rsidP="006C4D16">
      <w:pPr>
        <w:rPr>
          <w:del w:id="74" w:author="박 성진" w:date="2023-06-15T19:58:00Z"/>
          <w:color w:val="548DD4" w:themeColor="text2" w:themeTint="99"/>
          <w:rPrChange w:id="75" w:author="박 성진" w:date="2023-06-15T19:58:00Z">
            <w:rPr>
              <w:del w:id="76" w:author="박 성진" w:date="2023-06-15T19:58:00Z"/>
            </w:rPr>
          </w:rPrChange>
        </w:rPr>
      </w:pPr>
    </w:p>
    <w:p w14:paraId="5727511D" w14:textId="77777777" w:rsidR="006C4D16" w:rsidRDefault="006C4D16" w:rsidP="006C4D16">
      <w:r>
        <w:rPr>
          <w:rFonts w:hint="eastAsia"/>
        </w:rPr>
        <w:t xml:space="preserve">[root@localhost ~]# </w:t>
      </w:r>
      <w:r>
        <w:rPr>
          <w:rFonts w:hint="eastAsia"/>
          <w:color w:val="548DD4" w:themeColor="text2" w:themeTint="99"/>
        </w:rPr>
        <w:t>cd /home/ippbxmng/install</w:t>
      </w:r>
    </w:p>
    <w:p w14:paraId="1A5FA539" w14:textId="77777777" w:rsidR="006C4D16" w:rsidRDefault="006C4D16" w:rsidP="006C4D16">
      <w:pPr>
        <w:rPr>
          <w:sz w:val="10"/>
          <w:szCs w:val="10"/>
        </w:rPr>
      </w:pPr>
    </w:p>
    <w:p w14:paraId="62522D75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DEV_CURRENT_2016-01-28.tar.gz</w:t>
      </w:r>
    </w:p>
    <w:p w14:paraId="05A6D2B9" w14:textId="77777777" w:rsidR="006C4D16" w:rsidRDefault="006C4D16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DEV_CURRENT/* .</w:t>
      </w:r>
    </w:p>
    <w:p w14:paraId="6BEEC84A" w14:textId="77777777" w:rsidR="006C4D16" w:rsidRDefault="006C4D16" w:rsidP="006C4D16">
      <w:pPr>
        <w:rPr>
          <w:sz w:val="10"/>
          <w:szCs w:val="10"/>
        </w:rPr>
      </w:pPr>
    </w:p>
    <w:p w14:paraId="4286AADB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CONF.2016-01-28.tar.gz</w:t>
      </w:r>
    </w:p>
    <w:p w14:paraId="435563A8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LIB.2016-01-28.tar.gz</w:t>
      </w:r>
    </w:p>
    <w:p w14:paraId="3DDD048A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SRC.2016-01-28.tar.gz</w:t>
      </w:r>
    </w:p>
    <w:p w14:paraId="2AA1543C" w14:textId="586A9FBB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WEB_MC_MASTER.2019-06-14.tar.gz</w:t>
      </w:r>
    </w:p>
    <w:p w14:paraId="6482D1AE" w14:textId="632D710F" w:rsidR="003112BB" w:rsidRDefault="006C4D16" w:rsidP="006C4D16">
      <w:pPr>
        <w:rPr>
          <w:color w:val="FF0000"/>
        </w:rPr>
      </w:pPr>
      <w:r>
        <w:rPr>
          <w:rFonts w:hint="eastAsia"/>
        </w:rPr>
        <w:t xml:space="preserve">[root@localhost install]# </w:t>
      </w:r>
      <w:r w:rsidR="002C06A7" w:rsidRPr="00EB25AC">
        <w:rPr>
          <w:rFonts w:hint="eastAsia"/>
          <w:color w:val="FF0000"/>
        </w:rPr>
        <w:t xml:space="preserve">tar xvfz </w:t>
      </w:r>
      <w:r w:rsidR="002C06A7" w:rsidRPr="00EB25AC">
        <w:rPr>
          <w:color w:val="FF0000"/>
        </w:rPr>
        <w:t>multichannel.2022-02-09.tar.gz</w:t>
      </w:r>
      <w:r w:rsidR="003112BB">
        <w:rPr>
          <w:color w:val="FF0000"/>
        </w:rPr>
        <w:t xml:space="preserve"> //</w:t>
      </w:r>
      <w:r w:rsidR="003112BB">
        <w:rPr>
          <w:rFonts w:hint="eastAsia"/>
          <w:color w:val="FF0000"/>
        </w:rPr>
        <w:t xml:space="preserve"> 아래 확인</w:t>
      </w:r>
    </w:p>
    <w:p w14:paraId="0A294B01" w14:textId="1DD29302" w:rsidR="006C4D16" w:rsidRPr="003112BB" w:rsidRDefault="003112BB" w:rsidP="006C4D16">
      <w:pPr>
        <w:rPr>
          <w:color w:val="FF0000"/>
        </w:rPr>
      </w:pPr>
      <w:r>
        <w:rPr>
          <w:rFonts w:hint="eastAsia"/>
        </w:rPr>
        <w:t xml:space="preserve">[root@localhost install]# </w:t>
      </w:r>
      <w:r w:rsidRPr="00EB25AC">
        <w:rPr>
          <w:rFonts w:hint="eastAsia"/>
          <w:color w:val="FF0000"/>
        </w:rPr>
        <w:t xml:space="preserve">tar xvfz </w:t>
      </w:r>
      <w:r w:rsidRPr="003112BB">
        <w:rPr>
          <w:color w:val="FF0000"/>
        </w:rPr>
        <w:t>WEB_MULTI.2022-08-24.tar.gz</w:t>
      </w:r>
    </w:p>
    <w:p w14:paraId="29A7A4CE" w14:textId="7227E941" w:rsidR="002C06A7" w:rsidRPr="002C06A7" w:rsidRDefault="002C06A7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 xml:space="preserve">tar xvfz </w:t>
      </w:r>
      <w:r w:rsidRPr="002C06A7">
        <w:rPr>
          <w:color w:val="548DD4" w:themeColor="text2" w:themeTint="99"/>
        </w:rPr>
        <w:t>ROOT.2022-02-09.tar.gz</w:t>
      </w:r>
      <w:r w:rsidR="003112BB">
        <w:rPr>
          <w:color w:val="548DD4" w:themeColor="text2" w:themeTint="99"/>
        </w:rPr>
        <w:t xml:space="preserve"> //</w:t>
      </w:r>
      <w:r w:rsidR="003112BB">
        <w:rPr>
          <w:rFonts w:hint="eastAsia"/>
          <w:color w:val="548DD4" w:themeColor="text2" w:themeTint="99"/>
        </w:rPr>
        <w:t>없음</w:t>
      </w:r>
    </w:p>
    <w:p w14:paraId="4A80246D" w14:textId="6EC0C537" w:rsidR="002C06A7" w:rsidRDefault="002C06A7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 w:rsidRPr="00EB25AC">
        <w:rPr>
          <w:rFonts w:hint="eastAsia"/>
          <w:color w:val="FF0000"/>
        </w:rPr>
        <w:t xml:space="preserve">tar xvfz </w:t>
      </w:r>
      <w:r w:rsidRPr="00EB25AC">
        <w:rPr>
          <w:color w:val="FF0000"/>
        </w:rPr>
        <w:t>api-server.2022-02-09.tar.gz</w:t>
      </w:r>
      <w:r w:rsidR="003112BB">
        <w:rPr>
          <w:color w:val="FF0000"/>
        </w:rPr>
        <w:t xml:space="preserve"> //</w:t>
      </w:r>
      <w:r w:rsidR="003112BB">
        <w:rPr>
          <w:rFonts w:hint="eastAsia"/>
          <w:color w:val="FF0000"/>
        </w:rPr>
        <w:t>없음</w:t>
      </w:r>
    </w:p>
    <w:p w14:paraId="2BA99210" w14:textId="34E2189B" w:rsidR="002C06A7" w:rsidRPr="002C06A7" w:rsidRDefault="002C06A7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 xml:space="preserve">tar xvfz </w:t>
      </w:r>
      <w:r w:rsidRPr="002C06A7">
        <w:rPr>
          <w:color w:val="548DD4" w:themeColor="text2" w:themeTint="99"/>
        </w:rPr>
        <w:t>api_sample.2022-02-09.tar.gz</w:t>
      </w:r>
    </w:p>
    <w:p w14:paraId="6D2F2A98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MONWEB.2016-01-28.tar.gz</w:t>
      </w:r>
    </w:p>
    <w:p w14:paraId="45820321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ARS_SOUND.2016-01-28.tar.gz</w:t>
      </w:r>
      <w:r w:rsidR="0064233B">
        <w:rPr>
          <w:color w:val="548DD4" w:themeColor="text2" w:themeTint="99"/>
        </w:rPr>
        <w:t xml:space="preserve">  </w:t>
      </w:r>
    </w:p>
    <w:p w14:paraId="27BED0D9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tar xvfz MOH_SOUND.2016-01-28.tar.gz</w:t>
      </w:r>
    </w:p>
    <w:p w14:paraId="5E5ECFB9" w14:textId="77777777" w:rsidR="006C4D16" w:rsidRDefault="006C4D16" w:rsidP="006C4D16">
      <w:pPr>
        <w:rPr>
          <w:sz w:val="10"/>
          <w:szCs w:val="10"/>
        </w:rPr>
      </w:pPr>
    </w:p>
    <w:p w14:paraId="7653E391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etc/asterisk/* /etc/asterisk/</w:t>
      </w:r>
    </w:p>
    <w:p w14:paraId="0B4E1915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home/ippbxmng/lib /home/ippbxmng/</w:t>
      </w:r>
    </w:p>
    <w:p w14:paraId="4E24E137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home/ippbxmng/src /home/ippbxmng/</w:t>
      </w:r>
    </w:p>
    <w:p w14:paraId="77E0E9B9" w14:textId="77777777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usr/local/tomcat/webapps/ipcc /usr/local/tomcat/webapps/</w:t>
      </w:r>
    </w:p>
    <w:p w14:paraId="0A7349E2" w14:textId="77777777" w:rsidR="006C4D16" w:rsidRDefault="006C4D16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usr/local/tomcat/webapps/monit /usr/local/tomcat/webapps/</w:t>
      </w:r>
    </w:p>
    <w:p w14:paraId="21D985A1" w14:textId="1BE2EB45" w:rsidR="0071275D" w:rsidRPr="005870F2" w:rsidRDefault="0071275D" w:rsidP="006C4D16">
      <w:pPr>
        <w:rPr>
          <w:color w:val="5F497A" w:themeColor="accent4" w:themeShade="BF"/>
          <w:rPrChange w:id="77" w:author="박 성진" w:date="2023-06-15T19:59:00Z">
            <w:rPr>
              <w:color w:val="548DD4" w:themeColor="text2" w:themeTint="99"/>
            </w:rPr>
          </w:rPrChange>
        </w:rPr>
      </w:pPr>
      <w:r w:rsidRPr="005870F2">
        <w:rPr>
          <w:color w:val="5F497A" w:themeColor="accent4" w:themeShade="BF"/>
          <w:rPrChange w:id="78" w:author="박 성진" w:date="2023-06-15T19:59:00Z">
            <w:rPr/>
          </w:rPrChange>
        </w:rPr>
        <w:t xml:space="preserve">[root@localhost install]# mv api-server.war </w:t>
      </w:r>
      <w:ins w:id="79" w:author="박 성진" w:date="2023-06-15T19:59:00Z">
        <w:r w:rsidR="005870F2" w:rsidRPr="005870F2">
          <w:rPr>
            <w:color w:val="5F497A" w:themeColor="accent4" w:themeShade="BF"/>
          </w:rPr>
          <w:t>/usr/local/tomcat/webapps-javaee</w:t>
        </w:r>
        <w:r w:rsidR="005870F2">
          <w:rPr>
            <w:color w:val="5F497A" w:themeColor="accent4" w:themeShade="BF"/>
          </w:rPr>
          <w:t>/</w:t>
        </w:r>
      </w:ins>
      <w:del w:id="80" w:author="박 성진" w:date="2023-06-15T19:59:00Z">
        <w:r w:rsidRPr="005870F2" w:rsidDel="005870F2">
          <w:rPr>
            <w:color w:val="5F497A" w:themeColor="accent4" w:themeShade="BF"/>
            <w:rPrChange w:id="81" w:author="박 성진" w:date="2023-06-15T19:59:00Z">
              <w:rPr>
                <w:color w:val="548DD4" w:themeColor="text2" w:themeTint="99"/>
              </w:rPr>
            </w:rPrChange>
          </w:rPr>
          <w:delText>/usr/local/tomcat/webapps/</w:delText>
        </w:r>
      </w:del>
    </w:p>
    <w:p w14:paraId="2C42B888" w14:textId="0F7E7F43" w:rsidR="0071275D" w:rsidRPr="005870F2" w:rsidRDefault="0071275D" w:rsidP="006C4D16">
      <w:pPr>
        <w:rPr>
          <w:color w:val="5F497A" w:themeColor="accent4" w:themeShade="BF"/>
          <w:rPrChange w:id="82" w:author="박 성진" w:date="2023-06-15T19:59:00Z">
            <w:rPr>
              <w:color w:val="548DD4" w:themeColor="text2" w:themeTint="99"/>
            </w:rPr>
          </w:rPrChange>
        </w:rPr>
      </w:pPr>
      <w:r w:rsidRPr="005870F2">
        <w:rPr>
          <w:color w:val="5F497A" w:themeColor="accent4" w:themeShade="BF"/>
          <w:rPrChange w:id="83" w:author="박 성진" w:date="2023-06-15T19:59:00Z">
            <w:rPr/>
          </w:rPrChange>
        </w:rPr>
        <w:t xml:space="preserve">[root@localhost install]# mv ubiz.war </w:t>
      </w:r>
      <w:ins w:id="84" w:author="박 성진" w:date="2023-06-15T19:59:00Z">
        <w:r w:rsidR="005870F2" w:rsidRPr="005870F2">
          <w:rPr>
            <w:color w:val="5F497A" w:themeColor="accent4" w:themeShade="BF"/>
          </w:rPr>
          <w:t>/usr/local/tomcat/webapps-javaee</w:t>
        </w:r>
        <w:r w:rsidR="005870F2">
          <w:rPr>
            <w:color w:val="5F497A" w:themeColor="accent4" w:themeShade="BF"/>
          </w:rPr>
          <w:t>/</w:t>
        </w:r>
      </w:ins>
      <w:del w:id="85" w:author="박 성진" w:date="2023-06-15T19:59:00Z">
        <w:r w:rsidRPr="005870F2" w:rsidDel="005870F2">
          <w:rPr>
            <w:color w:val="5F497A" w:themeColor="accent4" w:themeShade="BF"/>
            <w:rPrChange w:id="86" w:author="박 성진" w:date="2023-06-15T19:59:00Z">
              <w:rPr>
                <w:color w:val="548DD4" w:themeColor="text2" w:themeTint="99"/>
              </w:rPr>
            </w:rPrChange>
          </w:rPr>
          <w:delText>/usr/local/tomcat/webapps/</w:delText>
        </w:r>
      </w:del>
    </w:p>
    <w:p w14:paraId="3934CF24" w14:textId="036CD89A" w:rsidR="002C06A7" w:rsidRPr="003733B2" w:rsidRDefault="002C06A7" w:rsidP="006C4D16">
      <w:pPr>
        <w:rPr>
          <w:color w:val="FF0000"/>
        </w:rPr>
      </w:pPr>
      <w:r w:rsidRPr="003733B2">
        <w:rPr>
          <w:rFonts w:hint="eastAsia"/>
          <w:color w:val="FF0000"/>
        </w:rPr>
        <w:t>[root@localhost install]# mv usr/local/tomcat/webapps/ROOT /usr/local/tomcat/webapps/</w:t>
      </w:r>
      <w:r w:rsidR="003733B2" w:rsidRPr="003733B2">
        <w:rPr>
          <w:color w:val="FF0000"/>
        </w:rPr>
        <w:t xml:space="preserve"> - </w:t>
      </w:r>
      <w:r w:rsidR="003733B2" w:rsidRPr="003733B2">
        <w:rPr>
          <w:rFonts w:hint="eastAsia"/>
          <w:color w:val="FF0000"/>
        </w:rPr>
        <w:t>없어</w:t>
      </w:r>
    </w:p>
    <w:p w14:paraId="03E61755" w14:textId="02E00ACC" w:rsidR="006C4D16" w:rsidRDefault="006C4D16" w:rsidP="006C4D16"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var/lib/asterisk/sounds</w:t>
      </w:r>
      <w:r w:rsidR="000559AD">
        <w:rPr>
          <w:color w:val="548DD4" w:themeColor="text2" w:themeTint="99"/>
        </w:rPr>
        <w:t>/ars</w:t>
      </w:r>
      <w:r>
        <w:rPr>
          <w:rFonts w:hint="eastAsia"/>
          <w:color w:val="548DD4" w:themeColor="text2" w:themeTint="99"/>
        </w:rPr>
        <w:t xml:space="preserve"> /var/lib/asterisk/</w:t>
      </w:r>
      <w:r w:rsidR="00EE6CC0">
        <w:rPr>
          <w:color w:val="548DD4" w:themeColor="text2" w:themeTint="99"/>
        </w:rPr>
        <w:t>sounds/</w:t>
      </w:r>
    </w:p>
    <w:p w14:paraId="2D19BC25" w14:textId="704FA2F6" w:rsidR="006C4D16" w:rsidRDefault="006C4D16" w:rsidP="006C4D16">
      <w:pPr>
        <w:rPr>
          <w:color w:val="548DD4" w:themeColor="text2" w:themeTint="99"/>
        </w:rPr>
      </w:pPr>
      <w:r>
        <w:rPr>
          <w:rFonts w:hint="eastAsia"/>
        </w:rPr>
        <w:t xml:space="preserve">[root@localhost install]# </w:t>
      </w:r>
      <w:r>
        <w:rPr>
          <w:rFonts w:hint="eastAsia"/>
          <w:color w:val="548DD4" w:themeColor="text2" w:themeTint="99"/>
        </w:rPr>
        <w:t>mv var/lib/asterisk/moh /var/lib/asterisk/</w:t>
      </w:r>
    </w:p>
    <w:p w14:paraId="3D8D79D2" w14:textId="2E103066" w:rsidR="005607E2" w:rsidRDefault="005607E2" w:rsidP="006C4D16">
      <w:pPr>
        <w:rPr>
          <w:color w:val="548DD4" w:themeColor="text2" w:themeTint="99"/>
        </w:rPr>
      </w:pPr>
      <w:r w:rsidRPr="005607E2">
        <w:t>[root@</w:t>
      </w:r>
      <w:r w:rsidRPr="005607E2">
        <w:rPr>
          <w:rFonts w:hint="eastAsia"/>
        </w:rPr>
        <w:t xml:space="preserve"> </w:t>
      </w:r>
      <w:r>
        <w:rPr>
          <w:rFonts w:hint="eastAsia"/>
        </w:rPr>
        <w:t>localhost</w:t>
      </w:r>
      <w:r w:rsidRPr="005607E2">
        <w:t xml:space="preserve"> webapps]#</w:t>
      </w:r>
      <w:r w:rsidRPr="005607E2">
        <w:rPr>
          <w:color w:val="548DD4" w:themeColor="text2" w:themeTint="99"/>
        </w:rPr>
        <w:t xml:space="preserve">cd </w:t>
      </w:r>
      <w:r>
        <w:rPr>
          <w:rFonts w:hint="eastAsia"/>
          <w:color w:val="548DD4" w:themeColor="text2" w:themeTint="99"/>
        </w:rPr>
        <w:t>/usr/local/tomcat/webapps</w:t>
      </w:r>
      <w:ins w:id="87" w:author="Microsoft 계정" w:date="2023-07-06T14:38:00Z">
        <w:r w:rsidR="00E053C8">
          <w:rPr>
            <w:color w:val="548DD4" w:themeColor="text2" w:themeTint="99"/>
          </w:rPr>
          <w:t>-javaee</w:t>
        </w:r>
      </w:ins>
      <w:r>
        <w:rPr>
          <w:rFonts w:hint="eastAsia"/>
          <w:color w:val="548DD4" w:themeColor="text2" w:themeTint="99"/>
        </w:rPr>
        <w:t>/</w:t>
      </w:r>
    </w:p>
    <w:p w14:paraId="3E76B87E" w14:textId="6B9093D6" w:rsidR="00460022" w:rsidRPr="00460022" w:rsidRDefault="005607E2" w:rsidP="006C4D16">
      <w:pPr>
        <w:rPr>
          <w:color w:val="548DD4" w:themeColor="text2" w:themeTint="99"/>
        </w:rPr>
      </w:pPr>
      <w:r w:rsidRPr="005607E2">
        <w:t>[root@</w:t>
      </w:r>
      <w:r w:rsidRPr="005607E2">
        <w:rPr>
          <w:rFonts w:hint="eastAsia"/>
        </w:rPr>
        <w:t xml:space="preserve"> </w:t>
      </w:r>
      <w:r>
        <w:rPr>
          <w:rFonts w:hint="eastAsia"/>
        </w:rPr>
        <w:t>localhost</w:t>
      </w:r>
      <w:r w:rsidRPr="005607E2">
        <w:t xml:space="preserve"> webapps]#</w:t>
      </w:r>
      <w:r w:rsidRPr="005607E2">
        <w:rPr>
          <w:color w:val="548DD4" w:themeColor="text2" w:themeTint="99"/>
        </w:rPr>
        <w:t>mv ubiz.war ROOT.war</w:t>
      </w:r>
      <w:r w:rsidR="00460022">
        <w:rPr>
          <w:color w:val="548DD4" w:themeColor="text2" w:themeTint="99"/>
        </w:rPr>
        <w:t xml:space="preserve">  (</w:t>
      </w:r>
      <w:r w:rsidR="00460022">
        <w:rPr>
          <w:rFonts w:hint="eastAsia"/>
          <w:color w:val="548DD4" w:themeColor="text2" w:themeTint="99"/>
        </w:rPr>
        <w:t>프리미엄일 때만,</w:t>
      </w:r>
      <w:r w:rsidR="00460022">
        <w:rPr>
          <w:color w:val="548DD4" w:themeColor="text2" w:themeTint="99"/>
        </w:rPr>
        <w:t xml:space="preserve"> </w:t>
      </w:r>
      <w:r w:rsidR="00460022">
        <w:rPr>
          <w:rFonts w:hint="eastAsia"/>
          <w:color w:val="548DD4" w:themeColor="text2" w:themeTint="99"/>
        </w:rPr>
        <w:t xml:space="preserve">멀티채널은 </w:t>
      </w:r>
      <w:r w:rsidR="00460022">
        <w:rPr>
          <w:color w:val="548DD4" w:themeColor="text2" w:themeTint="99"/>
        </w:rPr>
        <w:t>ubiz</w:t>
      </w:r>
      <w:r w:rsidR="00460022">
        <w:rPr>
          <w:rFonts w:hint="eastAsia"/>
          <w:color w:val="548DD4" w:themeColor="text2" w:themeTint="99"/>
        </w:rPr>
        <w:t>로)</w:t>
      </w:r>
    </w:p>
    <w:p w14:paraId="4F53ADFC" w14:textId="77777777" w:rsidR="00281338" w:rsidRDefault="00A757A2" w:rsidP="00A652E8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># DB</w:t>
      </w:r>
      <w:r w:rsidRPr="00D069BA">
        <w:rPr>
          <w:b/>
          <w:lang w:val="fr-FR"/>
        </w:rPr>
        <w:t xml:space="preserve"> </w:t>
      </w:r>
      <w:r w:rsidRPr="00D069BA">
        <w:rPr>
          <w:rFonts w:hint="eastAsia"/>
          <w:b/>
          <w:lang w:val="fr-FR"/>
        </w:rPr>
        <w:t>설정적용</w:t>
      </w:r>
    </w:p>
    <w:p w14:paraId="71319C1A" w14:textId="48A82350" w:rsidR="005607E2" w:rsidRPr="00D069BA" w:rsidRDefault="005607E2" w:rsidP="00A652E8">
      <w:pPr>
        <w:rPr>
          <w:b/>
          <w:lang w:val="fr-FR"/>
        </w:rPr>
      </w:pPr>
      <w:r w:rsidRPr="005607E2">
        <w:rPr>
          <w:lang w:val="fr-FR"/>
        </w:rPr>
        <w:t>[root@localhost install]#</w:t>
      </w:r>
      <w:r w:rsidRPr="005607E2">
        <w:rPr>
          <w:rFonts w:hint="eastAsia"/>
          <w:color w:val="548DD4" w:themeColor="text2" w:themeTint="99"/>
        </w:rPr>
        <w:t xml:space="preserve"> </w:t>
      </w:r>
      <w:r>
        <w:rPr>
          <w:rFonts w:hint="eastAsia"/>
          <w:color w:val="548DD4" w:themeColor="text2" w:themeTint="99"/>
        </w:rPr>
        <w:t>cd /home/ippbxmng/install</w:t>
      </w:r>
    </w:p>
    <w:p w14:paraId="58466E84" w14:textId="5860450E" w:rsidR="00173F46" w:rsidRPr="005607E2" w:rsidRDefault="006F1799" w:rsidP="002A3410">
      <w:pPr>
        <w:rPr>
          <w:lang w:val="fr-FR"/>
        </w:rPr>
      </w:pPr>
      <w:r w:rsidRPr="005607E2">
        <w:rPr>
          <w:lang w:val="fr-FR"/>
        </w:rPr>
        <w:t xml:space="preserve">[root@localhost install]# </w:t>
      </w:r>
      <w:r w:rsidR="00504CBF" w:rsidRPr="005607E2">
        <w:rPr>
          <w:rFonts w:hint="eastAsia"/>
          <w:color w:val="31849B" w:themeColor="accent5" w:themeShade="BF"/>
          <w:lang w:val="fr-FR"/>
        </w:rPr>
        <w:t xml:space="preserve">vim </w:t>
      </w:r>
      <w:r w:rsidR="005607E2" w:rsidRPr="005607E2">
        <w:rPr>
          <w:color w:val="31849B" w:themeColor="accent5" w:themeShade="BF"/>
          <w:lang w:val="fr-FR"/>
        </w:rPr>
        <w:t>SCHEMA.</w:t>
      </w:r>
      <w:r w:rsidR="00504CBF" w:rsidRPr="005607E2">
        <w:rPr>
          <w:color w:val="31849B" w:themeColor="accent5" w:themeShade="BF"/>
          <w:lang w:val="fr-FR"/>
        </w:rPr>
        <w:t>-</w:t>
      </w:r>
      <w:r w:rsidR="00504CBF" w:rsidRPr="00F25773">
        <w:rPr>
          <w:rFonts w:hint="eastAsia"/>
          <w:color w:val="548DD4" w:themeColor="text2" w:themeTint="99"/>
        </w:rPr>
        <w:t>탭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1799" w14:paraId="328A2916" w14:textId="77777777" w:rsidTr="006F1799">
        <w:tc>
          <w:tcPr>
            <w:tcW w:w="10456" w:type="dxa"/>
          </w:tcPr>
          <w:p w14:paraId="210AB338" w14:textId="77777777" w:rsidR="006F1799" w:rsidRDefault="006F1799" w:rsidP="006F1799">
            <w:r w:rsidRPr="005607E2">
              <w:rPr>
                <w:lang w:val="fr-FR"/>
              </w:rPr>
              <w:lastRenderedPageBreak/>
              <w:t>:%s/^)\ ENGINE=MyISAM\ AUTO_INCREMENT=\d\+\ DEFAULT\ CHARSET=utf8;$/)\ ENGINE=MyISAM\ AUTO_INCREMENT=1\ DEFAULT\ CHARSET=</w:t>
            </w:r>
            <w:r>
              <w:t>utf8;/g</w:t>
            </w:r>
          </w:p>
        </w:tc>
      </w:tr>
      <w:tr w:rsidR="00EA2C3A" w14:paraId="196474C8" w14:textId="77777777" w:rsidTr="006F1799">
        <w:tc>
          <w:tcPr>
            <w:tcW w:w="10456" w:type="dxa"/>
          </w:tcPr>
          <w:p w14:paraId="7956FE3D" w14:textId="77777777" w:rsidR="00EA2C3A" w:rsidRPr="00EA2C3A" w:rsidRDefault="00EA2C3A" w:rsidP="006F1799">
            <w:r>
              <w:t xml:space="preserve">:%s/^)\ ENGINE=MyISAM\ AUTO_INCREMENT=\d\+\ DEFAULT\ CHARSET=utf8\ </w:t>
            </w:r>
            <w:r w:rsidRPr="00EA2C3A">
              <w:t>ROW_FORMAT=DYNAMIC</w:t>
            </w:r>
            <w:r>
              <w:t xml:space="preserve">;$/)\ ENGINE=MyISAM\ AUTO_INCREMENT=1\ DEFAULT\ CHARSET=utf8\ </w:t>
            </w:r>
            <w:r w:rsidRPr="00EA2C3A">
              <w:t>ROW_FORMAT=DYNAMIC</w:t>
            </w:r>
            <w:r>
              <w:t>;/g</w:t>
            </w:r>
          </w:p>
        </w:tc>
      </w:tr>
    </w:tbl>
    <w:p w14:paraId="3DE0D1A2" w14:textId="77777777" w:rsidR="006F1799" w:rsidRPr="00204F9B" w:rsidRDefault="006F1799" w:rsidP="002A3410">
      <w:pPr>
        <w:rPr>
          <w:sz w:val="10"/>
          <w:szCs w:val="10"/>
        </w:rPr>
      </w:pPr>
    </w:p>
    <w:p w14:paraId="74D6F76F" w14:textId="73C60D82" w:rsidR="0092563F" w:rsidRDefault="0092563F" w:rsidP="0092563F">
      <w:r>
        <w:t xml:space="preserve">[root@localhost install]# </w:t>
      </w:r>
      <w:r w:rsidRPr="003A3DB1">
        <w:rPr>
          <w:rFonts w:hint="eastAsia"/>
          <w:color w:val="31849B" w:themeColor="accent5" w:themeShade="BF"/>
        </w:rPr>
        <w:t xml:space="preserve">vim </w:t>
      </w:r>
      <w:r>
        <w:rPr>
          <w:color w:val="31849B" w:themeColor="accent5" w:themeShade="BF"/>
        </w:rPr>
        <w:t>CUSTOMDB_</w:t>
      </w:r>
      <w:r w:rsidR="005607E2">
        <w:rPr>
          <w:color w:val="31849B" w:themeColor="accent5" w:themeShade="BF"/>
        </w:rPr>
        <w:t>SCHEMA.</w:t>
      </w:r>
      <w:r w:rsidRPr="003A3DB1">
        <w:rPr>
          <w:color w:val="31849B" w:themeColor="accent5" w:themeShade="BF"/>
        </w:rPr>
        <w:t>-</w:t>
      </w:r>
      <w:r w:rsidRPr="00F25773">
        <w:rPr>
          <w:rFonts w:hint="eastAsia"/>
          <w:color w:val="548DD4" w:themeColor="text2" w:themeTint="99"/>
        </w:rPr>
        <w:t>탭</w:t>
      </w:r>
      <w:r w:rsidR="00C10735">
        <w:rPr>
          <w:rFonts w:hint="eastAsia"/>
          <w:color w:val="548DD4" w:themeColor="text2" w:themeTint="99"/>
        </w:rPr>
        <w:t xml:space="preserve">  - </w:t>
      </w:r>
      <w:r w:rsidR="00C10735" w:rsidRPr="00C10735">
        <w:rPr>
          <w:rFonts w:hint="eastAsia"/>
          <w:color w:val="FF0000"/>
        </w:rPr>
        <w:t>없으면 패스</w:t>
      </w:r>
      <w:ins w:id="88" w:author="Microsoft 계정" w:date="2023-10-26T10:21:00Z">
        <w:r w:rsidR="00027318">
          <w:rPr>
            <w:rFonts w:hint="eastAsia"/>
            <w:color w:val="FF0000"/>
          </w:rPr>
          <w:t xml:space="preserve"> // 최근에 안 쓰는 듯</w:t>
        </w:r>
      </w:ins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2563F" w14:paraId="14282066" w14:textId="77777777" w:rsidTr="0092563F">
        <w:tc>
          <w:tcPr>
            <w:tcW w:w="10456" w:type="dxa"/>
          </w:tcPr>
          <w:p w14:paraId="75DF5761" w14:textId="75674697" w:rsidR="0092563F" w:rsidRDefault="0092563F" w:rsidP="0092563F">
            <w:r w:rsidRPr="005607E2">
              <w:rPr>
                <w:color w:val="FF0000"/>
              </w:rPr>
              <w:t>:%s/^)\ ENGINE=MyISAM\ AUTO_INCREMENT=\d\+\ DEFAULT\ CHARSET=utf8;$/)\ ENGINE=MyISAM\ AUTO_INCREMENT=1\ DEFAULT\ CHARSET=utf8;/g</w:t>
            </w:r>
            <w:r w:rsidR="00AD4099" w:rsidRPr="005607E2">
              <w:rPr>
                <w:color w:val="FF0000"/>
              </w:rPr>
              <w:t xml:space="preserve"> – </w:t>
            </w:r>
            <w:r w:rsidR="00AD4099" w:rsidRPr="005607E2">
              <w:rPr>
                <w:rFonts w:hint="eastAsia"/>
                <w:color w:val="FF0000"/>
              </w:rPr>
              <w:t>사용하지마</w:t>
            </w:r>
          </w:p>
        </w:tc>
      </w:tr>
      <w:tr w:rsidR="0092563F" w14:paraId="6EB8205E" w14:textId="77777777" w:rsidTr="0092563F">
        <w:tc>
          <w:tcPr>
            <w:tcW w:w="10456" w:type="dxa"/>
          </w:tcPr>
          <w:p w14:paraId="626F9BC8" w14:textId="3FEA9EEB" w:rsidR="0092563F" w:rsidRPr="00EA2C3A" w:rsidRDefault="00AD4099" w:rsidP="0092563F">
            <w:r w:rsidRPr="00E97709">
              <w:t>:%s/AUTO_INCREMENT=\d\+\ DEFAULT/AUTO_INCREMENT=1\ DEFAULT/g</w:t>
            </w:r>
          </w:p>
        </w:tc>
      </w:tr>
    </w:tbl>
    <w:p w14:paraId="28BEB8C0" w14:textId="77777777" w:rsidR="0092563F" w:rsidRPr="0092563F" w:rsidRDefault="0092563F" w:rsidP="002A3410"/>
    <w:p w14:paraId="37C2684E" w14:textId="77777777" w:rsidR="0092563F" w:rsidRDefault="0092563F" w:rsidP="002A3410"/>
    <w:p w14:paraId="382847E9" w14:textId="396DAC00" w:rsidR="00173F46" w:rsidRDefault="00173F46" w:rsidP="002A3410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 xml:space="preserve">mysql -ueicn -peicnrw eicn &lt; </w:t>
      </w:r>
      <w:r w:rsidR="00A757A2" w:rsidRPr="00A757A2">
        <w:rPr>
          <w:rFonts w:hint="eastAsia"/>
          <w:color w:val="548DD4" w:themeColor="text2" w:themeTint="99"/>
        </w:rPr>
        <w:t>SCH</w:t>
      </w:r>
      <w:r w:rsidR="004B3D69">
        <w:rPr>
          <w:rFonts w:hint="eastAsia"/>
          <w:color w:val="548DD4" w:themeColor="text2" w:themeTint="99"/>
        </w:rPr>
        <w:t>E</w:t>
      </w:r>
      <w:r w:rsidR="00A757A2" w:rsidRPr="00A757A2">
        <w:rPr>
          <w:rFonts w:hint="eastAsia"/>
          <w:color w:val="548DD4" w:themeColor="text2" w:themeTint="99"/>
        </w:rPr>
        <w:t>MA.</w:t>
      </w:r>
      <w:r w:rsidR="00884BC4">
        <w:rPr>
          <w:color w:val="548DD4" w:themeColor="text2" w:themeTint="99"/>
        </w:rPr>
        <w:t>2016-01-28.sql</w:t>
      </w:r>
      <w:r w:rsidRPr="00F25773">
        <w:rPr>
          <w:color w:val="548DD4" w:themeColor="text2" w:themeTint="99"/>
        </w:rPr>
        <w:t xml:space="preserve"> </w:t>
      </w:r>
    </w:p>
    <w:p w14:paraId="7C5B8BBC" w14:textId="77777777" w:rsidR="00B92190" w:rsidRPr="00B92190" w:rsidRDefault="00B92190" w:rsidP="002A3410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>mysql -ueicn -peicnrw</w:t>
      </w:r>
      <w:r w:rsidR="00651703">
        <w:rPr>
          <w:color w:val="548DD4" w:themeColor="text2" w:themeTint="99"/>
        </w:rPr>
        <w:t xml:space="preserve"> CUSTOMDB</w:t>
      </w:r>
      <w:r w:rsidRPr="00F25773">
        <w:rPr>
          <w:color w:val="548DD4" w:themeColor="text2" w:themeTint="99"/>
        </w:rPr>
        <w:t xml:space="preserve"> &lt; </w:t>
      </w:r>
      <w:r w:rsidRPr="00B92190">
        <w:rPr>
          <w:color w:val="548DD4" w:themeColor="text2" w:themeTint="99"/>
        </w:rPr>
        <w:t>CUSTOMDB_SCHEMA.2018-03-21.sql</w:t>
      </w:r>
      <w:r w:rsidR="00C10735">
        <w:rPr>
          <w:color w:val="548DD4" w:themeColor="text2" w:themeTint="99"/>
        </w:rPr>
        <w:t xml:space="preserve"> – </w:t>
      </w:r>
      <w:r w:rsidR="00C10735" w:rsidRPr="00C10735">
        <w:rPr>
          <w:rFonts w:hint="eastAsia"/>
          <w:color w:val="FF0000"/>
        </w:rPr>
        <w:t>없으면 패스</w:t>
      </w:r>
    </w:p>
    <w:p w14:paraId="15068852" w14:textId="77777777" w:rsidR="00884BC4" w:rsidRDefault="00884BC4" w:rsidP="00884BC4">
      <w:pPr>
        <w:rPr>
          <w:color w:val="548DD4" w:themeColor="text2" w:themeTint="99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CONFIGDB &lt; </w:t>
      </w:r>
      <w:r w:rsidRPr="00884BC4">
        <w:rPr>
          <w:color w:val="548DD4" w:themeColor="text2" w:themeTint="99"/>
          <w:lang w:val="fr-FR"/>
        </w:rPr>
        <w:t>menu_basic.</w:t>
      </w:r>
      <w:r>
        <w:rPr>
          <w:color w:val="548DD4" w:themeColor="text2" w:themeTint="99"/>
        </w:rPr>
        <w:t>2016-01-28.sql</w:t>
      </w:r>
    </w:p>
    <w:p w14:paraId="71192CFC" w14:textId="77777777" w:rsidR="00884BC4" w:rsidRPr="00884BC4" w:rsidRDefault="00884BC4" w:rsidP="00135559"/>
    <w:p w14:paraId="5F0CA02F" w14:textId="00A6C76B" w:rsidR="00135559" w:rsidRDefault="00135559" w:rsidP="00135559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  <w:lang w:val="fr-FR"/>
        </w:rPr>
        <w:t>mysql -ueicn -peicnrw eicn &lt; menu_</w:t>
      </w:r>
      <w:r>
        <w:rPr>
          <w:rFonts w:hint="eastAsia"/>
          <w:color w:val="548DD4" w:themeColor="text2" w:themeTint="99"/>
          <w:lang w:val="fr-FR"/>
        </w:rPr>
        <w:t>table</w:t>
      </w:r>
      <w:r w:rsidR="00A757A2">
        <w:rPr>
          <w:color w:val="548DD4" w:themeColor="text2" w:themeTint="99"/>
          <w:lang w:val="fr-FR"/>
        </w:rPr>
        <w:t>.</w:t>
      </w:r>
      <w:r w:rsidR="00A757A2" w:rsidRPr="00C7200F">
        <w:rPr>
          <w:color w:val="548DD4" w:themeColor="text2" w:themeTint="99"/>
        </w:rPr>
        <w:t>2016-01-28.</w:t>
      </w:r>
      <w:r w:rsidR="00884BC4">
        <w:rPr>
          <w:color w:val="548DD4" w:themeColor="text2" w:themeTint="99"/>
        </w:rPr>
        <w:t>sql</w:t>
      </w:r>
    </w:p>
    <w:p w14:paraId="65372DFE" w14:textId="2092530E" w:rsidR="002C06A7" w:rsidRDefault="002C06A7" w:rsidP="00135559">
      <w:pPr>
        <w:rPr>
          <w:color w:val="548DD4" w:themeColor="text2" w:themeTint="99"/>
        </w:rPr>
      </w:pPr>
      <w:r>
        <w:t xml:space="preserve">[root@localhost install]# </w:t>
      </w:r>
      <w:r w:rsidR="00884BC4">
        <w:rPr>
          <w:color w:val="548DD4" w:themeColor="text2" w:themeTint="99"/>
          <w:lang w:val="fr-FR"/>
        </w:rPr>
        <w:t xml:space="preserve">mysql -ueicn -peicnrw eicn &lt; </w:t>
      </w:r>
      <w:r w:rsidR="00884BC4" w:rsidRPr="00884BC4">
        <w:rPr>
          <w:color w:val="548DD4" w:themeColor="text2" w:themeTint="99"/>
          <w:lang w:val="fr-FR"/>
        </w:rPr>
        <w:t>service_code.2022-02-09.sql</w:t>
      </w:r>
    </w:p>
    <w:p w14:paraId="05DCF4C1" w14:textId="623D275F" w:rsidR="00884BC4" w:rsidRDefault="00884BC4" w:rsidP="00884BC4">
      <w:pPr>
        <w:rPr>
          <w:color w:val="548DD4" w:themeColor="text2" w:themeTint="99"/>
          <w:lang w:val="fr-FR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eicn &lt; </w:t>
      </w:r>
      <w:r w:rsidRPr="00884BC4">
        <w:rPr>
          <w:color w:val="548DD4" w:themeColor="text2" w:themeTint="99"/>
          <w:lang w:val="fr-FR"/>
        </w:rPr>
        <w:t>common_basic_field.2022-02-09.sql</w:t>
      </w:r>
    </w:p>
    <w:p w14:paraId="0D2F8A02" w14:textId="39020590" w:rsidR="00103DD6" w:rsidRDefault="00103DD6" w:rsidP="00103DD6">
      <w:pPr>
        <w:rPr>
          <w:color w:val="548DD4" w:themeColor="text2" w:themeTint="99"/>
          <w:lang w:val="fr-FR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eicn &lt; </w:t>
      </w:r>
      <w:r w:rsidRPr="00103DD6">
        <w:rPr>
          <w:color w:val="548DD4" w:themeColor="text2" w:themeTint="99"/>
          <w:lang w:val="fr-FR"/>
        </w:rPr>
        <w:t>holy_info_basic.2022-06-09.sql</w:t>
      </w:r>
    </w:p>
    <w:p w14:paraId="75E1C233" w14:textId="2FCCB004" w:rsidR="0071275D" w:rsidRDefault="0071275D" w:rsidP="0071275D">
      <w:pPr>
        <w:rPr>
          <w:color w:val="548DD4" w:themeColor="text2" w:themeTint="99"/>
          <w:lang w:val="fr-FR"/>
        </w:rPr>
      </w:pPr>
      <w:r>
        <w:t xml:space="preserve">[root@localhost install]# </w:t>
      </w:r>
      <w:r>
        <w:rPr>
          <w:color w:val="548DD4" w:themeColor="text2" w:themeTint="99"/>
          <w:lang w:val="fr-FR"/>
        </w:rPr>
        <w:t xml:space="preserve">mysql -ueicn -peicnrw eicn &lt; </w:t>
      </w:r>
      <w:r w:rsidRPr="0071275D">
        <w:rPr>
          <w:rFonts w:hint="eastAsia"/>
          <w:color w:val="548DD4" w:themeColor="text2" w:themeTint="99"/>
          <w:lang w:val="fr-FR"/>
        </w:rPr>
        <w:t>member_status_code</w:t>
      </w:r>
      <w:r w:rsidRPr="00103DD6">
        <w:rPr>
          <w:color w:val="548DD4" w:themeColor="text2" w:themeTint="99"/>
          <w:lang w:val="fr-FR"/>
        </w:rPr>
        <w:t>.2022-06-09.sql</w:t>
      </w:r>
    </w:p>
    <w:p w14:paraId="45A173BD" w14:textId="77777777" w:rsidR="0071275D" w:rsidRPr="0071275D" w:rsidRDefault="0071275D" w:rsidP="00103DD6">
      <w:pPr>
        <w:rPr>
          <w:color w:val="548DD4" w:themeColor="text2" w:themeTint="99"/>
          <w:lang w:val="fr-FR"/>
        </w:rPr>
      </w:pPr>
    </w:p>
    <w:p w14:paraId="026A12B4" w14:textId="77777777" w:rsidR="00173F46" w:rsidRPr="00204F9B" w:rsidRDefault="00173F46" w:rsidP="002A3410">
      <w:pPr>
        <w:rPr>
          <w:sz w:val="10"/>
          <w:szCs w:val="10"/>
        </w:rPr>
      </w:pPr>
    </w:p>
    <w:p w14:paraId="3A5C3EE2" w14:textId="77777777" w:rsidR="00173F46" w:rsidRDefault="00173F46" w:rsidP="002A3410">
      <w:r>
        <w:t xml:space="preserve">[root@localhost install]# </w:t>
      </w:r>
      <w:r w:rsidRPr="00F25773">
        <w:rPr>
          <w:color w:val="548DD4" w:themeColor="text2" w:themeTint="99"/>
        </w:rPr>
        <w:t xml:space="preserve">mysql -u eicn </w:t>
      </w:r>
      <w:r w:rsidR="00A757A2">
        <w:rPr>
          <w:color w:val="548DD4" w:themeColor="text2" w:themeTint="99"/>
        </w:rPr>
        <w:t>-</w:t>
      </w:r>
      <w:r w:rsidRPr="00F25773">
        <w:rPr>
          <w:color w:val="548DD4" w:themeColor="text2" w:themeTint="99"/>
        </w:rPr>
        <w:t>p</w:t>
      </w:r>
      <w:r w:rsidR="00A757A2">
        <w:rPr>
          <w:color w:val="548DD4" w:themeColor="text2" w:themeTint="99"/>
        </w:rPr>
        <w:t>eicnrw eicn</w:t>
      </w:r>
    </w:p>
    <w:p w14:paraId="7FE5467B" w14:textId="77777777" w:rsidR="00A757A2" w:rsidRPr="00204F9B" w:rsidRDefault="00A757A2" w:rsidP="002A3410">
      <w:pPr>
        <w:rPr>
          <w:sz w:val="10"/>
          <w:szCs w:val="10"/>
        </w:rPr>
      </w:pPr>
    </w:p>
    <w:p w14:paraId="19CDE07C" w14:textId="77777777" w:rsidR="00173F46" w:rsidRDefault="00173F46" w:rsidP="002A3410">
      <w:pPr>
        <w:rPr>
          <w:color w:val="548DD4" w:themeColor="text2" w:themeTint="99"/>
        </w:rPr>
      </w:pPr>
      <w:r>
        <w:t xml:space="preserve">mysql&gt; </w:t>
      </w:r>
      <w:r w:rsidR="009D2A46" w:rsidRPr="009D2A46">
        <w:rPr>
          <w:color w:val="548DD4" w:themeColor="text2" w:themeTint="99"/>
        </w:rPr>
        <w:t>INSERT INTO `admin_list` VALUES ('master','J','</w:t>
      </w:r>
      <w:r w:rsidR="00ED783C" w:rsidRPr="00ED783C">
        <w:rPr>
          <w:color w:val="548DD4" w:themeColor="text2" w:themeTint="99"/>
        </w:rPr>
        <w:t>70895be9622110659d9557904ded8dc8349436ee5f6fdd391a0263ae04cd70c3c539d9dc686704b8b9b157db74e63dbfb24c5f5c80f79adbecb55b0243a60a46</w:t>
      </w:r>
      <w:r w:rsidR="009D2A46" w:rsidRPr="009D2A46">
        <w:rPr>
          <w:color w:val="548DD4" w:themeColor="text2" w:themeTint="99"/>
        </w:rPr>
        <w:t>','마스터','master',0,0,'',0</w:t>
      </w:r>
      <w:r w:rsidR="00881B04">
        <w:rPr>
          <w:color w:val="548DD4" w:themeColor="text2" w:themeTint="99"/>
        </w:rPr>
        <w:t>,</w:t>
      </w:r>
      <w:r w:rsidR="00881B04">
        <w:rPr>
          <w:rFonts w:hint="eastAsia"/>
          <w:color w:val="548DD4" w:themeColor="text2" w:themeTint="99"/>
        </w:rPr>
        <w:t>N</w:t>
      </w:r>
      <w:r w:rsidR="00881B04">
        <w:rPr>
          <w:color w:val="548DD4" w:themeColor="text2" w:themeTint="99"/>
        </w:rPr>
        <w:t>ULL,</w:t>
      </w:r>
      <w:r w:rsidR="00A14E88" w:rsidRPr="009D2A46">
        <w:rPr>
          <w:color w:val="548DD4" w:themeColor="text2" w:themeTint="99"/>
        </w:rPr>
        <w:t>''</w:t>
      </w:r>
      <w:r w:rsidR="00881B04">
        <w:rPr>
          <w:color w:val="548DD4" w:themeColor="text2" w:themeTint="99"/>
        </w:rPr>
        <w:t>,NULL</w:t>
      </w:r>
      <w:r w:rsidR="009D2A46" w:rsidRPr="009D2A46">
        <w:rPr>
          <w:color w:val="548DD4" w:themeColor="text2" w:themeTint="99"/>
        </w:rPr>
        <w:t>);</w:t>
      </w:r>
      <w:r w:rsidR="001E37BF">
        <w:rPr>
          <w:color w:val="548DD4" w:themeColor="text2" w:themeTint="99"/>
        </w:rPr>
        <w:t xml:space="preserve"> </w:t>
      </w:r>
    </w:p>
    <w:p w14:paraId="0A29BC02" w14:textId="77777777" w:rsidR="001E37BF" w:rsidRPr="001E37BF" w:rsidRDefault="001E37BF" w:rsidP="002A3410">
      <w:pPr>
        <w:rPr>
          <w:color w:val="FF0000"/>
        </w:rPr>
      </w:pPr>
      <w:r w:rsidRPr="001E37BF">
        <w:rPr>
          <w:rFonts w:hint="eastAsia"/>
          <w:color w:val="FF0000"/>
        </w:rPr>
        <w:t>---</w:t>
      </w:r>
      <w:r w:rsidR="00C10735">
        <w:rPr>
          <w:rFonts w:hint="eastAsia"/>
          <w:color w:val="FF0000"/>
        </w:rPr>
        <w:t>안되</w:t>
      </w:r>
      <w:r w:rsidRPr="001E37BF">
        <w:rPr>
          <w:rFonts w:hint="eastAsia"/>
          <w:color w:val="FF0000"/>
        </w:rPr>
        <w:t>면 밑에---</w:t>
      </w:r>
    </w:p>
    <w:p w14:paraId="7E1E4CB9" w14:textId="77777777" w:rsidR="002E56CD" w:rsidRDefault="002E56CD" w:rsidP="002A3410">
      <w:pPr>
        <w:rPr>
          <w:color w:val="548DD4" w:themeColor="text2" w:themeTint="99"/>
        </w:rPr>
      </w:pPr>
    </w:p>
    <w:p w14:paraId="6B7257A8" w14:textId="697CE476" w:rsidR="002E56CD" w:rsidRDefault="002E56CD" w:rsidP="002A3410">
      <w:pPr>
        <w:rPr>
          <w:color w:val="548DD4" w:themeColor="text2" w:themeTint="99"/>
        </w:rPr>
      </w:pPr>
      <w:r w:rsidRPr="002E56CD">
        <w:rPr>
          <w:color w:val="548DD4" w:themeColor="text2" w:themeTint="99"/>
        </w:rPr>
        <w:t>INSERT INTO `person_list` VALUES ('master','J','70895be9622110659d9557904ded8dc8349436ee5f6fdd391a0263ae04cd70c3c539d9dc686704b8b9b157db74e63dbfb24c5f5c80f79adbecb55b0243a60a46','마스터',1,1,1,'','','N','','','','L:ALL|D:ALL|R:</w:t>
      </w:r>
      <w:r w:rsidR="001E37BF">
        <w:rPr>
          <w:color w:val="548DD4" w:themeColor="text2" w:themeTint="99"/>
        </w:rPr>
        <w:t>ALL',0,2,'master','','','','2099-12-31 23:59:59</w:t>
      </w:r>
      <w:r w:rsidRPr="002E56CD">
        <w:rPr>
          <w:color w:val="548DD4" w:themeColor="text2" w:themeTint="99"/>
        </w:rPr>
        <w:t>','','Y','Y','','');</w:t>
      </w:r>
    </w:p>
    <w:p w14:paraId="77557BA6" w14:textId="25758804" w:rsidR="003D31F8" w:rsidRDefault="003D31F8" w:rsidP="002A3410">
      <w:pPr>
        <w:rPr>
          <w:color w:val="548DD4" w:themeColor="text2" w:themeTint="99"/>
        </w:rPr>
      </w:pPr>
    </w:p>
    <w:p w14:paraId="722F6CCA" w14:textId="77777777" w:rsidR="003D31F8" w:rsidRPr="001E37BF" w:rsidRDefault="003D31F8" w:rsidP="003D31F8">
      <w:pPr>
        <w:rPr>
          <w:color w:val="FF0000"/>
        </w:rPr>
      </w:pPr>
      <w:r w:rsidRPr="001E37BF">
        <w:rPr>
          <w:rFonts w:hint="eastAsia"/>
          <w:color w:val="FF0000"/>
        </w:rPr>
        <w:t>---</w:t>
      </w:r>
      <w:r>
        <w:rPr>
          <w:rFonts w:hint="eastAsia"/>
          <w:color w:val="FF0000"/>
        </w:rPr>
        <w:t>안되</w:t>
      </w:r>
      <w:r w:rsidRPr="001E37BF">
        <w:rPr>
          <w:rFonts w:hint="eastAsia"/>
          <w:color w:val="FF0000"/>
        </w:rPr>
        <w:t>면 밑에---</w:t>
      </w:r>
    </w:p>
    <w:p w14:paraId="28EFCCE8" w14:textId="1294B6C0" w:rsidR="003D31F8" w:rsidRDefault="003D31F8" w:rsidP="002A3410">
      <w:pPr>
        <w:rPr>
          <w:color w:val="548DD4" w:themeColor="text2" w:themeTint="99"/>
        </w:rPr>
      </w:pPr>
    </w:p>
    <w:p w14:paraId="6E33AEC0" w14:textId="18AF8E3C" w:rsidR="003D31F8" w:rsidRDefault="003D31F8" w:rsidP="00BE2898">
      <w:pPr>
        <w:rPr>
          <w:color w:val="548DD4" w:themeColor="text2" w:themeTint="99"/>
        </w:rPr>
      </w:pPr>
      <w:r w:rsidRPr="003D31F8">
        <w:rPr>
          <w:color w:val="548DD4" w:themeColor="text2" w:themeTint="99"/>
        </w:rPr>
        <w:t>INSERT INTO `person_list` VALUES ('master','J','70895be9622110659d9557904ded8dc8349436ee5f6fdd391a0263ae04cd70c3c539d9dc686704b8b9b157db74e63dbfb24c5f5c80f79adbecb55b0243a60a46','마스터',1,1,1,'','','N','','','','L:ALL|D:ALL|R:ALL|S:ALL',0,</w:t>
      </w:r>
      <w:r w:rsidR="00BE2898">
        <w:rPr>
          <w:color w:val="548DD4" w:themeColor="text2" w:themeTint="99"/>
        </w:rPr>
        <w:t xml:space="preserve">2,'','','','','2099-05-15 </w:t>
      </w:r>
      <w:r w:rsidRPr="003D31F8">
        <w:rPr>
          <w:color w:val="548DD4" w:themeColor="text2" w:themeTint="99"/>
        </w:rPr>
        <w:t>13:24:20','','Y','Y','','','',0,'2020-12-22 10:00:00','');</w:t>
      </w:r>
    </w:p>
    <w:p w14:paraId="4B190105" w14:textId="77777777" w:rsidR="00A5757F" w:rsidRDefault="00A5757F" w:rsidP="00BE2898">
      <w:pPr>
        <w:rPr>
          <w:color w:val="548DD4" w:themeColor="text2" w:themeTint="99"/>
        </w:rPr>
      </w:pPr>
    </w:p>
    <w:p w14:paraId="6871C768" w14:textId="77777777" w:rsidR="00A5757F" w:rsidRPr="001E37BF" w:rsidRDefault="00A5757F" w:rsidP="00A5757F">
      <w:pPr>
        <w:rPr>
          <w:color w:val="FF0000"/>
        </w:rPr>
      </w:pPr>
      <w:r w:rsidRPr="001E37BF">
        <w:rPr>
          <w:rFonts w:hint="eastAsia"/>
          <w:color w:val="FF0000"/>
        </w:rPr>
        <w:t>---</w:t>
      </w:r>
      <w:r>
        <w:rPr>
          <w:rFonts w:hint="eastAsia"/>
          <w:color w:val="FF0000"/>
        </w:rPr>
        <w:t>안되</w:t>
      </w:r>
      <w:r w:rsidRPr="001E37BF">
        <w:rPr>
          <w:rFonts w:hint="eastAsia"/>
          <w:color w:val="FF0000"/>
        </w:rPr>
        <w:t>면 밑에---</w:t>
      </w:r>
    </w:p>
    <w:p w14:paraId="4225BBAB" w14:textId="5B433D6A" w:rsidR="003918FC" w:rsidRDefault="003918FC" w:rsidP="003918FC">
      <w:pPr>
        <w:rPr>
          <w:color w:val="548DD4" w:themeColor="text2" w:themeTint="99"/>
        </w:rPr>
      </w:pPr>
      <w:r w:rsidRPr="00296AD7">
        <w:rPr>
          <w:color w:val="548DD4" w:themeColor="text2" w:themeTint="99"/>
        </w:rPr>
        <w:t>INSERT INTO `person_list` VALUES ('master','J','28d556d7fb6d3e6332801f6c6914b25d6fd478e6259370a3a1825b19c392b865dca85afff3b109461737393e1a5473c6cd96e1a0ef48cc34c2f244e14ead4dd4','마스터','','',0,'','L','N','','','','L:ALL|D:ALL|R:ALL|S:ALL',0,2,'','','','','20</w:t>
      </w:r>
      <w:ins w:id="89" w:author="박 성진" w:date="2023-01-26T10:51:00Z">
        <w:r w:rsidR="00246F78">
          <w:rPr>
            <w:color w:val="548DD4" w:themeColor="text2" w:themeTint="99"/>
          </w:rPr>
          <w:t>99</w:t>
        </w:r>
      </w:ins>
      <w:del w:id="90" w:author="박 성진" w:date="2023-01-26T10:51:00Z">
        <w:r w:rsidRPr="00296AD7" w:rsidDel="00246F78">
          <w:rPr>
            <w:color w:val="548DD4" w:themeColor="text2" w:themeTint="99"/>
          </w:rPr>
          <w:delText>22</w:delText>
        </w:r>
      </w:del>
      <w:r w:rsidRPr="00296AD7">
        <w:rPr>
          <w:color w:val="548DD4" w:themeColor="text2" w:themeTint="99"/>
        </w:rPr>
        <w:t>-</w:t>
      </w:r>
      <w:r w:rsidRPr="00296AD7">
        <w:rPr>
          <w:color w:val="548DD4" w:themeColor="text2" w:themeTint="99"/>
        </w:rPr>
        <w:lastRenderedPageBreak/>
        <w:t>1</w:t>
      </w:r>
      <w:ins w:id="91" w:author="박 성진" w:date="2023-01-26T10:51:00Z">
        <w:r w:rsidR="00246F78">
          <w:rPr>
            <w:color w:val="548DD4" w:themeColor="text2" w:themeTint="99"/>
          </w:rPr>
          <w:t>2</w:t>
        </w:r>
      </w:ins>
      <w:del w:id="92" w:author="박 성진" w:date="2023-01-26T10:51:00Z">
        <w:r w:rsidRPr="00296AD7" w:rsidDel="00246F78">
          <w:rPr>
            <w:color w:val="548DD4" w:themeColor="text2" w:themeTint="99"/>
          </w:rPr>
          <w:delText>0</w:delText>
        </w:r>
      </w:del>
      <w:r w:rsidRPr="00296AD7">
        <w:rPr>
          <w:color w:val="548DD4" w:themeColor="text2" w:themeTint="99"/>
        </w:rPr>
        <w:t>-</w:t>
      </w:r>
      <w:ins w:id="93" w:author="박 성진" w:date="2023-01-26T10:51:00Z">
        <w:r w:rsidR="00246F78">
          <w:rPr>
            <w:color w:val="548DD4" w:themeColor="text2" w:themeTint="99"/>
          </w:rPr>
          <w:t>31</w:t>
        </w:r>
      </w:ins>
      <w:del w:id="94" w:author="박 성진" w:date="2023-01-26T10:51:00Z">
        <w:r w:rsidRPr="00296AD7" w:rsidDel="00246F78">
          <w:rPr>
            <w:color w:val="548DD4" w:themeColor="text2" w:themeTint="99"/>
          </w:rPr>
          <w:delText>25</w:delText>
        </w:r>
      </w:del>
      <w:r w:rsidRPr="00296AD7">
        <w:rPr>
          <w:color w:val="548DD4" w:themeColor="text2" w:themeTint="99"/>
        </w:rPr>
        <w:t xml:space="preserve"> </w:t>
      </w:r>
      <w:ins w:id="95" w:author="박 성진" w:date="2023-01-26T10:51:00Z">
        <w:r w:rsidR="00246F78">
          <w:rPr>
            <w:color w:val="548DD4" w:themeColor="text2" w:themeTint="99"/>
          </w:rPr>
          <w:t>23</w:t>
        </w:r>
      </w:ins>
      <w:del w:id="96" w:author="박 성진" w:date="2023-01-26T10:51:00Z">
        <w:r w:rsidRPr="00296AD7" w:rsidDel="00246F78">
          <w:rPr>
            <w:color w:val="548DD4" w:themeColor="text2" w:themeTint="99"/>
          </w:rPr>
          <w:delText>15</w:delText>
        </w:r>
      </w:del>
      <w:r w:rsidRPr="00296AD7">
        <w:rPr>
          <w:color w:val="548DD4" w:themeColor="text2" w:themeTint="99"/>
        </w:rPr>
        <w:t>:</w:t>
      </w:r>
      <w:ins w:id="97" w:author="박 성진" w:date="2023-01-26T10:51:00Z">
        <w:r w:rsidR="00246F78">
          <w:rPr>
            <w:color w:val="548DD4" w:themeColor="text2" w:themeTint="99"/>
          </w:rPr>
          <w:t>59</w:t>
        </w:r>
      </w:ins>
      <w:del w:id="98" w:author="박 성진" w:date="2023-01-26T10:51:00Z">
        <w:r w:rsidRPr="00296AD7" w:rsidDel="00246F78">
          <w:rPr>
            <w:color w:val="548DD4" w:themeColor="text2" w:themeTint="99"/>
          </w:rPr>
          <w:delText>14</w:delText>
        </w:r>
      </w:del>
      <w:r w:rsidRPr="00296AD7">
        <w:rPr>
          <w:color w:val="548DD4" w:themeColor="text2" w:themeTint="99"/>
        </w:rPr>
        <w:t>:</w:t>
      </w:r>
      <w:ins w:id="99" w:author="박 성진" w:date="2023-01-26T10:51:00Z">
        <w:r w:rsidR="00246F78">
          <w:rPr>
            <w:color w:val="548DD4" w:themeColor="text2" w:themeTint="99"/>
          </w:rPr>
          <w:t>59</w:t>
        </w:r>
      </w:ins>
      <w:del w:id="100" w:author="박 성진" w:date="2023-01-26T10:51:00Z">
        <w:r w:rsidRPr="00296AD7" w:rsidDel="00246F78">
          <w:rPr>
            <w:color w:val="548DD4" w:themeColor="text2" w:themeTint="99"/>
          </w:rPr>
          <w:delText>38</w:delText>
        </w:r>
      </w:del>
      <w:r w:rsidRPr="00296AD7">
        <w:rPr>
          <w:color w:val="548DD4" w:themeColor="text2" w:themeTint="99"/>
        </w:rPr>
        <w:t>','','',0,'2022-11-08 16:38:30','','bc7492842f');</w:t>
      </w:r>
    </w:p>
    <w:p w14:paraId="488F5321" w14:textId="77777777" w:rsidR="003918FC" w:rsidRPr="003918FC" w:rsidRDefault="003918FC" w:rsidP="002A3410">
      <w:pPr>
        <w:rPr>
          <w:color w:val="548DD4" w:themeColor="text2" w:themeTint="99"/>
        </w:rPr>
      </w:pPr>
    </w:p>
    <w:p w14:paraId="4E4269FB" w14:textId="77777777" w:rsidR="00281338" w:rsidRPr="00204F9B" w:rsidRDefault="00281338" w:rsidP="002A3410">
      <w:pPr>
        <w:rPr>
          <w:sz w:val="10"/>
          <w:szCs w:val="10"/>
        </w:rPr>
      </w:pPr>
    </w:p>
    <w:p w14:paraId="64E89E7E" w14:textId="77777777" w:rsidR="00173F46" w:rsidRPr="00D069BA" w:rsidRDefault="00A757A2" w:rsidP="002A3410">
      <w:pPr>
        <w:rPr>
          <w:b/>
        </w:rPr>
      </w:pPr>
      <w:r w:rsidRPr="00D069BA">
        <w:rPr>
          <w:b/>
        </w:rPr>
        <w:t xml:space="preserve"># </w:t>
      </w:r>
      <w:r w:rsidRPr="00D069BA">
        <w:rPr>
          <w:rFonts w:hint="eastAsia"/>
          <w:b/>
        </w:rPr>
        <w:t>DB</w:t>
      </w:r>
      <w:r w:rsidRPr="00D069BA">
        <w:rPr>
          <w:b/>
        </w:rPr>
        <w:t xml:space="preserve"> </w:t>
      </w:r>
      <w:r w:rsidRPr="00D069BA">
        <w:rPr>
          <w:rFonts w:hint="eastAsia"/>
          <w:b/>
        </w:rPr>
        <w:t xml:space="preserve">설정 - </w:t>
      </w:r>
      <w:r w:rsidR="00173F46" w:rsidRPr="00D069BA">
        <w:rPr>
          <w:rFonts w:hint="eastAsia"/>
          <w:b/>
        </w:rPr>
        <w:t>컬러링</w:t>
      </w:r>
      <w:r w:rsidR="00173F46" w:rsidRPr="00D069BA">
        <w:rPr>
          <w:b/>
        </w:rPr>
        <w:t xml:space="preserve"> </w:t>
      </w:r>
      <w:r w:rsidRPr="00D069BA">
        <w:rPr>
          <w:rFonts w:hint="eastAsia"/>
          <w:b/>
        </w:rPr>
        <w:t>디폴트음원</w:t>
      </w:r>
    </w:p>
    <w:p w14:paraId="4B153F95" w14:textId="77777777" w:rsidR="00173F46" w:rsidRPr="00F25773" w:rsidRDefault="00173F46" w:rsidP="002A3410">
      <w:pPr>
        <w:rPr>
          <w:color w:val="548DD4" w:themeColor="text2" w:themeTint="99"/>
        </w:rPr>
      </w:pPr>
      <w:r>
        <w:t>mysql&gt;</w:t>
      </w:r>
      <w:r w:rsidRPr="00F25773">
        <w:rPr>
          <w:color w:val="548DD4" w:themeColor="text2" w:themeTint="99"/>
        </w:rPr>
        <w:t xml:space="preserve"> INSERT INTO `moh_config` VALUES (1,0,0,0,'musiconhold.conf','default','mode','files'); </w:t>
      </w:r>
    </w:p>
    <w:p w14:paraId="093521FB" w14:textId="77777777" w:rsidR="00173F46" w:rsidRDefault="00173F46" w:rsidP="002A3410">
      <w:pPr>
        <w:rPr>
          <w:color w:val="548DD4" w:themeColor="text2" w:themeTint="99"/>
        </w:rPr>
      </w:pPr>
      <w:r>
        <w:t xml:space="preserve">mysql&gt; </w:t>
      </w:r>
      <w:r w:rsidRPr="00F25773">
        <w:rPr>
          <w:color w:val="548DD4" w:themeColor="text2" w:themeTint="99"/>
        </w:rPr>
        <w:t>INSERT INTO `moh_config` VALUES (2,0,0,0,'musiconhold.conf','default','directory','/var/lib/asterisk/moh/');</w:t>
      </w:r>
    </w:p>
    <w:p w14:paraId="56654E68" w14:textId="77777777" w:rsidR="002728B0" w:rsidRPr="00F25773" w:rsidRDefault="002728B0" w:rsidP="002A3410">
      <w:pPr>
        <w:rPr>
          <w:color w:val="548DD4" w:themeColor="text2" w:themeTint="99"/>
        </w:rPr>
      </w:pPr>
    </w:p>
    <w:p w14:paraId="077DDCC7" w14:textId="77777777" w:rsidR="00D069BA" w:rsidRPr="00D069BA" w:rsidRDefault="00D069BA" w:rsidP="002A3410">
      <w:pPr>
        <w:rPr>
          <w:b/>
        </w:rPr>
      </w:pPr>
      <w:r w:rsidRPr="00D069BA">
        <w:rPr>
          <w:rFonts w:hint="eastAsia"/>
          <w:b/>
        </w:rPr>
        <w:t>#녹취 저장 디렉토리 추가</w:t>
      </w:r>
    </w:p>
    <w:p w14:paraId="028B6E7A" w14:textId="77777777" w:rsidR="00D069BA" w:rsidRPr="00F25773" w:rsidRDefault="00D069BA" w:rsidP="00D069BA">
      <w:pPr>
        <w:rPr>
          <w:color w:val="548DD4" w:themeColor="text2" w:themeTint="99"/>
        </w:rPr>
      </w:pPr>
      <w:r>
        <w:t xml:space="preserve">[root@localhost install]# </w:t>
      </w:r>
      <w:r w:rsidRPr="00F25773">
        <w:rPr>
          <w:color w:val="548DD4" w:themeColor="text2" w:themeTint="99"/>
        </w:rPr>
        <w:t>mkdir /data</w:t>
      </w:r>
    </w:p>
    <w:p w14:paraId="3A19E9EE" w14:textId="77777777" w:rsidR="00D069BA" w:rsidRPr="00204F9B" w:rsidRDefault="00D069BA" w:rsidP="002A3410">
      <w:pPr>
        <w:rPr>
          <w:sz w:val="10"/>
          <w:szCs w:val="10"/>
        </w:rPr>
      </w:pPr>
    </w:p>
    <w:p w14:paraId="0F301E5E" w14:textId="77777777" w:rsidR="00204F9B" w:rsidRPr="00204F9B" w:rsidRDefault="00204F9B" w:rsidP="002A3410">
      <w:pPr>
        <w:rPr>
          <w:b/>
        </w:rPr>
      </w:pPr>
      <w:r w:rsidRPr="00204F9B">
        <w:rPr>
          <w:rFonts w:hint="eastAsia"/>
          <w:b/>
        </w:rPr>
        <w:t>#로그디렉토리 추가</w:t>
      </w:r>
    </w:p>
    <w:p w14:paraId="4409AA87" w14:textId="77777777" w:rsidR="00204F9B" w:rsidRDefault="00204F9B" w:rsidP="00204F9B">
      <w:r>
        <w:t>[root@localhost ~]#</w:t>
      </w:r>
      <w:r>
        <w:rPr>
          <w:rFonts w:hint="eastAsia"/>
        </w:rPr>
        <w:t xml:space="preserve"> </w:t>
      </w:r>
      <w:r w:rsidRPr="00481AFF">
        <w:rPr>
          <w:color w:val="548DD4" w:themeColor="text2" w:themeTint="99"/>
        </w:rPr>
        <w:t>mkdir /var/log</w:t>
      </w:r>
      <w:r w:rsidRPr="00481AFF">
        <w:rPr>
          <w:rFonts w:hint="eastAsia"/>
          <w:color w:val="548DD4" w:themeColor="text2" w:themeTint="99"/>
        </w:rPr>
        <w:t>/eicn_log</w:t>
      </w:r>
    </w:p>
    <w:p w14:paraId="41DFE797" w14:textId="77777777" w:rsidR="00204F9B" w:rsidRDefault="00204F9B" w:rsidP="00204F9B">
      <w:r>
        <w:t>[root@localhost ~]#</w:t>
      </w:r>
      <w:r>
        <w:rPr>
          <w:rFonts w:hint="eastAsia"/>
        </w:rPr>
        <w:t xml:space="preserve"> </w:t>
      </w:r>
      <w:r w:rsidRPr="00481AFF">
        <w:rPr>
          <w:rFonts w:hint="eastAsia"/>
          <w:color w:val="548DD4" w:themeColor="text2" w:themeTint="99"/>
        </w:rPr>
        <w:t>mkdir /home/ippbxmng/pid</w:t>
      </w:r>
    </w:p>
    <w:p w14:paraId="45C470EF" w14:textId="77777777" w:rsidR="00D069BA" w:rsidRDefault="00D069BA" w:rsidP="002A3410">
      <w:pPr>
        <w:rPr>
          <w:szCs w:val="20"/>
        </w:rPr>
      </w:pPr>
    </w:p>
    <w:p w14:paraId="1C2D5BF1" w14:textId="77777777" w:rsidR="003C752C" w:rsidRDefault="003C752C" w:rsidP="002A3410">
      <w:pPr>
        <w:rPr>
          <w:b/>
          <w:bCs/>
          <w:szCs w:val="20"/>
        </w:rPr>
      </w:pPr>
      <w:r w:rsidRPr="003C752C">
        <w:rPr>
          <w:rFonts w:hint="eastAsia"/>
          <w:b/>
          <w:bCs/>
          <w:szCs w:val="20"/>
        </w:rPr>
        <w:t>#</w:t>
      </w:r>
      <w:r>
        <w:rPr>
          <w:b/>
          <w:bCs/>
          <w:szCs w:val="20"/>
        </w:rPr>
        <w:t xml:space="preserve"> /</w:t>
      </w:r>
      <w:r>
        <w:rPr>
          <w:rFonts w:hint="eastAsia"/>
          <w:b/>
          <w:bCs/>
          <w:szCs w:val="20"/>
        </w:rPr>
        <w:t>e</w:t>
      </w:r>
      <w:r>
        <w:rPr>
          <w:b/>
          <w:bCs/>
          <w:szCs w:val="20"/>
        </w:rPr>
        <w:t xml:space="preserve">tc/rc.local </w:t>
      </w:r>
      <w:r>
        <w:rPr>
          <w:rFonts w:hint="eastAsia"/>
          <w:b/>
          <w:bCs/>
          <w:szCs w:val="20"/>
        </w:rPr>
        <w:t xml:space="preserve">기능 활성화 </w:t>
      </w:r>
      <w:r>
        <w:rPr>
          <w:b/>
          <w:bCs/>
          <w:szCs w:val="20"/>
        </w:rPr>
        <w:t>(CentOS 7.XX)</w:t>
      </w:r>
    </w:p>
    <w:p w14:paraId="132CDB3C" w14:textId="77777777" w:rsidR="003C752C" w:rsidRDefault="003C752C" w:rsidP="003C752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r</w:t>
      </w:r>
      <w:r>
        <w:t xml:space="preserve">c.local </w:t>
      </w:r>
      <w:r>
        <w:rPr>
          <w:rFonts w:hint="eastAsia"/>
        </w:rPr>
        <w:t>파일 권한 확인</w:t>
      </w:r>
    </w:p>
    <w:p w14:paraId="3AE3467E" w14:textId="77777777" w:rsidR="003C752C" w:rsidRDefault="003C752C" w:rsidP="003C752C">
      <w:r>
        <w:t>[root@shbingtest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>l</w:t>
      </w:r>
      <w:r w:rsidRPr="005607E2">
        <w:rPr>
          <w:color w:val="548DD4" w:themeColor="text2" w:themeTint="99"/>
        </w:rPr>
        <w:t>l /etc/rc.d/rc.local</w:t>
      </w:r>
    </w:p>
    <w:p w14:paraId="3C14245E" w14:textId="77777777" w:rsidR="003C752C" w:rsidRDefault="003C752C" w:rsidP="003C752C">
      <w:r>
        <w:rPr>
          <w:rFonts w:hint="eastAsia"/>
        </w:rPr>
        <w:t>-</w:t>
      </w:r>
      <w:r>
        <w:t>-rw-r—r--. 1 root root 504 Jan 4 11:51 /etc/rc.ld/rc.local</w:t>
      </w:r>
    </w:p>
    <w:p w14:paraId="6BC406C2" w14:textId="77777777" w:rsidR="00E66969" w:rsidRDefault="00E66969" w:rsidP="003C752C"/>
    <w:p w14:paraId="5A442DCC" w14:textId="77777777" w:rsidR="003C752C" w:rsidRDefault="003C752C" w:rsidP="003C752C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r</w:t>
      </w:r>
      <w:r>
        <w:t xml:space="preserve">c.local </w:t>
      </w:r>
      <w:r>
        <w:rPr>
          <w:rFonts w:hint="eastAsia"/>
        </w:rPr>
        <w:t>파일 실행 권한 부여</w:t>
      </w:r>
    </w:p>
    <w:p w14:paraId="049DC58D" w14:textId="77777777" w:rsidR="003C752C" w:rsidRDefault="003C752C" w:rsidP="003C752C">
      <w:r>
        <w:t>[root@shbingtest ~]#</w:t>
      </w:r>
      <w:r>
        <w:rPr>
          <w:rFonts w:hint="eastAsia"/>
        </w:rPr>
        <w:t xml:space="preserve"> </w:t>
      </w:r>
      <w:r w:rsidRPr="005607E2">
        <w:rPr>
          <w:color w:val="548DD4" w:themeColor="text2" w:themeTint="99"/>
        </w:rPr>
        <w:t>chmod +x /etc/rc.d/rc.local</w:t>
      </w:r>
    </w:p>
    <w:p w14:paraId="33B06EEA" w14:textId="77777777" w:rsidR="00E66969" w:rsidRDefault="00E66969" w:rsidP="003C752C"/>
    <w:p w14:paraId="129BE5CC" w14:textId="77777777" w:rsidR="003C752C" w:rsidRDefault="003C752C" w:rsidP="003C752C">
      <w:r>
        <w:rPr>
          <w:rFonts w:hint="eastAsia"/>
        </w:rPr>
        <w:t>-</w:t>
      </w:r>
      <w:r>
        <w:t xml:space="preserve"> rc.local </w:t>
      </w:r>
      <w:r>
        <w:rPr>
          <w:rFonts w:hint="eastAsia"/>
        </w:rPr>
        <w:t>부여한 실행 권한 확인</w:t>
      </w:r>
    </w:p>
    <w:p w14:paraId="01CB6DF9" w14:textId="77777777" w:rsidR="003C752C" w:rsidRDefault="003C752C" w:rsidP="003C752C">
      <w:r>
        <w:t>[root@shbingtest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>l</w:t>
      </w:r>
      <w:r w:rsidRPr="005607E2">
        <w:rPr>
          <w:color w:val="548DD4" w:themeColor="text2" w:themeTint="99"/>
        </w:rPr>
        <w:t>l /etc/rc.d/rc.local</w:t>
      </w:r>
    </w:p>
    <w:p w14:paraId="74469909" w14:textId="77777777" w:rsidR="003C752C" w:rsidRDefault="003C752C" w:rsidP="003C752C">
      <w:r>
        <w:rPr>
          <w:rFonts w:hint="eastAsia"/>
        </w:rPr>
        <w:t>-r</w:t>
      </w:r>
      <w:r>
        <w:t>w</w:t>
      </w:r>
      <w:r w:rsidRPr="003C752C">
        <w:rPr>
          <w:color w:val="FF0000"/>
        </w:rPr>
        <w:t>x</w:t>
      </w:r>
      <w:r>
        <w:t>r-</w:t>
      </w:r>
      <w:r w:rsidRPr="003C752C">
        <w:rPr>
          <w:color w:val="FF0000"/>
        </w:rPr>
        <w:t>x</w:t>
      </w:r>
      <w:r>
        <w:t>r-</w:t>
      </w:r>
      <w:r w:rsidRPr="003C752C">
        <w:rPr>
          <w:color w:val="FF0000"/>
        </w:rPr>
        <w:t>x</w:t>
      </w:r>
      <w:r>
        <w:t>. 1 root root 504 Jan 4 11:51 /etc/rc.d/rc.local</w:t>
      </w:r>
    </w:p>
    <w:p w14:paraId="5369D539" w14:textId="77777777" w:rsidR="003C752C" w:rsidRDefault="003C752C" w:rsidP="002A3410">
      <w:pPr>
        <w:rPr>
          <w:b/>
          <w:bCs/>
          <w:szCs w:val="20"/>
        </w:rPr>
      </w:pPr>
    </w:p>
    <w:p w14:paraId="1E25CC4B" w14:textId="77777777" w:rsidR="00E66969" w:rsidRDefault="00E66969" w:rsidP="002A3410">
      <w:pPr>
        <w:rPr>
          <w:szCs w:val="20"/>
        </w:rPr>
      </w:pPr>
      <w:r w:rsidRPr="00E66969">
        <w:rPr>
          <w:rFonts w:hint="eastAsia"/>
          <w:szCs w:val="20"/>
        </w:rPr>
        <w:t>-</w:t>
      </w:r>
      <w:r w:rsidRPr="00E66969">
        <w:rPr>
          <w:szCs w:val="20"/>
        </w:rPr>
        <w:t xml:space="preserve"> rc.</w:t>
      </w:r>
      <w:r>
        <w:rPr>
          <w:szCs w:val="20"/>
        </w:rPr>
        <w:t xml:space="preserve">local </w:t>
      </w:r>
      <w:r>
        <w:rPr>
          <w:rFonts w:hint="eastAsia"/>
          <w:szCs w:val="20"/>
        </w:rPr>
        <w:t>실행</w:t>
      </w:r>
      <w:r w:rsidR="003A410D">
        <w:rPr>
          <w:rFonts w:hint="eastAsia"/>
          <w:szCs w:val="20"/>
        </w:rPr>
        <w:t xml:space="preserve"> 및 구동 상태 확인</w:t>
      </w:r>
    </w:p>
    <w:p w14:paraId="2B1B11E5" w14:textId="77777777" w:rsidR="00E66969" w:rsidRDefault="00E66969" w:rsidP="002A3410">
      <w:r>
        <w:t xml:space="preserve">[root@shbingtest ~]# </w:t>
      </w:r>
      <w:r w:rsidRPr="005607E2">
        <w:rPr>
          <w:color w:val="548DD4" w:themeColor="text2" w:themeTint="99"/>
        </w:rPr>
        <w:t>systemctl start rc-local.service</w:t>
      </w:r>
    </w:p>
    <w:p w14:paraId="488A3DF5" w14:textId="77777777" w:rsidR="00B97612" w:rsidRDefault="00B97612" w:rsidP="00B97612">
      <w:r>
        <w:t xml:space="preserve">[root@shbingtest ~]# </w:t>
      </w:r>
      <w:r w:rsidRPr="005607E2">
        <w:rPr>
          <w:color w:val="548DD4" w:themeColor="text2" w:themeTint="99"/>
        </w:rPr>
        <w:t>systemctl status rc-local.service</w:t>
      </w:r>
    </w:p>
    <w:p w14:paraId="7A77A995" w14:textId="77777777" w:rsidR="00B97612" w:rsidRPr="00B97612" w:rsidRDefault="00B97612" w:rsidP="00B97612">
      <w:pPr>
        <w:rPr>
          <w:sz w:val="18"/>
          <w:szCs w:val="18"/>
        </w:rPr>
      </w:pPr>
      <w:r w:rsidRPr="00B97612">
        <w:rPr>
          <w:rFonts w:hint="eastAsia"/>
          <w:sz w:val="18"/>
          <w:szCs w:val="18"/>
        </w:rPr>
        <w:t>●</w:t>
      </w:r>
      <w:r w:rsidRPr="00B97612">
        <w:rPr>
          <w:sz w:val="18"/>
          <w:szCs w:val="18"/>
        </w:rPr>
        <w:t xml:space="preserve"> rc-local.service - /etc/rc.d/rc.local Compatibility</w:t>
      </w:r>
    </w:p>
    <w:p w14:paraId="5BB1A134" w14:textId="77777777" w:rsidR="00B97612" w:rsidRPr="00B97612" w:rsidRDefault="00B97612" w:rsidP="00B97612">
      <w:pPr>
        <w:rPr>
          <w:sz w:val="18"/>
          <w:szCs w:val="18"/>
        </w:rPr>
      </w:pPr>
      <w:r w:rsidRPr="00B97612">
        <w:rPr>
          <w:sz w:val="18"/>
          <w:szCs w:val="18"/>
        </w:rPr>
        <w:t xml:space="preserve">   Loaded: loaded (/usr/lib/systemd/system/rc-local.service; enabled; vendor preset: disabled)</w:t>
      </w:r>
    </w:p>
    <w:p w14:paraId="48822D45" w14:textId="77777777" w:rsidR="00B97612" w:rsidRPr="00B97612" w:rsidRDefault="00B97612" w:rsidP="00B97612">
      <w:pPr>
        <w:rPr>
          <w:sz w:val="18"/>
          <w:szCs w:val="18"/>
        </w:rPr>
      </w:pPr>
      <w:r w:rsidRPr="00B97612">
        <w:rPr>
          <w:sz w:val="18"/>
          <w:szCs w:val="18"/>
        </w:rPr>
        <w:t xml:space="preserve">   Active: active (running) since 화 2019-10-08 16:52:21 KST; 6s ago</w:t>
      </w:r>
    </w:p>
    <w:p w14:paraId="450F80B0" w14:textId="77777777" w:rsidR="00B97612" w:rsidRPr="00B97612" w:rsidRDefault="00B97612" w:rsidP="00B97612">
      <w:pPr>
        <w:rPr>
          <w:b/>
          <w:bCs/>
          <w:sz w:val="18"/>
          <w:szCs w:val="18"/>
        </w:rPr>
      </w:pPr>
      <w:r w:rsidRPr="00B97612">
        <w:rPr>
          <w:b/>
          <w:bCs/>
          <w:sz w:val="18"/>
          <w:szCs w:val="18"/>
        </w:rPr>
        <w:t xml:space="preserve">  </w:t>
      </w:r>
      <w:r w:rsidRPr="00B97612">
        <w:rPr>
          <w:b/>
          <w:bCs/>
          <w:color w:val="FF0000"/>
          <w:sz w:val="18"/>
          <w:szCs w:val="18"/>
        </w:rPr>
        <w:t>(</w:t>
      </w:r>
      <w:r w:rsidRPr="00B97612">
        <w:rPr>
          <w:rFonts w:hint="eastAsia"/>
          <w:b/>
          <w:bCs/>
          <w:color w:val="FF0000"/>
          <w:sz w:val="18"/>
          <w:szCs w:val="18"/>
        </w:rPr>
        <w:t>이하생략)</w:t>
      </w:r>
    </w:p>
    <w:p w14:paraId="7EC8CADB" w14:textId="77777777" w:rsidR="003C752C" w:rsidRDefault="003C752C" w:rsidP="002A3410">
      <w:pPr>
        <w:rPr>
          <w:szCs w:val="20"/>
        </w:rPr>
      </w:pPr>
    </w:p>
    <w:p w14:paraId="781B3B7A" w14:textId="77777777" w:rsidR="00E27880" w:rsidRDefault="00E27880" w:rsidP="002A3410">
      <w:pPr>
        <w:rPr>
          <w:szCs w:val="20"/>
        </w:rPr>
      </w:pPr>
      <w:r>
        <w:rPr>
          <w:rFonts w:hint="eastAsia"/>
          <w:szCs w:val="20"/>
        </w:rPr>
        <w:t>-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r</w:t>
      </w:r>
      <w:r>
        <w:rPr>
          <w:szCs w:val="20"/>
        </w:rPr>
        <w:t xml:space="preserve">c.local </w:t>
      </w:r>
      <w:r>
        <w:rPr>
          <w:rFonts w:hint="eastAsia"/>
          <w:szCs w:val="20"/>
        </w:rPr>
        <w:t>서비스 활성화</w:t>
      </w:r>
    </w:p>
    <w:p w14:paraId="47C5A457" w14:textId="77777777" w:rsidR="00E27880" w:rsidRDefault="00E27880" w:rsidP="00E27880">
      <w:r>
        <w:t xml:space="preserve">[root@shbingtest ~]# </w:t>
      </w:r>
      <w:r w:rsidRPr="005607E2">
        <w:rPr>
          <w:color w:val="548DD4" w:themeColor="text2" w:themeTint="99"/>
        </w:rPr>
        <w:t xml:space="preserve">systemctl </w:t>
      </w:r>
      <w:r w:rsidRPr="005607E2">
        <w:rPr>
          <w:rFonts w:hint="eastAsia"/>
          <w:color w:val="548DD4" w:themeColor="text2" w:themeTint="99"/>
        </w:rPr>
        <w:t>e</w:t>
      </w:r>
      <w:r w:rsidRPr="005607E2">
        <w:rPr>
          <w:color w:val="548DD4" w:themeColor="text2" w:themeTint="99"/>
        </w:rPr>
        <w:t>nable rc-local.service</w:t>
      </w:r>
    </w:p>
    <w:p w14:paraId="043E828A" w14:textId="77777777" w:rsidR="00E27880" w:rsidRDefault="00E27880" w:rsidP="00E27880"/>
    <w:p w14:paraId="6D228EF1" w14:textId="77777777" w:rsidR="00E27880" w:rsidRPr="00E27880" w:rsidRDefault="00E27880" w:rsidP="00E27880">
      <w:r>
        <w:rPr>
          <w:rFonts w:hint="eastAsia"/>
        </w:rPr>
        <w:t>-</w:t>
      </w:r>
      <w:r>
        <w:t xml:space="preserve"> rc.local </w:t>
      </w:r>
      <w:r>
        <w:rPr>
          <w:rFonts w:hint="eastAsia"/>
        </w:rPr>
        <w:t>서비스 활성화 상태 확인</w:t>
      </w:r>
    </w:p>
    <w:p w14:paraId="61D2B733" w14:textId="77777777" w:rsidR="00E27880" w:rsidRDefault="00E27880" w:rsidP="002A3410">
      <w:r>
        <w:t xml:space="preserve">[root@shbingtest ~]# </w:t>
      </w:r>
      <w:r w:rsidRPr="005607E2">
        <w:rPr>
          <w:rFonts w:hint="eastAsia"/>
          <w:color w:val="548DD4" w:themeColor="text2" w:themeTint="99"/>
        </w:rPr>
        <w:t>s</w:t>
      </w:r>
      <w:r w:rsidRPr="005607E2">
        <w:rPr>
          <w:color w:val="548DD4" w:themeColor="text2" w:themeTint="99"/>
        </w:rPr>
        <w:t>ystemctl list-unit-files | grep rc.local</w:t>
      </w:r>
    </w:p>
    <w:p w14:paraId="6BCAFEE9" w14:textId="77777777" w:rsidR="00E27880" w:rsidRPr="00E27880" w:rsidRDefault="00E27880" w:rsidP="002A3410">
      <w:pPr>
        <w:rPr>
          <w:szCs w:val="20"/>
        </w:rPr>
      </w:pPr>
      <w:r w:rsidRPr="00E27880">
        <w:rPr>
          <w:color w:val="FF0000"/>
          <w:szCs w:val="20"/>
        </w:rPr>
        <w:t>rc-local</w:t>
      </w:r>
      <w:r w:rsidRPr="00E27880">
        <w:rPr>
          <w:szCs w:val="20"/>
        </w:rPr>
        <w:t>.service                              enabl</w:t>
      </w:r>
      <w:r w:rsidR="00A06E57">
        <w:rPr>
          <w:szCs w:val="20"/>
        </w:rPr>
        <w:t>ed</w:t>
      </w:r>
    </w:p>
    <w:p w14:paraId="65A21340" w14:textId="77777777" w:rsidR="00E27880" w:rsidRPr="00204F9B" w:rsidRDefault="00E27880" w:rsidP="002A3410">
      <w:pPr>
        <w:rPr>
          <w:szCs w:val="20"/>
        </w:rPr>
      </w:pPr>
    </w:p>
    <w:p w14:paraId="15C95997" w14:textId="77777777" w:rsidR="00D069BA" w:rsidRPr="005B526B" w:rsidRDefault="00D069BA" w:rsidP="00D069BA">
      <w:pPr>
        <w:rPr>
          <w:b/>
          <w:lang w:val="fr-FR"/>
        </w:rPr>
      </w:pPr>
      <w:r>
        <w:rPr>
          <w:b/>
          <w:lang w:val="fr-FR"/>
        </w:rPr>
        <w:t xml:space="preserve"># </w:t>
      </w:r>
      <w:r w:rsidRPr="005B526B">
        <w:rPr>
          <w:b/>
          <w:lang w:val="fr-FR"/>
        </w:rPr>
        <w:t xml:space="preserve">rc.local </w:t>
      </w:r>
      <w:r>
        <w:rPr>
          <w:rFonts w:hint="eastAsia"/>
          <w:b/>
        </w:rPr>
        <w:t xml:space="preserve">설정 </w:t>
      </w:r>
      <w:r>
        <w:rPr>
          <w:b/>
        </w:rPr>
        <w:t>–</w:t>
      </w:r>
      <w:r>
        <w:rPr>
          <w:rFonts w:hint="eastAsia"/>
          <w:b/>
        </w:rPr>
        <w:t xml:space="preserve"> 램디스크 부분은 </w:t>
      </w:r>
      <w:r>
        <w:rPr>
          <w:b/>
        </w:rPr>
        <w:t>PBX</w:t>
      </w:r>
      <w:r>
        <w:rPr>
          <w:rFonts w:hint="eastAsia"/>
          <w:b/>
        </w:rPr>
        <w:t>만 해당</w:t>
      </w:r>
    </w:p>
    <w:p w14:paraId="687EB970" w14:textId="77777777" w:rsidR="00D069BA" w:rsidRPr="005B526B" w:rsidRDefault="00D069BA" w:rsidP="00D069BA">
      <w:pPr>
        <w:rPr>
          <w:lang w:val="fr-FR"/>
        </w:rPr>
      </w:pPr>
      <w:r w:rsidRPr="005B526B">
        <w:rPr>
          <w:lang w:val="fr-FR"/>
        </w:rPr>
        <w:t>[root@</w:t>
      </w:r>
      <w:r>
        <w:rPr>
          <w:lang w:val="fr-FR"/>
        </w:rPr>
        <w:t>jaehyun</w:t>
      </w:r>
      <w:r w:rsidRPr="005B526B">
        <w:rPr>
          <w:lang w:val="fr-FR"/>
        </w:rPr>
        <w:t xml:space="preserve"> ~]# </w:t>
      </w:r>
      <w:r w:rsidRPr="00A90F6A">
        <w:rPr>
          <w:color w:val="548DD4" w:themeColor="text2" w:themeTint="99"/>
          <w:lang w:val="fr-FR"/>
        </w:rPr>
        <w:t>vi /etc/rc.local</w:t>
      </w:r>
      <w:r w:rsidRPr="005B526B">
        <w:rPr>
          <w:lang w:val="fr-F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69BA" w14:paraId="27174DDB" w14:textId="77777777" w:rsidTr="00A5757F">
        <w:tc>
          <w:tcPr>
            <w:tcW w:w="10456" w:type="dxa"/>
          </w:tcPr>
          <w:p w14:paraId="609CF7BE" w14:textId="77777777" w:rsidR="00D069BA" w:rsidRPr="00D069BA" w:rsidRDefault="00D069BA" w:rsidP="00327228">
            <w:pPr>
              <w:rPr>
                <w:b/>
                <w:lang w:val="fr-FR"/>
              </w:rPr>
            </w:pPr>
            <w:r w:rsidRPr="00D069BA">
              <w:rPr>
                <w:rFonts w:hint="eastAsia"/>
                <w:b/>
                <w:lang w:val="fr-FR"/>
              </w:rPr>
              <w:t xml:space="preserve"># 백업된 </w:t>
            </w:r>
            <w:r w:rsidRPr="00D069BA">
              <w:rPr>
                <w:b/>
                <w:lang w:val="fr-FR"/>
              </w:rPr>
              <w:t xml:space="preserve">rc.local </w:t>
            </w:r>
            <w:r w:rsidRPr="00D069BA">
              <w:rPr>
                <w:rFonts w:hint="eastAsia"/>
                <w:b/>
                <w:lang w:val="fr-FR"/>
              </w:rPr>
              <w:t>설정 참고.</w:t>
            </w:r>
          </w:p>
          <w:p w14:paraId="00D9301C" w14:textId="77777777" w:rsidR="00D069BA" w:rsidRPr="00694D9B" w:rsidRDefault="00D069BA" w:rsidP="00D069BA">
            <w:pPr>
              <w:rPr>
                <w:lang w:val="fr-FR"/>
              </w:rPr>
            </w:pPr>
            <w:r>
              <w:rPr>
                <w:rFonts w:hint="eastAsia"/>
                <w:lang w:val="fr-FR"/>
              </w:rPr>
              <w:t xml:space="preserve">vi </w:t>
            </w:r>
            <w:r>
              <w:rPr>
                <w:lang w:val="fr-FR"/>
              </w:rPr>
              <w:t>/home/ippbxmng/install/rc.local</w:t>
            </w:r>
          </w:p>
        </w:tc>
      </w:tr>
      <w:tr w:rsidR="00A5757F" w14:paraId="3775CB32" w14:textId="77777777" w:rsidTr="00A5757F">
        <w:tc>
          <w:tcPr>
            <w:tcW w:w="10456" w:type="dxa"/>
          </w:tcPr>
          <w:p w14:paraId="243C64ED" w14:textId="4BD2F689" w:rsidR="00A5757F" w:rsidRDefault="00A5757F" w:rsidP="00A5757F">
            <w:pPr>
              <w:rPr>
                <w:lang w:val="fr-FR"/>
              </w:rPr>
            </w:pPr>
            <w:r w:rsidRPr="008F3977">
              <w:rPr>
                <w:lang w:val="fr-FR"/>
              </w:rPr>
              <w:lastRenderedPageBreak/>
              <w:t>mount -t tmpfs -o size=</w:t>
            </w:r>
            <w:ins w:id="101" w:author="양 성훈" w:date="2023-10-31T16:45:00Z">
              <w:r w:rsidR="00F86382">
                <w:rPr>
                  <w:lang w:val="fr-FR"/>
                </w:rPr>
                <w:t>3</w:t>
              </w:r>
            </w:ins>
            <w:del w:id="102" w:author="양 성훈" w:date="2023-10-31T16:45:00Z">
              <w:r w:rsidRPr="008F3977" w:rsidDel="00F86382">
                <w:rPr>
                  <w:lang w:val="fr-FR"/>
                </w:rPr>
                <w:delText>1</w:delText>
              </w:r>
            </w:del>
            <w:r w:rsidRPr="008F3977">
              <w:rPr>
                <w:lang w:val="fr-FR"/>
              </w:rPr>
              <w:t>G tmpfs /tmp/monit</w:t>
            </w:r>
          </w:p>
          <w:p w14:paraId="3BF89AEF" w14:textId="77777777" w:rsidR="00A5757F" w:rsidRPr="00694D9B" w:rsidRDefault="00A5757F" w:rsidP="00A5757F">
            <w:pPr>
              <w:rPr>
                <w:lang w:val="fr-FR"/>
              </w:rPr>
            </w:pPr>
          </w:p>
          <w:p w14:paraId="4B5C9D90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LANG="ko_KR.UTF-8"</w:t>
            </w:r>
          </w:p>
          <w:p w14:paraId="3B1575E1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LD_LIBRARY_PATH=/usr/local/lib/:/usr/lib</w:t>
            </w:r>
          </w:p>
          <w:p w14:paraId="4158070A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JAVA_HOME=/usr/local/jdk</w:t>
            </w:r>
          </w:p>
          <w:p w14:paraId="6912DD5A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CATALINA_HOME=/usr/local/tomcat</w:t>
            </w:r>
          </w:p>
          <w:p w14:paraId="13C2B3EB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CLASSPATH=$CLASSPATH:/home/ippbxmng/lib/class/</w:t>
            </w:r>
          </w:p>
          <w:p w14:paraId="2F7CF944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CLASSPATH=$CLASSPATH:/home/ippbxmng/lib/</w:t>
            </w:r>
          </w:p>
          <w:p w14:paraId="687376B3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export CLASSPATH=$CLASSPATH:/home/ippbxmng/lib/log4j-1.2.13.jar</w:t>
            </w:r>
          </w:p>
          <w:p w14:paraId="309D986E" w14:textId="08BDF438" w:rsidR="00A5757F" w:rsidRPr="00A5757F" w:rsidRDefault="00A5757F" w:rsidP="00A5757F">
            <w:r w:rsidRPr="00694D9B">
              <w:rPr>
                <w:lang w:val="fr-FR"/>
              </w:rPr>
              <w:t>export CLASSPATH=$CLASSPATH:/home/ippbxmng/lib/my</w:t>
            </w:r>
            <w:r>
              <w:rPr>
                <w:lang w:val="fr-FR"/>
              </w:rPr>
              <w:t>sql-connector-java-</w:t>
            </w:r>
            <w:r w:rsidRPr="00E9458F">
              <w:rPr>
                <w:color w:val="FF0000"/>
              </w:rPr>
              <w:t>8.0.18.jar</w:t>
            </w:r>
          </w:p>
          <w:p w14:paraId="28ED80EA" w14:textId="77777777" w:rsidR="00A5757F" w:rsidRPr="00694D9B" w:rsidRDefault="00A5757F" w:rsidP="00A5757F">
            <w:pPr>
              <w:rPr>
                <w:lang w:val="fr-FR"/>
              </w:rPr>
            </w:pPr>
          </w:p>
          <w:p w14:paraId="3A775964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/etc/init.d/mysqld start</w:t>
            </w:r>
          </w:p>
          <w:p w14:paraId="0FAD16A4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/usr/sbin/asterisk</w:t>
            </w:r>
          </w:p>
          <w:p w14:paraId="7E4A45BA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/home/ippbxmng/lib/start_all.sh</w:t>
            </w:r>
          </w:p>
          <w:p w14:paraId="0261DA99" w14:textId="77777777" w:rsidR="00A5757F" w:rsidRPr="00694D9B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/usr/local/apache/bin/apachectl start</w:t>
            </w:r>
          </w:p>
          <w:p w14:paraId="031CA520" w14:textId="77777777" w:rsidR="00A5757F" w:rsidRDefault="00A5757F" w:rsidP="00A5757F">
            <w:pPr>
              <w:rPr>
                <w:lang w:val="fr-FR"/>
              </w:rPr>
            </w:pPr>
            <w:r w:rsidRPr="00694D9B">
              <w:rPr>
                <w:lang w:val="fr-FR"/>
              </w:rPr>
              <w:t>/usr/local/tomcat/bin/startup.sh</w:t>
            </w:r>
          </w:p>
          <w:p w14:paraId="58545CB7" w14:textId="46739FF2" w:rsidR="007D3BB3" w:rsidRPr="007D3BB3" w:rsidRDefault="007D3BB3" w:rsidP="00A5757F">
            <w:pPr>
              <w:rPr>
                <w:lang w:val="fr-FR"/>
              </w:rPr>
            </w:pPr>
            <w:r w:rsidRPr="007D3BB3">
              <w:rPr>
                <w:lang w:val="fr-FR"/>
              </w:rPr>
              <w:t>/home/ippbxmng/lib/ipcc_chk.</w:t>
            </w:r>
            <w:r>
              <w:rPr>
                <w:lang w:val="fr-FR"/>
              </w:rPr>
              <w:t>sh start</w:t>
            </w:r>
          </w:p>
        </w:tc>
      </w:tr>
    </w:tbl>
    <w:p w14:paraId="3D011A86" w14:textId="77777777" w:rsidR="00D069BA" w:rsidRPr="00D069BA" w:rsidRDefault="00D069BA" w:rsidP="00D069BA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 xml:space="preserve"># </w:t>
      </w:r>
      <w:r w:rsidRPr="00D069BA">
        <w:rPr>
          <w:b/>
          <w:lang w:val="fr-FR"/>
        </w:rPr>
        <w:t xml:space="preserve">profile </w:t>
      </w:r>
      <w:r w:rsidRPr="00D069BA">
        <w:rPr>
          <w:rFonts w:hint="eastAsia"/>
          <w:b/>
          <w:lang w:val="fr-FR"/>
        </w:rPr>
        <w:t xml:space="preserve">설정 </w:t>
      </w:r>
      <w:r w:rsidRPr="00D069BA">
        <w:rPr>
          <w:b/>
          <w:lang w:val="fr-FR"/>
        </w:rPr>
        <w:t xml:space="preserve">– </w:t>
      </w:r>
      <w:r w:rsidRPr="00D069BA">
        <w:rPr>
          <w:rFonts w:hint="eastAsia"/>
          <w:b/>
          <w:lang w:val="fr-FR"/>
        </w:rPr>
        <w:t>시스템환경설정</w:t>
      </w:r>
    </w:p>
    <w:p w14:paraId="6E636CF4" w14:textId="77777777" w:rsidR="00D069BA" w:rsidRPr="00A90F6A" w:rsidRDefault="00D069BA" w:rsidP="00D069BA">
      <w:pPr>
        <w:rPr>
          <w:color w:val="548DD4" w:themeColor="text2" w:themeTint="99"/>
          <w:lang w:val="fr-FR"/>
        </w:rPr>
      </w:pPr>
      <w:r w:rsidRPr="00DC1EA4">
        <w:rPr>
          <w:lang w:val="fr-FR"/>
        </w:rPr>
        <w:t xml:space="preserve">[root@localhost ~]# </w:t>
      </w:r>
      <w:r w:rsidRPr="00A90F6A">
        <w:rPr>
          <w:color w:val="548DD4" w:themeColor="text2" w:themeTint="99"/>
          <w:lang w:val="fr-FR"/>
        </w:rPr>
        <w:t>vi /etc/profile</w:t>
      </w:r>
    </w:p>
    <w:p w14:paraId="7757CA84" w14:textId="77777777" w:rsidR="00D069BA" w:rsidRPr="00BB7D25" w:rsidRDefault="00D069BA" w:rsidP="00D069BA">
      <w:pPr>
        <w:rPr>
          <w:sz w:val="10"/>
          <w:szCs w:val="10"/>
          <w:lang w:val="fr-FR"/>
        </w:rPr>
      </w:pPr>
    </w:p>
    <w:p w14:paraId="7E013025" w14:textId="77777777" w:rsidR="00D069BA" w:rsidRPr="008B66A0" w:rsidRDefault="00D069BA" w:rsidP="00D069BA">
      <w:pPr>
        <w:rPr>
          <w:b/>
          <w:lang w:val="fr-FR"/>
        </w:rPr>
      </w:pPr>
      <w:r w:rsidRPr="008B66A0">
        <w:rPr>
          <w:b/>
          <w:lang w:val="fr-FR"/>
        </w:rPr>
        <w:t># export PATH USER LOGNAME MAIL HOSTNAME HISTSIZE INPUTRC</w:t>
      </w:r>
      <w:r w:rsidRPr="008B66A0">
        <w:rPr>
          <w:rFonts w:hint="eastAsia"/>
          <w:b/>
          <w:lang w:val="fr-FR"/>
        </w:rPr>
        <w:t xml:space="preserve"> 밑에 ippbx setting 추가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069BA" w:rsidRPr="00EA22FF" w14:paraId="4A3CA85D" w14:textId="77777777" w:rsidTr="00221816">
        <w:tc>
          <w:tcPr>
            <w:tcW w:w="9147" w:type="dxa"/>
          </w:tcPr>
          <w:p w14:paraId="0EA107EF" w14:textId="77777777" w:rsidR="00D069BA" w:rsidRPr="00D069BA" w:rsidRDefault="00D069BA" w:rsidP="00D069BA">
            <w:pPr>
              <w:rPr>
                <w:b/>
                <w:lang w:val="fr-FR"/>
              </w:rPr>
            </w:pPr>
            <w:r w:rsidRPr="00D069BA">
              <w:rPr>
                <w:rFonts w:hint="eastAsia"/>
                <w:b/>
                <w:lang w:val="fr-FR"/>
              </w:rPr>
              <w:t xml:space="preserve"># 백업된 </w:t>
            </w:r>
            <w:r>
              <w:rPr>
                <w:b/>
                <w:lang w:val="fr-FR"/>
              </w:rPr>
              <w:t>profile</w:t>
            </w:r>
            <w:r w:rsidRPr="00D069BA">
              <w:rPr>
                <w:b/>
                <w:lang w:val="fr-FR"/>
              </w:rPr>
              <w:t xml:space="preserve"> </w:t>
            </w:r>
            <w:r w:rsidRPr="00D069BA">
              <w:rPr>
                <w:rFonts w:hint="eastAsia"/>
                <w:b/>
                <w:lang w:val="fr-FR"/>
              </w:rPr>
              <w:t>설정 참고.</w:t>
            </w:r>
          </w:p>
          <w:p w14:paraId="52BA257A" w14:textId="77777777" w:rsidR="00D069BA" w:rsidRPr="00EA22FF" w:rsidRDefault="00D069BA" w:rsidP="00D069BA">
            <w:pPr>
              <w:rPr>
                <w:color w:val="FF0000"/>
                <w:lang w:val="fr-FR"/>
              </w:rPr>
            </w:pPr>
            <w:r>
              <w:rPr>
                <w:rFonts w:hint="eastAsia"/>
                <w:lang w:val="fr-FR"/>
              </w:rPr>
              <w:t xml:space="preserve">vi </w:t>
            </w:r>
            <w:r>
              <w:rPr>
                <w:lang w:val="fr-FR"/>
              </w:rPr>
              <w:t>/home/ippbxmng/install/profile</w:t>
            </w:r>
          </w:p>
        </w:tc>
      </w:tr>
      <w:tr w:rsidR="00D069BA" w:rsidRPr="00EA22FF" w14:paraId="3B7C8F8C" w14:textId="77777777" w:rsidTr="00221816">
        <w:tc>
          <w:tcPr>
            <w:tcW w:w="9147" w:type="dxa"/>
          </w:tcPr>
          <w:p w14:paraId="4DC3AB76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# IPPBX SETTING</w:t>
            </w:r>
          </w:p>
          <w:p w14:paraId="6695BD49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JAVA_HOME=/usr/local/jdk</w:t>
            </w:r>
          </w:p>
          <w:p w14:paraId="198B772F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</w:p>
          <w:p w14:paraId="1667FB80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CATALINA_HOME=/usr/local/tomcat</w:t>
            </w:r>
          </w:p>
          <w:p w14:paraId="2E282489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</w:p>
          <w:p w14:paraId="550E56BD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PATH=$PATH:$JAVA_HOME/bin:$CATALINA_HOME/bin</w:t>
            </w:r>
          </w:p>
          <w:p w14:paraId="222268A1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</w:p>
          <w:p w14:paraId="1D14A568" w14:textId="49D6D41E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CLASSPATH=$JAVA_HOME/lib/tools.jar:$JAVA_HOME/lib/servlet-api.jar:$JAVA_HOME/lib/activation.jar:$JAVA_HOME/lib/mail.jar:/home/ippbxmng/lib/:/home/ippbxmng/lib/class:/home/ippbxmng/lib/mysql-connector-java-8.0.18.jar:/home/ippbxmng/lib/jxl.jar:/home/ippbxmng/lib/diotts_class.jar:/home/ippbxmng/lib/poi-3.6-20091214.jar:/home/ippbxmng/lib/poi-contrib-3.6-20091214.jar:/home/ippbxmng/lib/poi-ooxml-3.6-20091214.jar:/home/ippbxmng/lib/poi-scratchpad-3.6-20091214.jar:/home/ippbxmng/lib/poi-ooxml-schemas-3.6-20091214.jar:/home/ippbxmng/lib/xmlbeans-2.3.0.jar:/home/ippbxmng/lib/dom4j-1.6.1.jar:/home/ippbxmng/lib/geronimo-stax-api_1.0_spec-1.0.jar:/home/ippbxmng/lib/commons-net-3.1.jar:/home/ippbxmng/lib/log4j-1.2.13.jar:/home/ippbxmng/lib/PowerASR.jar:/home/ippbxmng/lib/json</w:t>
            </w:r>
            <w:ins w:id="103" w:author="양 성훈" w:date="2023-11-24T10:46:00Z">
              <w:r w:rsidR="001B38E1">
                <w:rPr>
                  <w:color w:val="FF0000"/>
                  <w:lang w:val="fr-FR"/>
                </w:rPr>
                <w:t>-</w:t>
              </w:r>
            </w:ins>
            <w:del w:id="104" w:author="양 성훈" w:date="2023-11-24T10:46:00Z">
              <w:r w:rsidRPr="00444E51" w:rsidDel="001B38E1">
                <w:rPr>
                  <w:color w:val="FF0000"/>
                  <w:lang w:val="fr-FR"/>
                </w:rPr>
                <w:delText>_</w:delText>
              </w:r>
            </w:del>
            <w:r w:rsidRPr="00444E51">
              <w:rPr>
                <w:color w:val="FF0000"/>
                <w:lang w:val="fr-FR"/>
              </w:rPr>
              <w:t>simple-1.1.</w:t>
            </w:r>
            <w:ins w:id="105" w:author="양 성훈" w:date="2023-11-24T10:46:00Z">
              <w:r w:rsidR="001B38E1">
                <w:rPr>
                  <w:color w:val="FF0000"/>
                  <w:lang w:val="fr-FR"/>
                </w:rPr>
                <w:t>1.</w:t>
              </w:r>
            </w:ins>
            <w:r w:rsidRPr="00444E51">
              <w:rPr>
                <w:color w:val="FF0000"/>
                <w:lang w:val="fr-FR"/>
              </w:rPr>
              <w:t>jar</w:t>
            </w:r>
          </w:p>
          <w:p w14:paraId="3C1A541C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</w:p>
          <w:p w14:paraId="59197B08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NODE_PATH=/usr/local/lib/node_modules</w:t>
            </w:r>
          </w:p>
          <w:p w14:paraId="4191B8F9" w14:textId="77777777" w:rsidR="00444E51" w:rsidRPr="00444E51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PATH=${PATH}:/usr/lib:/usr/include:$JAVA_HOME/bin:$CATALINA_HOME/bin:$NODE_PATH</w:t>
            </w:r>
          </w:p>
          <w:p w14:paraId="45FDFA6A" w14:textId="0E7204D9" w:rsidR="00D069BA" w:rsidRPr="00EA22FF" w:rsidRDefault="00444E51" w:rsidP="00444E51">
            <w:pPr>
              <w:rPr>
                <w:color w:val="FF0000"/>
                <w:lang w:val="fr-FR"/>
              </w:rPr>
            </w:pPr>
            <w:r w:rsidRPr="00444E51">
              <w:rPr>
                <w:color w:val="FF0000"/>
                <w:lang w:val="fr-FR"/>
              </w:rPr>
              <w:t>export LD_LIBRARY_PATH=/usr/lib</w:t>
            </w:r>
          </w:p>
        </w:tc>
        <w:bookmarkStart w:id="106" w:name="_GoBack"/>
        <w:bookmarkEnd w:id="106"/>
      </w:tr>
    </w:tbl>
    <w:p w14:paraId="349BBBF0" w14:textId="77777777" w:rsidR="00D069BA" w:rsidRDefault="00D069BA" w:rsidP="00D069BA">
      <w:pPr>
        <w:rPr>
          <w:szCs w:val="20"/>
          <w:lang w:val="fr-FR"/>
        </w:rPr>
      </w:pPr>
    </w:p>
    <w:p w14:paraId="5585A401" w14:textId="77777777" w:rsidR="002B207E" w:rsidRPr="001C6762" w:rsidRDefault="002B207E" w:rsidP="002B207E">
      <w:pPr>
        <w:widowControl/>
        <w:wordWrap/>
        <w:autoSpaceDE/>
        <w:autoSpaceDN/>
        <w:jc w:val="left"/>
        <w:rPr>
          <w:rFonts w:ascii="Calibri" w:eastAsia="굴림" w:hAnsi="Calibri" w:cs="Calibri"/>
          <w:b/>
          <w:bCs/>
          <w:kern w:val="0"/>
          <w:sz w:val="22"/>
          <w:lang w:val="fr-FR"/>
        </w:rPr>
      </w:pPr>
      <w:r w:rsidRPr="001C6762">
        <w:rPr>
          <w:rFonts w:ascii="Calibri" w:eastAsia="굴림" w:hAnsi="Calibri" w:cs="Calibri" w:hint="eastAsia"/>
          <w:b/>
          <w:bCs/>
          <w:kern w:val="0"/>
          <w:sz w:val="22"/>
          <w:lang w:val="fr-FR"/>
        </w:rPr>
        <w:t>#</w:t>
      </w:r>
      <w:r w:rsidRPr="001C6762">
        <w:rPr>
          <w:rFonts w:ascii="Calibri" w:eastAsia="굴림" w:hAnsi="Calibri" w:cs="Calibri"/>
          <w:b/>
          <w:bCs/>
          <w:kern w:val="0"/>
          <w:sz w:val="22"/>
          <w:lang w:val="fr-FR"/>
        </w:rPr>
        <w:t xml:space="preserve"> </w:t>
      </w:r>
      <w:r w:rsidRPr="002B207E">
        <w:rPr>
          <w:rFonts w:ascii="Calibri" w:eastAsia="굴림" w:hAnsi="Calibri" w:cs="Calibri" w:hint="eastAsia"/>
          <w:b/>
          <w:bCs/>
          <w:kern w:val="0"/>
          <w:sz w:val="22"/>
        </w:rPr>
        <w:t>설정내용</w:t>
      </w:r>
      <w:r w:rsidRPr="001C6762">
        <w:rPr>
          <w:rFonts w:ascii="Calibri" w:eastAsia="굴림" w:hAnsi="Calibri" w:cs="Calibri" w:hint="eastAsia"/>
          <w:b/>
          <w:bCs/>
          <w:kern w:val="0"/>
          <w:sz w:val="22"/>
          <w:lang w:val="fr-FR"/>
        </w:rPr>
        <w:t xml:space="preserve"> </w:t>
      </w:r>
      <w:r w:rsidRPr="002B207E">
        <w:rPr>
          <w:rFonts w:ascii="Calibri" w:eastAsia="굴림" w:hAnsi="Calibri" w:cs="Calibri" w:hint="eastAsia"/>
          <w:b/>
          <w:bCs/>
          <w:kern w:val="0"/>
          <w:sz w:val="22"/>
        </w:rPr>
        <w:t>적용</w:t>
      </w:r>
      <w:r w:rsidRPr="001C6762">
        <w:rPr>
          <w:rFonts w:ascii="Calibri" w:eastAsia="굴림" w:hAnsi="Calibri" w:cs="Calibri"/>
          <w:b/>
          <w:bCs/>
          <w:kern w:val="0"/>
          <w:sz w:val="22"/>
          <w:lang w:val="fr-FR"/>
        </w:rPr>
        <w:t> </w:t>
      </w:r>
    </w:p>
    <w:p w14:paraId="02F18E96" w14:textId="77777777" w:rsidR="002B207E" w:rsidRPr="001C6762" w:rsidRDefault="002B207E" w:rsidP="002B207E">
      <w:pPr>
        <w:widowControl/>
        <w:wordWrap/>
        <w:autoSpaceDE/>
        <w:autoSpaceDN/>
        <w:jc w:val="left"/>
        <w:rPr>
          <w:rFonts w:ascii="Calibri" w:eastAsia="굴림" w:hAnsi="Calibri" w:cs="Calibri"/>
          <w:kern w:val="0"/>
          <w:sz w:val="22"/>
          <w:lang w:val="fr-FR"/>
        </w:rPr>
      </w:pPr>
      <w:r w:rsidRPr="001C6762">
        <w:rPr>
          <w:lang w:val="fr-FR"/>
        </w:rPr>
        <w:t>[root@shbingtest local</w:t>
      </w:r>
      <w:r w:rsidRPr="001C6762">
        <w:rPr>
          <w:rFonts w:hint="eastAsia"/>
          <w:lang w:val="fr-FR"/>
        </w:rPr>
        <w:t>]#</w:t>
      </w:r>
      <w:r w:rsidRPr="001C6762">
        <w:rPr>
          <w:lang w:val="fr-FR"/>
        </w:rPr>
        <w:t xml:space="preserve"> </w:t>
      </w:r>
      <w:r w:rsidRPr="001C6762">
        <w:rPr>
          <w:rFonts w:ascii="Calibri" w:eastAsia="굴림" w:hAnsi="Calibri" w:cs="Calibri"/>
          <w:color w:val="0070C0"/>
          <w:kern w:val="0"/>
          <w:sz w:val="22"/>
          <w:lang w:val="fr-FR"/>
        </w:rPr>
        <w:t>source /etc/profile</w:t>
      </w:r>
    </w:p>
    <w:p w14:paraId="07F7CA44" w14:textId="77777777" w:rsidR="002B207E" w:rsidRDefault="002B207E" w:rsidP="00D069BA">
      <w:pPr>
        <w:rPr>
          <w:szCs w:val="20"/>
          <w:lang w:val="fr-FR"/>
        </w:rPr>
      </w:pPr>
    </w:p>
    <w:p w14:paraId="481747E8" w14:textId="77777777" w:rsidR="002B207E" w:rsidRPr="00BB7D25" w:rsidRDefault="002B207E" w:rsidP="00D069BA">
      <w:pPr>
        <w:rPr>
          <w:szCs w:val="20"/>
          <w:lang w:val="fr-FR"/>
        </w:rPr>
      </w:pPr>
    </w:p>
    <w:p w14:paraId="402E5867" w14:textId="77777777" w:rsidR="00D069BA" w:rsidRPr="00D069BA" w:rsidRDefault="00D069BA" w:rsidP="00D069BA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 xml:space="preserve"># setclasspath 설정 </w:t>
      </w:r>
      <w:r w:rsidRPr="00D069BA">
        <w:rPr>
          <w:b/>
          <w:lang w:val="fr-FR"/>
        </w:rPr>
        <w:t>– Tomcat</w:t>
      </w:r>
      <w:r w:rsidRPr="00D069BA">
        <w:rPr>
          <w:rFonts w:hint="eastAsia"/>
          <w:b/>
          <w:lang w:val="fr-FR"/>
        </w:rPr>
        <w:t xml:space="preserve"> 환경설정</w:t>
      </w:r>
    </w:p>
    <w:p w14:paraId="4D023CC3" w14:textId="77777777" w:rsidR="00D069BA" w:rsidRPr="001C6762" w:rsidRDefault="00D069BA" w:rsidP="00D069BA">
      <w:pPr>
        <w:rPr>
          <w:color w:val="548DD4" w:themeColor="text2" w:themeTint="99"/>
          <w:lang w:val="fr-FR"/>
        </w:rPr>
      </w:pPr>
      <w:r w:rsidRPr="001C6762">
        <w:rPr>
          <w:lang w:val="fr-FR"/>
        </w:rPr>
        <w:t xml:space="preserve">[root@localhost ~]# </w:t>
      </w:r>
      <w:r w:rsidRPr="001C6762">
        <w:rPr>
          <w:color w:val="548DD4" w:themeColor="text2" w:themeTint="99"/>
          <w:lang w:val="fr-FR"/>
        </w:rPr>
        <w:t>vi /usr/local/tomcat/bin/setclasspath.sh</w:t>
      </w:r>
    </w:p>
    <w:p w14:paraId="69E1DA68" w14:textId="77777777" w:rsidR="00D069BA" w:rsidRPr="001C6762" w:rsidRDefault="00D069BA" w:rsidP="00D069BA">
      <w:pPr>
        <w:rPr>
          <w:color w:val="548DD4" w:themeColor="text2" w:themeTint="99"/>
          <w:sz w:val="10"/>
          <w:szCs w:val="10"/>
          <w:lang w:val="fr-FR"/>
        </w:rPr>
      </w:pPr>
    </w:p>
    <w:p w14:paraId="1884B242" w14:textId="77777777" w:rsidR="00D069BA" w:rsidRPr="008B66A0" w:rsidRDefault="00D069BA" w:rsidP="00D069BA">
      <w:pPr>
        <w:rPr>
          <w:b/>
        </w:rPr>
      </w:pPr>
      <w:r w:rsidRPr="008B66A0">
        <w:rPr>
          <w:rFonts w:hint="eastAsia"/>
          <w:b/>
        </w:rPr>
        <w:t># 맨마지막에</w:t>
      </w:r>
      <w:r w:rsidRPr="008B66A0">
        <w:rPr>
          <w:b/>
        </w:rPr>
        <w:t xml:space="preserve"> </w:t>
      </w:r>
      <w:r w:rsidRPr="008B66A0">
        <w:rPr>
          <w:rFonts w:hint="eastAsia"/>
          <w:b/>
        </w:rPr>
        <w:t>추가</w:t>
      </w:r>
      <w:r w:rsidR="00EA25AD">
        <w:rPr>
          <w:rFonts w:hint="eastAsia"/>
          <w:b/>
        </w:rPr>
        <w:t xml:space="preserve"> 및 수정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107" w:author="Microsoft 계정" w:date="2023-10-26T10:39:00Z">
          <w:tblPr>
            <w:tblStyle w:val="a6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0456"/>
        <w:tblGridChange w:id="108">
          <w:tblGrid>
            <w:gridCol w:w="10456"/>
          </w:tblGrid>
        </w:tblGridChange>
      </w:tblGrid>
      <w:tr w:rsidR="00D069BA" w:rsidRPr="00EA22FF" w14:paraId="754328B8" w14:textId="77777777" w:rsidTr="001029FC">
        <w:tc>
          <w:tcPr>
            <w:tcW w:w="9127" w:type="dxa"/>
            <w:tcPrChange w:id="109" w:author="Microsoft 계정" w:date="2023-10-26T10:39:00Z">
              <w:tcPr>
                <w:tcW w:w="10456" w:type="dxa"/>
              </w:tcPr>
            </w:tcPrChange>
          </w:tcPr>
          <w:p w14:paraId="35B745B9" w14:textId="77777777" w:rsidR="00D069BA" w:rsidRPr="00D069BA" w:rsidRDefault="00D069BA" w:rsidP="00D069BA">
            <w:pPr>
              <w:rPr>
                <w:b/>
                <w:lang w:val="fr-FR"/>
              </w:rPr>
            </w:pPr>
            <w:r w:rsidRPr="00D069BA">
              <w:rPr>
                <w:rFonts w:hint="eastAsia"/>
                <w:b/>
                <w:lang w:val="fr-FR"/>
              </w:rPr>
              <w:t xml:space="preserve"># 백업된 </w:t>
            </w:r>
            <w:r>
              <w:rPr>
                <w:rFonts w:hint="eastAsia"/>
                <w:b/>
                <w:lang w:val="fr-FR"/>
              </w:rPr>
              <w:t>setclasspath.</w:t>
            </w:r>
            <w:r>
              <w:rPr>
                <w:b/>
                <w:lang w:val="fr-FR"/>
              </w:rPr>
              <w:t>sh</w:t>
            </w:r>
            <w:r>
              <w:rPr>
                <w:rFonts w:hint="eastAsia"/>
                <w:b/>
                <w:lang w:val="fr-FR"/>
              </w:rPr>
              <w:t xml:space="preserve"> </w:t>
            </w:r>
            <w:r w:rsidRPr="00D069BA">
              <w:rPr>
                <w:rFonts w:hint="eastAsia"/>
                <w:b/>
                <w:lang w:val="fr-FR"/>
              </w:rPr>
              <w:t>설정 참고.</w:t>
            </w:r>
          </w:p>
          <w:p w14:paraId="52FAA971" w14:textId="4273AE2E" w:rsidR="00D069BA" w:rsidRPr="00EA22FF" w:rsidRDefault="00D069BA" w:rsidP="00D069BA">
            <w:pPr>
              <w:rPr>
                <w:color w:val="FF0000"/>
              </w:rPr>
            </w:pPr>
            <w:r>
              <w:rPr>
                <w:rFonts w:hint="eastAsia"/>
                <w:lang w:val="fr-FR"/>
              </w:rPr>
              <w:t xml:space="preserve">vi </w:t>
            </w:r>
            <w:r>
              <w:rPr>
                <w:lang w:val="fr-FR"/>
              </w:rPr>
              <w:t>/home/ippbxmng/install/</w:t>
            </w:r>
            <w:r w:rsidRPr="00D069BA">
              <w:rPr>
                <w:lang w:val="fr-FR"/>
              </w:rPr>
              <w:t>setclasspath.sh</w:t>
            </w:r>
            <w:r w:rsidR="00133137">
              <w:rPr>
                <w:lang w:val="fr-FR"/>
              </w:rPr>
              <w:t xml:space="preserve">  - </w:t>
            </w:r>
            <w:r w:rsidR="00133137" w:rsidRPr="00133137">
              <w:rPr>
                <w:rFonts w:hint="eastAsia"/>
                <w:b/>
                <w:lang w:val="fr-FR"/>
              </w:rPr>
              <w:t>밑 내용 중 기존꺼 삭제 후 추가</w:t>
            </w:r>
          </w:p>
        </w:tc>
      </w:tr>
      <w:tr w:rsidR="00D069BA" w:rsidRPr="00EA22FF" w14:paraId="036F6BEA" w14:textId="77777777" w:rsidTr="001029FC">
        <w:tc>
          <w:tcPr>
            <w:tcW w:w="9127" w:type="dxa"/>
            <w:tcPrChange w:id="110" w:author="Microsoft 계정" w:date="2023-10-26T10:39:00Z">
              <w:tcPr>
                <w:tcW w:w="10456" w:type="dxa"/>
              </w:tcPr>
            </w:tcPrChange>
          </w:tcPr>
          <w:p w14:paraId="13D07E89" w14:textId="2E0D8963" w:rsidR="00034B4E" w:rsidRPr="00034B4E" w:rsidDel="00EF6342" w:rsidRDefault="00034B4E" w:rsidP="00034B4E">
            <w:pPr>
              <w:rPr>
                <w:del w:id="111" w:author="박 성진" w:date="2023-03-08T15:46:00Z"/>
                <w:color w:val="FF0000"/>
              </w:rPr>
            </w:pPr>
            <w:del w:id="112" w:author="박 성진" w:date="2023-03-08T15:46:00Z">
              <w:r w:rsidRPr="00034B4E" w:rsidDel="00EF6342">
                <w:rPr>
                  <w:color w:val="FF0000"/>
                </w:rPr>
                <w:delText># Don't override the endorsed dir if the user has set it previously</w:delText>
              </w:r>
            </w:del>
          </w:p>
          <w:p w14:paraId="4092FD93" w14:textId="6B6A71FE" w:rsidR="00034B4E" w:rsidRPr="00034B4E" w:rsidDel="00EF6342" w:rsidRDefault="00034B4E" w:rsidP="00034B4E">
            <w:pPr>
              <w:rPr>
                <w:del w:id="113" w:author="박 성진" w:date="2023-03-08T15:46:00Z"/>
                <w:color w:val="FF0000"/>
              </w:rPr>
            </w:pPr>
            <w:del w:id="114" w:author="박 성진" w:date="2023-03-08T15:46:00Z">
              <w:r w:rsidRPr="00034B4E" w:rsidDel="00EF6342">
                <w:rPr>
                  <w:color w:val="FF0000"/>
                </w:rPr>
                <w:delText>if [ -z "$JAVA_ENDORSED_DIRS" ]; then</w:delText>
              </w:r>
            </w:del>
          </w:p>
          <w:p w14:paraId="6216C5E5" w14:textId="490F0578" w:rsidR="00034B4E" w:rsidRPr="00034B4E" w:rsidDel="00EF6342" w:rsidRDefault="00034B4E" w:rsidP="00034B4E">
            <w:pPr>
              <w:rPr>
                <w:del w:id="115" w:author="박 성진" w:date="2023-03-08T15:46:00Z"/>
                <w:color w:val="FF0000"/>
              </w:rPr>
            </w:pPr>
            <w:del w:id="116" w:author="박 성진" w:date="2023-03-08T15:46:00Z">
              <w:r w:rsidRPr="00034B4E" w:rsidDel="00EF6342">
                <w:rPr>
                  <w:color w:val="FF0000"/>
                </w:rPr>
                <w:delText xml:space="preserve">  # Java 9 no longer supports the java.endorsed.dirs</w:delText>
              </w:r>
            </w:del>
          </w:p>
          <w:p w14:paraId="1EB2C5B3" w14:textId="35F512CF" w:rsidR="00034B4E" w:rsidRPr="00034B4E" w:rsidDel="00EF6342" w:rsidRDefault="00034B4E" w:rsidP="00034B4E">
            <w:pPr>
              <w:rPr>
                <w:del w:id="117" w:author="박 성진" w:date="2023-03-08T15:46:00Z"/>
                <w:color w:val="FF0000"/>
              </w:rPr>
            </w:pPr>
            <w:del w:id="118" w:author="박 성진" w:date="2023-03-08T15:46:00Z">
              <w:r w:rsidRPr="00034B4E" w:rsidDel="00EF6342">
                <w:rPr>
                  <w:color w:val="FF0000"/>
                </w:rPr>
                <w:delText xml:space="preserve">  # system property. Only try to use it if</w:delText>
              </w:r>
            </w:del>
          </w:p>
          <w:p w14:paraId="4B571FE5" w14:textId="36887969" w:rsidR="00034B4E" w:rsidRPr="00034B4E" w:rsidDel="00EF6342" w:rsidRDefault="00034B4E" w:rsidP="00034B4E">
            <w:pPr>
              <w:rPr>
                <w:del w:id="119" w:author="박 성진" w:date="2023-03-08T15:46:00Z"/>
                <w:color w:val="FF0000"/>
              </w:rPr>
            </w:pPr>
            <w:del w:id="120" w:author="박 성진" w:date="2023-03-08T15:46:00Z">
              <w:r w:rsidRPr="00034B4E" w:rsidDel="00EF6342">
                <w:rPr>
                  <w:color w:val="FF0000"/>
                </w:rPr>
                <w:delText xml:space="preserve">  # CATALINA_HOME/endorsed exists.</w:delText>
              </w:r>
            </w:del>
          </w:p>
          <w:p w14:paraId="686F730C" w14:textId="5627E501" w:rsidR="00034B4E" w:rsidRPr="00034B4E" w:rsidDel="00EF6342" w:rsidRDefault="00034B4E" w:rsidP="00034B4E">
            <w:pPr>
              <w:rPr>
                <w:del w:id="121" w:author="박 성진" w:date="2023-03-08T15:46:00Z"/>
                <w:color w:val="FF0000"/>
              </w:rPr>
            </w:pPr>
            <w:del w:id="122" w:author="박 성진" w:date="2023-03-08T15:46:00Z">
              <w:r w:rsidRPr="00034B4E" w:rsidDel="00EF6342">
                <w:rPr>
                  <w:color w:val="FF0000"/>
                </w:rPr>
                <w:delText xml:space="preserve">  if [ -d "$CATALINA_HOME"/endorsed ]; then</w:delText>
              </w:r>
            </w:del>
          </w:p>
          <w:p w14:paraId="169D91EB" w14:textId="543C6684" w:rsidR="00034B4E" w:rsidRPr="00034B4E" w:rsidDel="00EF6342" w:rsidRDefault="00034B4E" w:rsidP="00034B4E">
            <w:pPr>
              <w:rPr>
                <w:del w:id="123" w:author="박 성진" w:date="2023-03-08T15:46:00Z"/>
                <w:color w:val="FF0000"/>
              </w:rPr>
            </w:pPr>
            <w:del w:id="124" w:author="박 성진" w:date="2023-03-08T15:46:00Z">
              <w:r w:rsidRPr="00034B4E" w:rsidDel="00EF6342">
                <w:rPr>
                  <w:color w:val="FF0000"/>
                </w:rPr>
                <w:delText xml:space="preserve">    JAVA_ENDORSED_DIRS="$CATALINA_HOME"/endorsed</w:delText>
              </w:r>
            </w:del>
          </w:p>
          <w:p w14:paraId="35F38FD5" w14:textId="21F0B891" w:rsidR="00034B4E" w:rsidRPr="00034B4E" w:rsidDel="00EF6342" w:rsidRDefault="00034B4E" w:rsidP="00034B4E">
            <w:pPr>
              <w:rPr>
                <w:del w:id="125" w:author="박 성진" w:date="2023-03-08T15:46:00Z"/>
                <w:color w:val="FF0000"/>
              </w:rPr>
            </w:pPr>
            <w:del w:id="126" w:author="박 성진" w:date="2023-03-08T15:46:00Z">
              <w:r w:rsidRPr="00034B4E" w:rsidDel="00EF6342">
                <w:rPr>
                  <w:color w:val="FF0000"/>
                </w:rPr>
                <w:delText xml:space="preserve">  fi</w:delText>
              </w:r>
            </w:del>
          </w:p>
          <w:p w14:paraId="5BE19F57" w14:textId="3D1985CB" w:rsidR="00034B4E" w:rsidRPr="00034B4E" w:rsidDel="00EF6342" w:rsidRDefault="00034B4E" w:rsidP="00034B4E">
            <w:pPr>
              <w:rPr>
                <w:del w:id="127" w:author="박 성진" w:date="2023-03-08T15:46:00Z"/>
                <w:color w:val="FF0000"/>
              </w:rPr>
            </w:pPr>
            <w:del w:id="128" w:author="박 성진" w:date="2023-03-08T15:46:00Z">
              <w:r w:rsidRPr="00034B4E" w:rsidDel="00EF6342">
                <w:rPr>
                  <w:color w:val="FF0000"/>
                </w:rPr>
                <w:delText>fi</w:delText>
              </w:r>
            </w:del>
          </w:p>
          <w:p w14:paraId="79AAB8F3" w14:textId="172E802F" w:rsidR="00034B4E" w:rsidRPr="00034B4E" w:rsidDel="00EF6342" w:rsidRDefault="00034B4E" w:rsidP="00034B4E">
            <w:pPr>
              <w:rPr>
                <w:del w:id="129" w:author="박 성진" w:date="2023-03-08T15:46:00Z"/>
                <w:color w:val="FF0000"/>
              </w:rPr>
            </w:pPr>
          </w:p>
          <w:p w14:paraId="25863525" w14:textId="6A41D956" w:rsidR="00034B4E" w:rsidRPr="00034B4E" w:rsidDel="00EF6342" w:rsidRDefault="00034B4E" w:rsidP="00034B4E">
            <w:pPr>
              <w:rPr>
                <w:del w:id="130" w:author="박 성진" w:date="2023-03-08T15:46:00Z"/>
                <w:color w:val="FF0000"/>
              </w:rPr>
            </w:pPr>
            <w:del w:id="131" w:author="박 성진" w:date="2023-03-08T15:46:00Z">
              <w:r w:rsidRPr="00034B4E" w:rsidDel="00EF6342">
                <w:rPr>
                  <w:color w:val="FF0000"/>
                </w:rPr>
                <w:delText># Set standard commands for invoking Java, if not already set.</w:delText>
              </w:r>
            </w:del>
          </w:p>
          <w:p w14:paraId="28B19174" w14:textId="3BDDCD92" w:rsidR="00034B4E" w:rsidRPr="00034B4E" w:rsidDel="00EF6342" w:rsidRDefault="00034B4E" w:rsidP="00034B4E">
            <w:pPr>
              <w:rPr>
                <w:del w:id="132" w:author="박 성진" w:date="2023-03-08T15:46:00Z"/>
                <w:color w:val="FF0000"/>
              </w:rPr>
            </w:pPr>
            <w:del w:id="133" w:author="박 성진" w:date="2023-03-08T15:46:00Z">
              <w:r w:rsidRPr="00034B4E" w:rsidDel="00EF6342">
                <w:rPr>
                  <w:color w:val="FF0000"/>
                </w:rPr>
                <w:delText>if [ -z "$_RUNJAVA" ]; then</w:delText>
              </w:r>
            </w:del>
          </w:p>
          <w:p w14:paraId="3F25CDC8" w14:textId="53098EDB" w:rsidR="00034B4E" w:rsidRPr="00034B4E" w:rsidDel="00EF6342" w:rsidRDefault="00034B4E" w:rsidP="00034B4E">
            <w:pPr>
              <w:rPr>
                <w:del w:id="134" w:author="박 성진" w:date="2023-03-08T15:46:00Z"/>
                <w:color w:val="FF0000"/>
              </w:rPr>
            </w:pPr>
            <w:del w:id="135" w:author="박 성진" w:date="2023-03-08T15:46:00Z">
              <w:r w:rsidRPr="00034B4E" w:rsidDel="00EF6342">
                <w:rPr>
                  <w:color w:val="FF0000"/>
                </w:rPr>
                <w:delText xml:space="preserve">  _RUNJAVA="$JRE_HOME"/bin/java</w:delText>
              </w:r>
            </w:del>
          </w:p>
          <w:p w14:paraId="285445CD" w14:textId="7870C96D" w:rsidR="00034B4E" w:rsidRPr="00034B4E" w:rsidDel="00EF6342" w:rsidRDefault="00034B4E" w:rsidP="00034B4E">
            <w:pPr>
              <w:rPr>
                <w:del w:id="136" w:author="박 성진" w:date="2023-03-08T15:46:00Z"/>
                <w:color w:val="FF0000"/>
              </w:rPr>
            </w:pPr>
            <w:del w:id="137" w:author="박 성진" w:date="2023-03-08T15:46:00Z">
              <w:r w:rsidRPr="00034B4E" w:rsidDel="00EF6342">
                <w:rPr>
                  <w:color w:val="FF0000"/>
                </w:rPr>
                <w:delText>fi</w:delText>
              </w:r>
            </w:del>
          </w:p>
          <w:p w14:paraId="4406A2A3" w14:textId="18B25B43" w:rsidR="00034B4E" w:rsidRPr="00034B4E" w:rsidDel="00EF6342" w:rsidRDefault="00034B4E" w:rsidP="00034B4E">
            <w:pPr>
              <w:rPr>
                <w:del w:id="138" w:author="박 성진" w:date="2023-03-08T15:46:00Z"/>
                <w:color w:val="FF0000"/>
              </w:rPr>
            </w:pPr>
            <w:del w:id="139" w:author="박 성진" w:date="2023-03-08T15:46:00Z">
              <w:r w:rsidRPr="00034B4E" w:rsidDel="00EF6342">
                <w:rPr>
                  <w:color w:val="FF0000"/>
                </w:rPr>
                <w:delText>if [ "$os400" != "true" ]; then</w:delText>
              </w:r>
            </w:del>
          </w:p>
          <w:p w14:paraId="4D9A26E6" w14:textId="277552B5" w:rsidR="00034B4E" w:rsidRPr="00034B4E" w:rsidDel="00EF6342" w:rsidRDefault="00034B4E" w:rsidP="00034B4E">
            <w:pPr>
              <w:rPr>
                <w:del w:id="140" w:author="박 성진" w:date="2023-03-08T15:46:00Z"/>
                <w:color w:val="FF0000"/>
              </w:rPr>
            </w:pPr>
            <w:del w:id="141" w:author="박 성진" w:date="2023-03-08T15:46:00Z">
              <w:r w:rsidRPr="00034B4E" w:rsidDel="00EF6342">
                <w:rPr>
                  <w:color w:val="FF0000"/>
                </w:rPr>
                <w:delText xml:space="preserve">  if [ -z "$_RUNJDB" ]; then</w:delText>
              </w:r>
            </w:del>
          </w:p>
          <w:p w14:paraId="2DD31DAC" w14:textId="2B21941A" w:rsidR="00034B4E" w:rsidRPr="00034B4E" w:rsidDel="00EF6342" w:rsidRDefault="00034B4E" w:rsidP="00034B4E">
            <w:pPr>
              <w:rPr>
                <w:del w:id="142" w:author="박 성진" w:date="2023-03-08T15:46:00Z"/>
                <w:color w:val="FF0000"/>
              </w:rPr>
            </w:pPr>
            <w:del w:id="143" w:author="박 성진" w:date="2023-03-08T15:46:00Z">
              <w:r w:rsidRPr="00034B4E" w:rsidDel="00EF6342">
                <w:rPr>
                  <w:color w:val="FF0000"/>
                </w:rPr>
                <w:delText xml:space="preserve">    _RUNJDB="$JAVA_HOME"/bin/jdb</w:delText>
              </w:r>
            </w:del>
          </w:p>
          <w:p w14:paraId="17261A57" w14:textId="008A14CC" w:rsidR="00034B4E" w:rsidRPr="00034B4E" w:rsidDel="00EF6342" w:rsidRDefault="00034B4E" w:rsidP="00034B4E">
            <w:pPr>
              <w:rPr>
                <w:del w:id="144" w:author="박 성진" w:date="2023-03-08T15:46:00Z"/>
                <w:color w:val="FF0000"/>
              </w:rPr>
            </w:pPr>
            <w:del w:id="145" w:author="박 성진" w:date="2023-03-08T15:46:00Z">
              <w:r w:rsidRPr="00034B4E" w:rsidDel="00EF6342">
                <w:rPr>
                  <w:color w:val="FF0000"/>
                </w:rPr>
                <w:delText xml:space="preserve">  fi</w:delText>
              </w:r>
            </w:del>
          </w:p>
          <w:p w14:paraId="2BCD40B1" w14:textId="31357AEC" w:rsidR="00034B4E" w:rsidRPr="00034B4E" w:rsidDel="00EF6342" w:rsidRDefault="00034B4E" w:rsidP="00034B4E">
            <w:pPr>
              <w:rPr>
                <w:del w:id="146" w:author="박 성진" w:date="2023-03-08T15:46:00Z"/>
                <w:color w:val="FF0000"/>
              </w:rPr>
            </w:pPr>
            <w:del w:id="147" w:author="박 성진" w:date="2023-03-08T15:46:00Z">
              <w:r w:rsidRPr="00034B4E" w:rsidDel="00EF6342">
                <w:rPr>
                  <w:color w:val="FF0000"/>
                </w:rPr>
                <w:delText>fi</w:delText>
              </w:r>
            </w:del>
          </w:p>
          <w:p w14:paraId="7C378BE8" w14:textId="77777777" w:rsidR="00034B4E" w:rsidRPr="00034B4E" w:rsidRDefault="00034B4E" w:rsidP="00034B4E">
            <w:pPr>
              <w:rPr>
                <w:color w:val="FF0000"/>
              </w:rPr>
            </w:pPr>
          </w:p>
          <w:p w14:paraId="79FF39AA" w14:textId="77777777" w:rsidR="00034B4E" w:rsidRPr="00034B4E" w:rsidRDefault="00034B4E" w:rsidP="00034B4E">
            <w:pPr>
              <w:rPr>
                <w:color w:val="FF0000"/>
              </w:rPr>
            </w:pPr>
            <w:r w:rsidRPr="00034B4E">
              <w:rPr>
                <w:color w:val="FF0000"/>
              </w:rPr>
              <w:t>if [ ! -z "$CLASSPATH" ] ; then</w:t>
            </w:r>
          </w:p>
          <w:p w14:paraId="4F542EA9" w14:textId="77777777" w:rsidR="00034B4E" w:rsidRPr="00034B4E" w:rsidRDefault="00034B4E" w:rsidP="00034B4E">
            <w:pPr>
              <w:rPr>
                <w:color w:val="FF0000"/>
              </w:rPr>
            </w:pPr>
            <w:r w:rsidRPr="00034B4E">
              <w:rPr>
                <w:color w:val="FF0000"/>
              </w:rPr>
              <w:t xml:space="preserve">  CLASSPATH="$CLASSPATH":</w:t>
            </w:r>
          </w:p>
          <w:p w14:paraId="6B8EE5A1" w14:textId="77777777" w:rsidR="00034B4E" w:rsidRPr="00034B4E" w:rsidRDefault="00034B4E" w:rsidP="00034B4E">
            <w:pPr>
              <w:rPr>
                <w:color w:val="FF0000"/>
              </w:rPr>
            </w:pPr>
            <w:r w:rsidRPr="00034B4E">
              <w:rPr>
                <w:color w:val="FF0000"/>
              </w:rPr>
              <w:t>fi</w:t>
            </w:r>
          </w:p>
          <w:p w14:paraId="640C4254" w14:textId="77777777" w:rsidR="00034B4E" w:rsidRPr="00034B4E" w:rsidRDefault="00034B4E" w:rsidP="00034B4E">
            <w:pPr>
              <w:rPr>
                <w:color w:val="FF0000"/>
              </w:rPr>
            </w:pPr>
            <w:r w:rsidRPr="00034B4E">
              <w:rPr>
                <w:color w:val="FF0000"/>
              </w:rPr>
              <w:t>#루트클래스패스 수정-20210902</w:t>
            </w:r>
          </w:p>
          <w:p w14:paraId="45597FA2" w14:textId="01F2ED57" w:rsidR="00034B4E" w:rsidRPr="00034B4E" w:rsidRDefault="00034B4E" w:rsidP="00034B4E">
            <w:pPr>
              <w:rPr>
                <w:color w:val="FF0000"/>
              </w:rPr>
            </w:pPr>
            <w:r w:rsidRPr="00034B4E">
              <w:rPr>
                <w:color w:val="FF0000"/>
              </w:rPr>
              <w:t>CLASSPATH="$CLASSPATH"/home/ippbxmng/lib/class:/home/ippbxmng/lib/mysql-connector-java-8.0.18.jar:/usr/local/jdk/lib/tools.jar:/usr/local/jdk/lib/servlet-api.jar:/usr/local/jdk/lib/mail.jar:/home/ippbxmng/lib/jxl.jar:/home/ippbxmng/lib/diotts_class.jar:/home/ippbxmng/lib/poi-3.6-20091214.jar:/home/ippbxmng/lib/poi-contrib-3.6-20091214.jar:/home/ippbxmng/lib/poi-ooxml-3.6-20091214.jar:/home/ippbxmng/lib/poi-scratchpad-3.6-20091214.jar:/home/ippbxmng/lib/poi-ooxml-schemas-3.6-20091214.jar:/home/ippbxmng/lib/xmlbeans-2.3.0.jar:/home/ippbxmng/lib/dom4j-1.6.1.jar:/home/ippbxmng/lib/geronimo-stax-api_1.0_spec-1.0.jar:/home/ippbxmng/lib/json</w:t>
            </w:r>
            <w:ins w:id="148" w:author="양 성훈" w:date="2023-11-24T10:46:00Z">
              <w:r w:rsidR="001B38E1">
                <w:rPr>
                  <w:color w:val="FF0000"/>
                </w:rPr>
                <w:t>-</w:t>
              </w:r>
            </w:ins>
            <w:del w:id="149" w:author="양 성훈" w:date="2023-11-24T10:46:00Z">
              <w:r w:rsidRPr="00034B4E" w:rsidDel="001B38E1">
                <w:rPr>
                  <w:color w:val="FF0000"/>
                </w:rPr>
                <w:delText>_</w:delText>
              </w:r>
            </w:del>
            <w:r w:rsidRPr="00034B4E">
              <w:rPr>
                <w:color w:val="FF0000"/>
              </w:rPr>
              <w:t>simple-1.1.</w:t>
            </w:r>
            <w:ins w:id="150" w:author="양 성훈" w:date="2023-11-24T10:45:00Z">
              <w:r w:rsidR="001B38E1">
                <w:rPr>
                  <w:color w:val="FF0000"/>
                </w:rPr>
                <w:t>1.</w:t>
              </w:r>
            </w:ins>
            <w:r w:rsidRPr="00034B4E">
              <w:rPr>
                <w:color w:val="FF0000"/>
              </w:rPr>
              <w:t>jar:/home/ippbxmng/lib/sitemesh-2.4.2.jar:/home/ippbxmng/lib/commons-fileupload-1.3.2.jar:/home/ippbxmng/lib/commons-io-2.5.jar</w:t>
            </w:r>
          </w:p>
          <w:p w14:paraId="54FCDB21" w14:textId="58CEE267" w:rsidR="00D069BA" w:rsidRPr="00034B4E" w:rsidRDefault="00D069BA" w:rsidP="00591267">
            <w:pPr>
              <w:rPr>
                <w:color w:val="FF0000"/>
              </w:rPr>
            </w:pPr>
          </w:p>
        </w:tc>
      </w:tr>
    </w:tbl>
    <w:p w14:paraId="648BAB33" w14:textId="204F634D" w:rsidR="00D069BA" w:rsidRDefault="00D069BA" w:rsidP="009657C1">
      <w:pPr>
        <w:tabs>
          <w:tab w:val="left" w:pos="1430"/>
        </w:tabs>
      </w:pPr>
    </w:p>
    <w:p w14:paraId="42174D2D" w14:textId="77777777" w:rsidR="009657C1" w:rsidRDefault="009657C1" w:rsidP="009657C1">
      <w:pPr>
        <w:rPr>
          <w:b/>
          <w:lang w:val="fr-FR"/>
        </w:rPr>
      </w:pPr>
    </w:p>
    <w:p w14:paraId="12F886C6" w14:textId="77777777" w:rsidR="009657C1" w:rsidRPr="001B38E1" w:rsidRDefault="009657C1" w:rsidP="009657C1">
      <w:pPr>
        <w:rPr>
          <w:b/>
          <w:lang w:val="fr-FR"/>
          <w:rPrChange w:id="151" w:author="양 성훈" w:date="2023-11-24T10:45:00Z">
            <w:rPr>
              <w:b/>
              <w:lang w:val="fr-FR"/>
            </w:rPr>
          </w:rPrChange>
        </w:rPr>
      </w:pPr>
    </w:p>
    <w:p w14:paraId="63572215" w14:textId="77777777" w:rsidR="009657C1" w:rsidRPr="001B38E1" w:rsidRDefault="009657C1" w:rsidP="009657C1">
      <w:pPr>
        <w:rPr>
          <w:b/>
          <w:lang w:val="fr-FR"/>
          <w:rPrChange w:id="152" w:author="양 성훈" w:date="2023-11-24T10:46:00Z">
            <w:rPr>
              <w:b/>
              <w:lang w:val="fr-FR"/>
            </w:rPr>
          </w:rPrChange>
        </w:rPr>
      </w:pPr>
    </w:p>
    <w:p w14:paraId="454C27FE" w14:textId="3845D343" w:rsidR="009657C1" w:rsidRPr="00D069BA" w:rsidRDefault="009657C1" w:rsidP="009657C1">
      <w:pPr>
        <w:rPr>
          <w:b/>
          <w:lang w:val="fr-FR"/>
        </w:rPr>
      </w:pPr>
      <w:r w:rsidRPr="00D069BA">
        <w:rPr>
          <w:rFonts w:hint="eastAsia"/>
          <w:b/>
          <w:lang w:val="fr-FR"/>
        </w:rPr>
        <w:t xml:space="preserve"># </w:t>
      </w:r>
      <w:r>
        <w:rPr>
          <w:b/>
          <w:lang w:val="fr-FR"/>
        </w:rPr>
        <w:t>setenv</w:t>
      </w:r>
      <w:r w:rsidRPr="00D069BA">
        <w:rPr>
          <w:rFonts w:hint="eastAsia"/>
          <w:b/>
          <w:lang w:val="fr-FR"/>
        </w:rPr>
        <w:t xml:space="preserve"> 설정 </w:t>
      </w:r>
      <w:r w:rsidRPr="00D069BA">
        <w:rPr>
          <w:b/>
          <w:lang w:val="fr-FR"/>
        </w:rPr>
        <w:t>– Tomcat</w:t>
      </w:r>
      <w:r w:rsidRPr="00D069BA">
        <w:rPr>
          <w:rFonts w:hint="eastAsia"/>
          <w:b/>
          <w:lang w:val="fr-FR"/>
        </w:rPr>
        <w:t xml:space="preserve"> 환경설정</w:t>
      </w:r>
    </w:p>
    <w:p w14:paraId="7FCC156B" w14:textId="7F1D7893" w:rsidR="00C30695" w:rsidRPr="00C30695" w:rsidRDefault="009657C1" w:rsidP="009657C1">
      <w:pPr>
        <w:rPr>
          <w:color w:val="548DD4" w:themeColor="text2" w:themeTint="99"/>
          <w:lang w:val="fr-FR"/>
        </w:rPr>
      </w:pPr>
      <w:r w:rsidRPr="001C6762">
        <w:rPr>
          <w:lang w:val="fr-FR"/>
        </w:rPr>
        <w:t xml:space="preserve">[root@localhost ~]# </w:t>
      </w:r>
      <w:r w:rsidRPr="001C6762">
        <w:rPr>
          <w:color w:val="548DD4" w:themeColor="text2" w:themeTint="99"/>
          <w:lang w:val="fr-FR"/>
        </w:rPr>
        <w:t>vi /usr/</w:t>
      </w:r>
      <w:r>
        <w:rPr>
          <w:color w:val="548DD4" w:themeColor="text2" w:themeTint="99"/>
          <w:lang w:val="fr-FR"/>
        </w:rPr>
        <w:t>local/tomcat/bin/</w:t>
      </w:r>
      <w:r w:rsidRPr="009657C1">
        <w:rPr>
          <w:color w:val="548DD4" w:themeColor="text2" w:themeTint="99"/>
          <w:lang w:val="fr-FR"/>
        </w:rPr>
        <w:t>setenv.</w:t>
      </w:r>
      <w:r w:rsidR="00C30695">
        <w:rPr>
          <w:color w:val="548DD4" w:themeColor="text2" w:themeTint="99"/>
          <w:lang w:val="fr-FR"/>
        </w:rPr>
        <w:t xml:space="preserve">sh – </w:t>
      </w:r>
      <w:r w:rsidR="00C30695" w:rsidRPr="00C30695">
        <w:rPr>
          <w:color w:val="FF0000"/>
          <w:lang w:val="fr-FR"/>
        </w:rPr>
        <w:t>2022.11</w:t>
      </w:r>
      <w:r w:rsidR="00C30695" w:rsidRPr="00C30695">
        <w:rPr>
          <w:rFonts w:hint="eastAsia"/>
          <w:color w:val="FF0000"/>
          <w:lang w:val="fr-FR"/>
        </w:rPr>
        <w:t>.</w:t>
      </w:r>
      <w:r w:rsidR="00C30695" w:rsidRPr="00C30695">
        <w:rPr>
          <w:color w:val="FF0000"/>
          <w:lang w:val="fr-FR"/>
        </w:rPr>
        <w:t xml:space="preserve">15 </w:t>
      </w:r>
      <w:r w:rsidR="00C30695" w:rsidRPr="00C30695">
        <w:rPr>
          <w:rFonts w:hint="eastAsia"/>
          <w:color w:val="FF0000"/>
          <w:lang w:val="fr-FR"/>
        </w:rPr>
        <w:t>추가 건</w:t>
      </w:r>
    </w:p>
    <w:p w14:paraId="20A131D4" w14:textId="2E4C85E9" w:rsidR="009657C1" w:rsidRDefault="00C30695" w:rsidP="00C30695">
      <w:pPr>
        <w:pStyle w:val="a9"/>
        <w:numPr>
          <w:ilvl w:val="0"/>
          <w:numId w:val="20"/>
        </w:numPr>
        <w:tabs>
          <w:tab w:val="left" w:pos="1430"/>
        </w:tabs>
        <w:ind w:leftChars="0"/>
      </w:pPr>
      <w:r w:rsidRPr="00C30695">
        <w:rPr>
          <w:rFonts w:hint="eastAsia"/>
          <w:b/>
          <w:lang w:val="fr-FR"/>
        </w:rPr>
        <w:t>밑 내용 중 기존꺼 삭제 후 추가</w:t>
      </w:r>
    </w:p>
    <w:tbl>
      <w:tblPr>
        <w:tblStyle w:val="a6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9657C1" w:rsidRPr="00EA22FF" w14:paraId="043D634E" w14:textId="77777777" w:rsidTr="00C30695">
        <w:trPr>
          <w:trHeight w:val="1362"/>
        </w:trPr>
        <w:tc>
          <w:tcPr>
            <w:tcW w:w="10615" w:type="dxa"/>
          </w:tcPr>
          <w:p w14:paraId="199C65BF" w14:textId="7EC6ABAB" w:rsidR="00C30695" w:rsidRDefault="00C30695" w:rsidP="00C30695">
            <w:pPr>
              <w:rPr>
                <w:color w:val="FF0000"/>
              </w:rPr>
            </w:pPr>
            <w:r>
              <w:rPr>
                <w:color w:val="FF0000"/>
              </w:rPr>
              <w:t>#! /bin/sh</w:t>
            </w:r>
          </w:p>
          <w:p w14:paraId="5FACB5EC" w14:textId="77777777" w:rsidR="00C30695" w:rsidRPr="00C30695" w:rsidRDefault="00C30695" w:rsidP="00C30695">
            <w:pPr>
              <w:rPr>
                <w:color w:val="FF0000"/>
              </w:rPr>
            </w:pPr>
          </w:p>
          <w:p w14:paraId="1DDEB7C9" w14:textId="1FF81027" w:rsidR="009657C1" w:rsidRPr="00EA22FF" w:rsidRDefault="00C30695" w:rsidP="00C30695">
            <w:pPr>
              <w:rPr>
                <w:color w:val="FF0000"/>
              </w:rPr>
            </w:pPr>
            <w:r w:rsidRPr="00C30695">
              <w:rPr>
                <w:color w:val="FF0000"/>
              </w:rPr>
              <w:t>export JAVA_OPTS="$JAVA_OPTS -Dspring.profiles.active=stage -Dsun.jnu.encoding=UTF-8 -Dfile.encoding=UTF-8"</w:t>
            </w:r>
          </w:p>
        </w:tc>
      </w:tr>
    </w:tbl>
    <w:p w14:paraId="630155F9" w14:textId="77777777" w:rsidR="009657C1" w:rsidRPr="00D069BA" w:rsidRDefault="009657C1" w:rsidP="009657C1">
      <w:pPr>
        <w:tabs>
          <w:tab w:val="left" w:pos="1430"/>
        </w:tabs>
      </w:pPr>
    </w:p>
    <w:p w14:paraId="5D33B066" w14:textId="77777777" w:rsidR="00D069BA" w:rsidRDefault="00BB7D25" w:rsidP="002A3410">
      <w:pPr>
        <w:rPr>
          <w:b/>
        </w:rPr>
      </w:pPr>
      <w:r w:rsidRPr="00BB7D25">
        <w:rPr>
          <w:rFonts w:hint="eastAsia"/>
          <w:b/>
        </w:rPr>
        <w:t xml:space="preserve">#eicn툴 적용 </w:t>
      </w:r>
      <w:r w:rsidRPr="00BB7D25">
        <w:rPr>
          <w:b/>
        </w:rPr>
        <w:t xml:space="preserve">– </w:t>
      </w:r>
      <w:r w:rsidRPr="00BB7D25">
        <w:rPr>
          <w:rFonts w:hint="eastAsia"/>
          <w:b/>
        </w:rPr>
        <w:t>프로세스 감시모니터</w:t>
      </w:r>
    </w:p>
    <w:p w14:paraId="23030FF9" w14:textId="77777777" w:rsidR="00376E4B" w:rsidRDefault="000E304A" w:rsidP="002A3410">
      <w:r>
        <w:t xml:space="preserve">[root@localhost ~]# </w:t>
      </w:r>
      <w:r w:rsidRPr="005607E2">
        <w:rPr>
          <w:color w:val="548DD4" w:themeColor="text2" w:themeTint="99"/>
        </w:rPr>
        <w:t>mv /usr/local/src/eicn_centos7 /home/ippbxmng/lib/eicn</w:t>
      </w:r>
    </w:p>
    <w:p w14:paraId="478891E8" w14:textId="77777777" w:rsidR="000E304A" w:rsidRPr="00BB7D25" w:rsidRDefault="000E304A" w:rsidP="002A3410">
      <w:pPr>
        <w:rPr>
          <w:b/>
        </w:rPr>
      </w:pPr>
      <w:r>
        <w:t xml:space="preserve">[root@localhost ~]# </w:t>
      </w:r>
      <w:r w:rsidRPr="005607E2">
        <w:rPr>
          <w:color w:val="548DD4" w:themeColor="text2" w:themeTint="99"/>
        </w:rPr>
        <w:t>chmod 755 /home/ippbxmng/lib/eicn</w:t>
      </w:r>
    </w:p>
    <w:p w14:paraId="5D5251F0" w14:textId="77777777" w:rsidR="00BB7D25" w:rsidRDefault="00BB7D25" w:rsidP="002A3410">
      <w:pPr>
        <w:rPr>
          <w:color w:val="548DD4" w:themeColor="text2" w:themeTint="99"/>
        </w:rPr>
      </w:pPr>
      <w:r>
        <w:t xml:space="preserve">[root@localhost ~]# </w:t>
      </w:r>
      <w:r w:rsidRPr="00481AFF">
        <w:rPr>
          <w:color w:val="548DD4" w:themeColor="text2" w:themeTint="99"/>
        </w:rPr>
        <w:t>ln -s /home/ippbxmng/lib/eicn /</w:t>
      </w:r>
      <w:r w:rsidRPr="00481AFF">
        <w:rPr>
          <w:rFonts w:hint="eastAsia"/>
          <w:color w:val="548DD4" w:themeColor="text2" w:themeTint="99"/>
        </w:rPr>
        <w:t>bin/eicn</w:t>
      </w:r>
    </w:p>
    <w:p w14:paraId="3A1E4A2A" w14:textId="77777777" w:rsidR="00485491" w:rsidRPr="00107A35" w:rsidRDefault="00485491" w:rsidP="002A3410"/>
    <w:p w14:paraId="37100F44" w14:textId="77777777" w:rsidR="007375A8" w:rsidRPr="007375A8" w:rsidRDefault="007375A8" w:rsidP="002A3410">
      <w:pPr>
        <w:rPr>
          <w:b/>
        </w:rPr>
      </w:pPr>
      <w:r w:rsidRPr="007375A8">
        <w:rPr>
          <w:rFonts w:hint="eastAsia"/>
          <w:b/>
        </w:rPr>
        <w:t># 시스템 백업설정(</w:t>
      </w:r>
      <w:r w:rsidRPr="007375A8">
        <w:rPr>
          <w:rFonts w:hint="eastAsia"/>
          <w:b/>
          <w:u w:val="single"/>
        </w:rPr>
        <w:t xml:space="preserve">마지막부분 </w:t>
      </w:r>
      <w:r w:rsidRPr="007375A8">
        <w:rPr>
          <w:b/>
          <w:u w:val="single"/>
        </w:rPr>
        <w:t>xxxxxx</w:t>
      </w:r>
      <w:r w:rsidRPr="007375A8">
        <w:rPr>
          <w:rFonts w:hint="eastAsia"/>
          <w:b/>
          <w:u w:val="single"/>
        </w:rPr>
        <w:t>는 모니터서버에 등록한 도메인으로 수정</w:t>
      </w:r>
      <w:r w:rsidRPr="007375A8">
        <w:rPr>
          <w:rFonts w:hint="eastAsia"/>
          <w:b/>
        </w:rPr>
        <w:t xml:space="preserve">) </w:t>
      </w:r>
      <w:r w:rsidRPr="007375A8">
        <w:rPr>
          <w:b/>
        </w:rPr>
        <w:t xml:space="preserve">– </w:t>
      </w:r>
      <w:r w:rsidRPr="007375A8">
        <w:rPr>
          <w:rFonts w:hint="eastAsia"/>
          <w:b/>
        </w:rPr>
        <w:t xml:space="preserve">HA시 Active에만 설정 </w:t>
      </w:r>
    </w:p>
    <w:p w14:paraId="7E266DA7" w14:textId="77777777" w:rsidR="00173F46" w:rsidRDefault="00173F46" w:rsidP="002A3410">
      <w:r>
        <w:t xml:space="preserve">[root@localhost ~]# </w:t>
      </w:r>
      <w:r w:rsidRPr="00F25773">
        <w:rPr>
          <w:color w:val="548DD4" w:themeColor="text2" w:themeTint="99"/>
        </w:rPr>
        <w:t>mkdir ~ippbxmng/BACKUP</w:t>
      </w:r>
    </w:p>
    <w:p w14:paraId="2349AA96" w14:textId="77777777" w:rsidR="00173F46" w:rsidRDefault="00173F46" w:rsidP="002A3410">
      <w:r>
        <w:lastRenderedPageBreak/>
        <w:t xml:space="preserve">[root@localhost ~]# </w:t>
      </w:r>
      <w:r w:rsidRPr="00F25773">
        <w:rPr>
          <w:color w:val="548DD4" w:themeColor="text2" w:themeTint="99"/>
        </w:rPr>
        <w:t>vi ~ippbxmng/backup.sh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59B8" w14:paraId="0E0656E6" w14:textId="77777777" w:rsidTr="00221816">
        <w:tc>
          <w:tcPr>
            <w:tcW w:w="10456" w:type="dxa"/>
          </w:tcPr>
          <w:p w14:paraId="5C220D57" w14:textId="77777777" w:rsidR="00133BAE" w:rsidRDefault="00133BAE" w:rsidP="00133BAE">
            <w:r>
              <w:t>#!/bin/bash</w:t>
            </w:r>
          </w:p>
          <w:p w14:paraId="21669C12" w14:textId="77777777" w:rsidR="00133BAE" w:rsidRDefault="00133BAE" w:rsidP="00133BAE">
            <w:r>
              <w:t>. ~ippbxmng/.bash_profile</w:t>
            </w:r>
          </w:p>
          <w:p w14:paraId="787E33BB" w14:textId="77777777" w:rsidR="00133BAE" w:rsidRDefault="00133BAE" w:rsidP="00133BAE">
            <w:r>
              <w:t xml:space="preserve"> </w:t>
            </w:r>
          </w:p>
          <w:p w14:paraId="1C937AEE" w14:textId="77777777" w:rsidR="00133BAE" w:rsidRDefault="00133BAE" w:rsidP="00133BAE">
            <w:r>
              <w:t>#DATE=`/bin/date +%Y-%w`</w:t>
            </w:r>
          </w:p>
          <w:p w14:paraId="60DFC8D0" w14:textId="77777777" w:rsidR="00133BAE" w:rsidRDefault="00133BAE" w:rsidP="00133BAE">
            <w:r>
              <w:t>DATE=`/bin/date +%F`</w:t>
            </w:r>
          </w:p>
          <w:p w14:paraId="0427B0ED" w14:textId="77777777" w:rsidR="00133BAE" w:rsidRDefault="00133BAE" w:rsidP="00133BAE">
            <w:r>
              <w:t>DATE1=`/bin/date +%A`</w:t>
            </w:r>
          </w:p>
          <w:p w14:paraId="01BB3404" w14:textId="77777777" w:rsidR="00133BAE" w:rsidRDefault="00133BAE" w:rsidP="00133BAE">
            <w:r>
              <w:t xml:space="preserve"> </w:t>
            </w:r>
          </w:p>
          <w:p w14:paraId="05C72E9C" w14:textId="77777777" w:rsidR="00133BAE" w:rsidRDefault="00133BAE" w:rsidP="00133BAE">
            <w:r>
              <w:t>mkdir -p /home/ippbxmng/BACKUP/</w:t>
            </w:r>
          </w:p>
          <w:p w14:paraId="4553D025" w14:textId="77777777" w:rsidR="00133BAE" w:rsidRDefault="00133BAE" w:rsidP="00133BAE">
            <w:r>
              <w:t xml:space="preserve"> </w:t>
            </w:r>
          </w:p>
          <w:p w14:paraId="3B64F220" w14:textId="77777777" w:rsidR="00133BAE" w:rsidRDefault="00133BAE" w:rsidP="00133BAE">
            <w:r>
              <w:t>/bin/\rm /home/ippbxmng/BACKUP/*</w:t>
            </w:r>
          </w:p>
          <w:p w14:paraId="2AA98640" w14:textId="77777777" w:rsidR="00133BAE" w:rsidRDefault="00133BAE" w:rsidP="00133BAE">
            <w:r>
              <w:t>/bin/cp /etc/hosts /home/ippbxmng/BACKUP/</w:t>
            </w:r>
          </w:p>
          <w:p w14:paraId="449009CF" w14:textId="77777777" w:rsidR="00133BAE" w:rsidRDefault="00133BAE" w:rsidP="00133BAE">
            <w:r>
              <w:t>/bin/cp /etc/sysconfig/iptables /home/ippbxmng/BACKUP/</w:t>
            </w:r>
          </w:p>
          <w:p w14:paraId="64D52BC1" w14:textId="77777777" w:rsidR="00133BAE" w:rsidRDefault="00133BAE" w:rsidP="00133BAE">
            <w:r>
              <w:t>/bin/tar cvfz /home/ippbxmng/BACKUP/CONF.$DATE.tar.gz /etc/asterisk</w:t>
            </w:r>
          </w:p>
          <w:p w14:paraId="60FC77FB" w14:textId="77777777" w:rsidR="00133BAE" w:rsidRDefault="00133BAE" w:rsidP="00133BAE">
            <w:r>
              <w:t>/bin/tar cvfz /home/ippbxmng/BACKUP/WEB.$DATE.tar.gz /usr/local/tomcat/webapps/ipcc</w:t>
            </w:r>
          </w:p>
          <w:p w14:paraId="5093D577" w14:textId="77777777" w:rsidR="00133BAE" w:rsidRDefault="00133BAE" w:rsidP="00133BAE">
            <w:r>
              <w:t>/bin/tar cvfz /home/ippbxmng/BACKUP/MONWEB.$DATE.tar.gz /usr/local/tomcat/webapps/monit</w:t>
            </w:r>
          </w:p>
          <w:p w14:paraId="527104AE" w14:textId="77777777" w:rsidR="00133BAE" w:rsidRDefault="00133BAE" w:rsidP="00133BAE">
            <w:r>
              <w:t>/bin/tar cvfz /home/ippbxmng/BACKUP/SRC.$DATE.tar.gz /home/ippbxmng/src/</w:t>
            </w:r>
          </w:p>
          <w:p w14:paraId="54CD67DE" w14:textId="77777777" w:rsidR="00133BAE" w:rsidRDefault="00133BAE" w:rsidP="00133BAE">
            <w:r>
              <w:t>/bin/tar cvfz /home/ippbxmng/BACKUP/LIB.$DATE.tar.gz /home/ippbxmng/lib/</w:t>
            </w:r>
          </w:p>
          <w:p w14:paraId="671695A0" w14:textId="77777777" w:rsidR="00133BAE" w:rsidRDefault="00133BAE" w:rsidP="00133BAE"/>
          <w:p w14:paraId="6876FD21" w14:textId="77777777" w:rsidR="00133BAE" w:rsidRDefault="00133BAE" w:rsidP="00133BAE">
            <w:r>
              <w:t>/bin/tar cvfz /home/ippbxmng/BACKUP/ARS_SOUND.$DATE.tar.gz /var/lib/asterisk/sounds/ars</w:t>
            </w:r>
          </w:p>
          <w:p w14:paraId="37D9CB4E" w14:textId="77777777" w:rsidR="00133BAE" w:rsidRDefault="00133BAE" w:rsidP="00133BAE">
            <w:r>
              <w:t>/bin/tar cvfz /home/ippbxmng/BACKUP/MOH_SOUND.$DATE.tar.gz /var/lib/asterisk/moh</w:t>
            </w:r>
          </w:p>
          <w:p w14:paraId="395953E4" w14:textId="77777777" w:rsidR="00133BAE" w:rsidRDefault="00133BAE" w:rsidP="00133BAE">
            <w:r>
              <w:t>/bin/cp /etc/profile /home/ippbxmng/BACKUP/</w:t>
            </w:r>
          </w:p>
          <w:p w14:paraId="32F42287" w14:textId="77777777" w:rsidR="00133BAE" w:rsidRDefault="00133BAE" w:rsidP="00133BAE">
            <w:r>
              <w:t>/bin/cp /etc/rc.local /home/ippbxmng/BACKUP/</w:t>
            </w:r>
          </w:p>
          <w:p w14:paraId="5ADD6092" w14:textId="77777777" w:rsidR="00133BAE" w:rsidRDefault="00133BAE" w:rsidP="00133BAE">
            <w:r>
              <w:t>/bin/cp /usr/local/tomcat/bin/setclasspath.sh /home/ippbxmng/BACKUP/</w:t>
            </w:r>
          </w:p>
          <w:p w14:paraId="79CE9E79" w14:textId="77777777" w:rsidR="00133BAE" w:rsidRDefault="00133BAE" w:rsidP="00133BAE">
            <w:r>
              <w:t xml:space="preserve"> </w:t>
            </w:r>
          </w:p>
          <w:p w14:paraId="06A27535" w14:textId="77777777" w:rsidR="00133BAE" w:rsidRDefault="00133BAE" w:rsidP="00133BAE">
            <w:r>
              <w:t>#전체 DB 백업</w:t>
            </w:r>
          </w:p>
          <w:p w14:paraId="21771F70" w14:textId="77777777" w:rsidR="00133BAE" w:rsidRDefault="00133BAE" w:rsidP="00133BAE">
            <w:r>
              <w:t>/usr/local/mysql/bin/mysqldump --extended-insert=false --default-character-set=utf8 -ueicn -peicnrw -d eicn &gt; /home/ippbxmng/BACKUP/SCHEMA.$DATE.sql</w:t>
            </w:r>
          </w:p>
          <w:p w14:paraId="71FDD377" w14:textId="77777777" w:rsidR="00883FB0" w:rsidRDefault="00883FB0" w:rsidP="00133BAE">
            <w:r w:rsidRPr="00883FB0">
              <w:t>/usr/local/mysql/bin/mysqldump --extended-insert=false --default-character-set=utf8 -ueicn -peicnrw -d CUSTOMDB &gt; /home/ippbxmng/BACKUP/CUSTOMDB_SCHEMA.$DATE.sql</w:t>
            </w:r>
          </w:p>
          <w:p w14:paraId="31A67CE2" w14:textId="77777777" w:rsidR="00133BAE" w:rsidRDefault="00133BAE" w:rsidP="00133BAE">
            <w:r>
              <w:t>/usr/local/mysql/bin/mysqldump --extended-insert=false --default-character-set=utf8 -ueicn -peicnrw eicn admin_list &gt; /home/ippbxmng/BACKUP/admin_list.$DATE.sql</w:t>
            </w:r>
          </w:p>
          <w:p w14:paraId="5B11BF4B" w14:textId="77777777" w:rsidR="00133BAE" w:rsidRDefault="00133BAE" w:rsidP="00133BAE">
            <w:r>
              <w:t>/usr/local/mysql/bin/mysqldump --extended-insert=false --default-character-set=utf8 -ueicn -peicnrw eicn area_group &gt; /home/ippbxmng/BACKUP/area_group.$DATE.sql</w:t>
            </w:r>
          </w:p>
          <w:p w14:paraId="52E48E3D" w14:textId="77777777" w:rsidR="00133BAE" w:rsidRDefault="00133BAE" w:rsidP="00133BAE">
            <w:r>
              <w:t>/usr/local/mysql/bin/mysqldump --extended-insert=false --default-character-set=utf8 -ueicn -peicnrw eicn branch_group &gt; /home/ippbxmng/BACKUP/branch_group.$DATE.sql</w:t>
            </w:r>
          </w:p>
          <w:p w14:paraId="2531ACE1" w14:textId="77777777" w:rsidR="00133BAE" w:rsidRDefault="00133BAE" w:rsidP="00133BAE">
            <w:r>
              <w:t>/usr/local/mysql/bin/mysqldump --extended-insert=false --default-character-set=utf8 -ueicn -peicnrw eicn callback_dist &gt; /home/ippbxmng/BACKUP/callback_dist.$DATE.sql</w:t>
            </w:r>
          </w:p>
          <w:p w14:paraId="7DC1EABB" w14:textId="77777777" w:rsidR="00133BAE" w:rsidRDefault="00133BAE" w:rsidP="00133BAE">
            <w:r>
              <w:t>/usr/local/mysql/bin/mysqldump --extended-insert=false --default-character-set=utf8 -ueicn -peicnrw eicn callback_info &gt; /home/ippbxmng/BACKUP/callback_info.$DATE.sql</w:t>
            </w:r>
          </w:p>
          <w:p w14:paraId="13571494" w14:textId="77777777" w:rsidR="00133BAE" w:rsidRDefault="00133BAE" w:rsidP="00133BAE">
            <w:r>
              <w:t>/usr/local/mysql/bin/mysqldump --extended-insert=false --default-character-set=utf8 -ueicn -peicnrw eicn callback_list &gt; /home/ippbxmng/BACKUP/callback_list.$DATE.sql</w:t>
            </w:r>
          </w:p>
          <w:p w14:paraId="0EBD22FF" w14:textId="77777777" w:rsidR="00133BAE" w:rsidRDefault="00133BAE" w:rsidP="00133BAE">
            <w:r>
              <w:t>/usr/local/mysql/bin/mysqldump --extended-insert=false --default-character-set=utf8 -ueicn -peicnrw eicn cmp_member_ui_config &gt; /home/ippbxmng/BACKUP/cmp_member_ui_config.$DATE.sql</w:t>
            </w:r>
          </w:p>
          <w:p w14:paraId="08F45114" w14:textId="77777777" w:rsidR="00133BAE" w:rsidRDefault="00133BAE" w:rsidP="00133BAE">
            <w:r>
              <w:lastRenderedPageBreak/>
              <w:t>/usr/local/mysql/bin/mysqldump --extended-insert=false --default-character-set=utf8 -ueicn -peicnrw eicn cmp_menu_table &gt; /home/ippbxmng/BACKUP/cmp_menu_table.$DATE.sql</w:t>
            </w:r>
          </w:p>
          <w:p w14:paraId="1FD727D6" w14:textId="77777777" w:rsidR="00133BAE" w:rsidRDefault="00133BAE" w:rsidP="00133BAE">
            <w:r>
              <w:t>/usr/local/mysql/bin/mysqldump --extended-insert=false --default-character-set=utf8 -ueicn -peicnrw eicn company_info &gt; /home/ippbxmng/BACKUP/company_info.$DATE.sql</w:t>
            </w:r>
          </w:p>
          <w:p w14:paraId="1C1FFFBB" w14:textId="77777777" w:rsidR="00133BAE" w:rsidRDefault="00133BAE" w:rsidP="00133BAE">
            <w:r>
              <w:t>/usr/local/mysql/bin/mysqldump --extended-insert=false --default-character-set=utf8 -ueicn -peicnrw eicn context_info &gt; /home/ippbxmng/BACKUP/context_info.$DATE.sql</w:t>
            </w:r>
          </w:p>
          <w:p w14:paraId="12A26B40" w14:textId="77777777" w:rsidR="00133BAE" w:rsidRDefault="00133BAE" w:rsidP="00133BAE">
            <w:r>
              <w:t>/usr/local/mysql/bin/mysqldump --extended-insert=false --default-character-set=utf8 -ueicn -peicnrw eicn current_eicn_cdr &gt; /home/ippbxmng/BACKUP/current_eicn_cdr.$DATE.sql</w:t>
            </w:r>
          </w:p>
          <w:p w14:paraId="7BF92035" w14:textId="77777777" w:rsidR="00133BAE" w:rsidRDefault="00133BAE" w:rsidP="00133BAE">
            <w:r>
              <w:t>/usr/local/mysql/bin/mysqldump --extended-insert=false --default-character-set=utf8 -ueicn -peicnrw eicn current_member_status &gt; /home/ippbxmng/BACKUP/current_member_status.$DATE.sql</w:t>
            </w:r>
          </w:p>
          <w:p w14:paraId="1F5586AB" w14:textId="77777777" w:rsidR="00133BAE" w:rsidRDefault="00133BAE" w:rsidP="00133BAE">
            <w:r>
              <w:t>/usr/local/mysql/bin/mysqldump --extended-insert=false --default-character-set=utf8 -ueicn -peicnrw eicn current_pds_campaign &gt; /home/ippbxmng/BACKUP/current_pds_campaign.$DATE.sql</w:t>
            </w:r>
          </w:p>
          <w:p w14:paraId="2F1C19E0" w14:textId="77777777" w:rsidR="00133BAE" w:rsidRDefault="00133BAE" w:rsidP="00133BAE">
            <w:r>
              <w:t>/usr/local/mysql/bin/mysqldump --extended-insert=false --default-character-set=utf8 -ueicn -peicnrw eicn gateway_routing &gt; /home/ippbxmng/BACKUP/gateway_routing.$DATE.sql</w:t>
            </w:r>
          </w:p>
          <w:p w14:paraId="6419725A" w14:textId="77777777" w:rsidR="00133BAE" w:rsidRDefault="00133BAE" w:rsidP="00133BAE">
            <w:r>
              <w:t>/usr/local/mysql/bin/mysqldump --extended-insert=false --default-character-set=utf8 -ueicn -peicnrw eicn ivr_tree &gt; /home/ippbxmng/BACKUP/ivr_tree.$DATE.sql</w:t>
            </w:r>
          </w:p>
          <w:p w14:paraId="3F44C794" w14:textId="77777777" w:rsidR="00133BAE" w:rsidRDefault="00133BAE" w:rsidP="00133BAE">
            <w:r>
              <w:t>/usr/local/mysql/bin/mysqldump --extended-insert=false --default-character-set=utf8 -ueicn -peicnrw eicn member_ui_config &gt; /home/ippbxmng/BACKUP/member_ui_config.$DATE.sql</w:t>
            </w:r>
          </w:p>
          <w:p w14:paraId="4CA94D49" w14:textId="77777777" w:rsidR="00133BAE" w:rsidRDefault="00133BAE" w:rsidP="00133BAE">
            <w:r>
              <w:t>/usr/local/mysql/bin/mysqldump --extended-insert=false --default-character-set=utf8 -ueicn -peicnrw eicn ment_mng &gt; /home/ippbxmng/BACKUP/ment_mng.$DATE.sql</w:t>
            </w:r>
          </w:p>
          <w:p w14:paraId="1606BF2A" w14:textId="77777777" w:rsidR="00133BAE" w:rsidRDefault="00133BAE" w:rsidP="00133BAE">
            <w:r>
              <w:t>/usr/local/mysql/bin/mysqldump --extended-insert=false --default-character-set=utf8 -ueicn -peicnrw eicn menu_table &gt; /home/ippbxmng/BACKUP/menu_table.$DATE.sql</w:t>
            </w:r>
          </w:p>
          <w:p w14:paraId="1BE07957" w14:textId="77777777" w:rsidR="00133BAE" w:rsidRDefault="00133BAE" w:rsidP="00133BAE">
            <w:r>
              <w:t>/usr/local/mysql/bin/mysqldump --extended-insert=false --default-character-set=utf8 -ueicn -peicnrw eicn moh_config &gt; /home/ippbxmng/BACKUP/moh_config.$DATE.sql</w:t>
            </w:r>
          </w:p>
          <w:p w14:paraId="0D9BB23C" w14:textId="77777777" w:rsidR="00133BAE" w:rsidRDefault="00133BAE" w:rsidP="00133BAE">
            <w:r>
              <w:t>/usr/local/mysql/bin/mysqldump --extended-insert=false --default-character-set=utf8 -ueicn -peicnrw eicn moh_list &gt; /home/ippbxmng/BACKUP/moh_list.$DATE.sql</w:t>
            </w:r>
          </w:p>
          <w:p w14:paraId="2911610B" w14:textId="77777777" w:rsidR="00133BAE" w:rsidRDefault="00133BAE" w:rsidP="00133BAE">
            <w:r>
              <w:t>/usr/local/mysql/bin/mysqldump --extended-insert=false --default-character-set=utf8 -ueicn -peicnrw eicn number_070 &gt; /home/ippbxmng/BACKUP/number_070.$DATE.sql</w:t>
            </w:r>
          </w:p>
          <w:p w14:paraId="1AC4B425" w14:textId="77777777" w:rsidR="00133BAE" w:rsidRDefault="00133BAE" w:rsidP="00133BAE">
            <w:r>
              <w:t>/usr/local/mysql/bin/mysqldump --extended-insert=false --default-character-set=utf8 -ueicn -peicnrw eicn part_group &gt; /home/ippbxmng/BACKUP/part_group.$DATE.sql</w:t>
            </w:r>
          </w:p>
          <w:p w14:paraId="073FBE6B" w14:textId="77777777" w:rsidR="00133BAE" w:rsidRDefault="00133BAE" w:rsidP="00133BAE">
            <w:r>
              <w:t>/usr/local/mysql/bin/mysqldump --extended-insert=false --default-character-set=utf8 -ueicn -peicnrw eicn common_basic_field &gt; /home/ippbxmng/BACKUP/common_basic_field.$DATE.sql</w:t>
            </w:r>
          </w:p>
          <w:p w14:paraId="3378D395" w14:textId="77777777" w:rsidR="00133BAE" w:rsidRDefault="00133BAE" w:rsidP="00133BAE">
            <w:r>
              <w:t>/usr/local/mysql/bin/mysqldump --extended-insert=false --default-character-set=utf8 -ueicn -peicnrw eicn cst_group &gt; /home/ippbxmng/BACKUP/cst_group.$DATE.sql</w:t>
            </w:r>
          </w:p>
          <w:p w14:paraId="3D59C442" w14:textId="77777777" w:rsidR="00133BAE" w:rsidRDefault="00133BAE" w:rsidP="00133BAE">
            <w:r>
              <w:t>/usr/local/mysql/bin/mysqldump --extended-insert=false --default-character-set=utf8 -ueicn -peicnrw eicn common_type &gt; /home/ippbxmng/BACKUP/common_type.$DATE.sql</w:t>
            </w:r>
          </w:p>
          <w:p w14:paraId="37CAFC9B" w14:textId="77777777" w:rsidR="00133BAE" w:rsidRDefault="00133BAE" w:rsidP="00133BAE">
            <w:r>
              <w:t>/usr/local/mysql/bin/mysqldump --extended-insert=false --default-character-set=utf8 -ueicn -peicnrw eicn cst_custom_info &gt; /home/ippbxmng/BACKUP/cst_custom_info.$DATE.sql</w:t>
            </w:r>
          </w:p>
          <w:p w14:paraId="01499DFB" w14:textId="77777777" w:rsidR="00133BAE" w:rsidRDefault="00133BAE" w:rsidP="00133BAE">
            <w:r>
              <w:t>/usr/local/mysql/bin/mysqldump --extended-insert=false --default-character-set=utf8 -ueicn -peicnrw eicn common_field &gt; /home/ippbxmng/BACKUP/common_field.$DATE.sql</w:t>
            </w:r>
          </w:p>
          <w:p w14:paraId="003E473B" w14:textId="77777777" w:rsidR="00133BAE" w:rsidRDefault="00133BAE" w:rsidP="00133BAE">
            <w:r>
              <w:t>/usr/local/mysql/bin/mysqldump --extended-insert=false --default-character-set=utf8 -ueicn -peicnrw eicn pds_member &gt; /home/ippbxmng/BACKUP/pds_member.$DATE.sql</w:t>
            </w:r>
          </w:p>
          <w:p w14:paraId="703F59E1" w14:textId="77777777" w:rsidR="00133BAE" w:rsidRDefault="00133BAE" w:rsidP="00133BAE">
            <w:r>
              <w:t>/usr/local/mysql/bin/mysqldump --extended-insert=false --default-character-set=utf8 -ueicn -peicnrw eicn common_code&gt; /home/ippbxmng/BACKUP/common_code.$DATE.sql</w:t>
            </w:r>
          </w:p>
          <w:p w14:paraId="496801F6" w14:textId="77777777" w:rsidR="00133BAE" w:rsidRDefault="00133BAE" w:rsidP="00133BAE">
            <w:r>
              <w:lastRenderedPageBreak/>
              <w:t>/usr/local/mysql/bin/mysqldump --extended-insert=false --default-character-set=utf8 -ueicn -peicnrw eicn person_list&gt; /home/ippbxmng/BACKUP/person_list.$DATE.sql</w:t>
            </w:r>
          </w:p>
          <w:p w14:paraId="36201A0D" w14:textId="77777777" w:rsidR="00133BAE" w:rsidRDefault="00133BAE" w:rsidP="00133BAE">
            <w:r>
              <w:t>/usr/local/mysql/bin/mysqldump --extended-insert=false --default-character-set=utf8 -ueicn -peicnrw eicn phone_info &gt; /home/ippbxmng/BACKUP/phone_info.$DATE.sql</w:t>
            </w:r>
          </w:p>
          <w:p w14:paraId="08943CD8" w14:textId="77777777" w:rsidR="00133BAE" w:rsidRDefault="00133BAE" w:rsidP="00133BAE">
            <w:r>
              <w:t>/usr/local/mysql/bin/mysqldump --extended-insert=false --default-character-set=utf8 -ueicn -peicnrw eicn pickup_group &gt; /home/ippbxmng/BACKUP/pickup_group.$DATE.sql</w:t>
            </w:r>
          </w:p>
          <w:p w14:paraId="39EECEF6" w14:textId="77777777" w:rsidR="00133BAE" w:rsidRDefault="00133BAE" w:rsidP="00133BAE">
            <w:r>
              <w:t>/usr/local/mysql/bin/mysqldump --extended-insert=false --default-character-set=utf8 -ueicn -peicnrw eicn queue_member_table &gt; /home/ippbxmng/BACKUP/queue_member_table.$DATE.sql</w:t>
            </w:r>
          </w:p>
          <w:p w14:paraId="19867874" w14:textId="77777777" w:rsidR="00133BAE" w:rsidRDefault="00133BAE" w:rsidP="00133BAE">
            <w:r>
              <w:t>/usr/local/mysql/bin/mysqldump --extended-insert=false --default-character-set=utf8 -ueicn -peicnrw eicn queue_name &gt; /home/ippbxmng/BACKUP/queue_name.$DATE.sql</w:t>
            </w:r>
          </w:p>
          <w:p w14:paraId="56C7BFBF" w14:textId="77777777" w:rsidR="00133BAE" w:rsidRDefault="00133BAE" w:rsidP="00133BAE">
            <w:r>
              <w:t>/usr/local/mysql/bin/mysqldump --extended-insert=false --default-character-set=utf8 -ueicn -peicnrw eicn queue_table &gt; /home/ippbxmng/BACKUP/queue_table.$DATE.sql</w:t>
            </w:r>
          </w:p>
          <w:p w14:paraId="4813F8C6" w14:textId="77777777" w:rsidR="00133BAE" w:rsidRDefault="00133BAE" w:rsidP="00133BAE">
            <w:r>
              <w:t>/usr/local/mysql/bin/mysqldump --extended-insert=false --default-character-set=utf8 -ueicn -peicnrw eicn random_cid &gt; /home/ippbxmng/BACKUP/random_cid.$DATE.sql</w:t>
            </w:r>
          </w:p>
          <w:p w14:paraId="413B9D78" w14:textId="77777777" w:rsidR="00133BAE" w:rsidRDefault="00133BAE" w:rsidP="00133BAE">
            <w:r>
              <w:t>/usr/local/mysql/bin/mysqldump --extended-insert=false --default-character-set=utf8 -ueicn -peicnrw eicn schedule_list &gt; /home/ippbxmng/BACKUP/schedule_list.$DATE.sql</w:t>
            </w:r>
          </w:p>
          <w:p w14:paraId="2714E0C2" w14:textId="77777777" w:rsidR="00133BAE" w:rsidRDefault="00133BAE" w:rsidP="00133BAE">
            <w:r>
              <w:t>/usr/local/mysql/bin/mysqldump --extended-insert=false --default-character-set=utf8 -ueicn -peicnrw eicn schedule_seed &gt; /home/ippbxmng/BACKUP/schedule_seed.$DATE.sql</w:t>
            </w:r>
          </w:p>
          <w:p w14:paraId="66FF35FC" w14:textId="77777777" w:rsidR="00133BAE" w:rsidRDefault="00133BAE" w:rsidP="00133BAE">
            <w:r>
              <w:t>/usr/local/mysql/bin/mysqldump --extended-insert=false --default-character-set=utf8 -ueicn -peicnrw eicn service_list &gt; /home/ippbxmng/BACKUP/service_list.$DATE.sql</w:t>
            </w:r>
          </w:p>
          <w:p w14:paraId="67C6F7A2" w14:textId="77777777" w:rsidR="00133BAE" w:rsidRDefault="00133BAE" w:rsidP="00133BAE">
            <w:r>
              <w:t>/usr/local/mysql/bin/mysqldump --extended-insert=false --default-character-set=utf8 -ueicn -peicnrw eicn sip_buddies &gt; /home/ippbxmng/BACKUP/sip_buddies.$DATE.sql</w:t>
            </w:r>
          </w:p>
          <w:p w14:paraId="5717020E" w14:textId="77777777" w:rsidR="00133BAE" w:rsidRDefault="00133BAE" w:rsidP="00133BAE">
            <w:r>
              <w:t>/usr/local/mysql/bin/mysqldump --extended-insert=false --default-character-set=utf8 -ueicn -peicnrw eicn sound_list &gt; /home/ippbxmng/BACKUP/sound_list.$DATE.sql</w:t>
            </w:r>
          </w:p>
          <w:p w14:paraId="28B6A4C2" w14:textId="77777777" w:rsidR="00133BAE" w:rsidRDefault="00133BAE" w:rsidP="00133BAE">
            <w:r>
              <w:t>/usr/local/mysql/bin/mysqldump --extended-insert=false --default-character-set=utf8 -ueicn -peicnrw eicn multichannel_email_config &gt; /home/ippbxmng/BACKUP/multichannel_email_config.$DATE.sql</w:t>
            </w:r>
          </w:p>
          <w:p w14:paraId="01DB7FDF" w14:textId="77777777" w:rsidR="00133BAE" w:rsidRDefault="00133BAE" w:rsidP="00133BAE">
            <w:r>
              <w:t>/usr/local/mysql/bin/mysqldump --extended-insert=false --default-character-set=utf8 -ueicn -peicnrw eicn multichannel_homepage_config &gt; /home/ippbxmng/BACKUP/multichannel_homepage_config.$DATE.sql</w:t>
            </w:r>
          </w:p>
          <w:p w14:paraId="5CC535DF" w14:textId="77777777" w:rsidR="00133BAE" w:rsidRDefault="00133BAE" w:rsidP="00133BAE">
            <w:r>
              <w:t>/usr/local/mysql/bin/mysqldump --extended-insert=false --default-character-set=utf8 -ueicn -peicnrw eicn display_basic_function &gt; /home/ippbxmng/BACKUP/display_basic_function.$DATE.sql</w:t>
            </w:r>
          </w:p>
          <w:p w14:paraId="14B09E22" w14:textId="77777777" w:rsidR="00133BAE" w:rsidRDefault="00133BAE" w:rsidP="00133BAE">
            <w:r>
              <w:t>/usr/local/mysql/bin/mysqldump --extended-insert=false --default-character-set=utf8 -ueicn -peicnrw eicn display_function &gt; /home/ippbxmng/BACKUP/display_function.$DATE.sql</w:t>
            </w:r>
          </w:p>
          <w:p w14:paraId="56AF3AF8" w14:textId="77777777" w:rsidR="00133BAE" w:rsidRDefault="00133BAE" w:rsidP="00133BAE">
            <w:r>
              <w:t>/usr/local/mysql/bin/mysqldump --extended-insert=false --default-character-set=utf8 -ueicn -peicnrw eicn display_config &gt; /home/ippbxmng/BACKUP/display_config.$DATE.sql</w:t>
            </w:r>
          </w:p>
          <w:p w14:paraId="1B7613EA" w14:textId="77777777" w:rsidR="00133BAE" w:rsidRDefault="00133BAE" w:rsidP="00133BAE">
            <w:r>
              <w:t>/usr/local/mysql/bin/mysqldump --extended-insert=false --default-character-set=utf8 -ueicn -peicnrw eicn cmp_member_status_code &gt; /home/ippbxmng/BACKUP/cmp_member_status_code.$DATE.sql</w:t>
            </w:r>
          </w:p>
          <w:p w14:paraId="1BE6A6FE" w14:textId="77777777" w:rsidR="00133BAE" w:rsidRDefault="00133BAE" w:rsidP="00133BAE"/>
          <w:p w14:paraId="7AA10D7A" w14:textId="77777777" w:rsidR="00133BAE" w:rsidRDefault="00133BAE" w:rsidP="00133BAE"/>
          <w:p w14:paraId="0F8EEBCC" w14:textId="77777777" w:rsidR="00133BAE" w:rsidRDefault="00133BAE" w:rsidP="00133BAE">
            <w:r>
              <w:t>#날짜별로 조건 걸어서 백업</w:t>
            </w:r>
          </w:p>
          <w:p w14:paraId="78F8A8EE" w14:textId="77777777" w:rsidR="00133BAE" w:rsidRDefault="00133BAE" w:rsidP="00133BAE">
            <w:r>
              <w:t>/usr/local/mysql/bin/mysqldump --extended-insert=false --default-character-set=utf8 -ueicn -peicnrw eicn eicn_cdr -w "ring_date&gt;='$DATE 00:00:00' and ring_date&lt;='$DATE 23:59:59'"&gt; /home/ippbxmng/BACKUP/eicn_cdr.$DATE.sql</w:t>
            </w:r>
          </w:p>
          <w:p w14:paraId="767598A9" w14:textId="77777777" w:rsidR="00133BAE" w:rsidRDefault="00133BAE" w:rsidP="00133BAE">
            <w:r>
              <w:t>/usr/local/mysql/bin/mysqldump --extended-insert=false --default-character-set=utf8 -ueicn -peicnrw eicn cdr -w "calldate&gt;='$DATE 00:00:00' and calldate&lt;='$DATE 23:59:59'"&gt; /home/ippbxmng/BACKUP/cdr.$DATE.sql</w:t>
            </w:r>
          </w:p>
          <w:p w14:paraId="186E824F" w14:textId="77777777" w:rsidR="00133BAE" w:rsidRDefault="00133BAE" w:rsidP="00133BAE">
            <w:r>
              <w:lastRenderedPageBreak/>
              <w:t>/usr/local/mysql/bin/mysqldump --extended-insert=false --default-character-set=utf8 -ueicn -peicnrw eicn member_status -w "start_date&gt;='$DATE 00:00:00' and start_date&lt;='$DATE 23:59:59'" &gt; /home/ippbxmng/BACKUP/member_status.$DATE.sql</w:t>
            </w:r>
          </w:p>
          <w:p w14:paraId="6289CE5D" w14:textId="77777777" w:rsidR="00133BAE" w:rsidRDefault="00133BAE" w:rsidP="00133BAE">
            <w:r>
              <w:t>/usr/local/mysql/bin/mysqldump --extended-insert=false --default-character-set=utf8 -ueicn -peicnrw eicn stat_user_inbound -w "stat_date='$DATE'" &gt; /home/ippbxmng/BACKUP/stat_user_inbound.$DATE.sql</w:t>
            </w:r>
          </w:p>
          <w:p w14:paraId="5BBEB26E" w14:textId="77777777" w:rsidR="00133BAE" w:rsidRDefault="00133BAE" w:rsidP="00133BAE">
            <w:r>
              <w:t>/usr/local/mysql/bin/mysqldump --extended-insert=false --default-character-set=utf8 -ueicn -peicnrw eicn stat_user_outbound -w "stat_date='$DATE'" &gt; /home/ippbxmng/BACKUP/stat_user_outbound.$DATE.sql</w:t>
            </w:r>
          </w:p>
          <w:p w14:paraId="3DD00E56" w14:textId="77777777" w:rsidR="00133BAE" w:rsidRDefault="00133BAE" w:rsidP="00133BAE">
            <w:r>
              <w:t>/usr/local/mysql/bin/mysqldump --extended-insert=false --default-character-set=utf8 -ueicn -peicnrw eicn stat_inbound -w "stat_date='$DATE'" &gt; /home/ippbxmng/BACKUP/stat_inbound.$DATE.sql</w:t>
            </w:r>
          </w:p>
          <w:p w14:paraId="71C2D40D" w14:textId="77777777" w:rsidR="00133BAE" w:rsidRDefault="00133BAE" w:rsidP="00133BAE">
            <w:r>
              <w:t>/usr/local/mysql/bin/mysqldump --extended-insert=false --default-character-set=utf8 -ueicn -peicnrw eicn stat_outbound -w "stat_date='$DATE'" &gt; /home/ippbxmng/BACKUP/stat_outbound.$DATE.sql</w:t>
            </w:r>
          </w:p>
          <w:p w14:paraId="5A4DFC9E" w14:textId="77777777" w:rsidR="00133BAE" w:rsidRDefault="00133BAE" w:rsidP="00133BAE">
            <w:r>
              <w:t>/usr/local/mysql/bin/mysqldump --extended-insert=false --default-character-set=utf8 -ueicn -peicnrw eicn stat_member_status -w "stat_date='$DATE'" &gt; /home/ippbxmng/BACKUP/stat_member_status.$DATE.sql</w:t>
            </w:r>
          </w:p>
          <w:p w14:paraId="7CE12A03" w14:textId="77777777" w:rsidR="00133BAE" w:rsidRDefault="00133BAE" w:rsidP="00133BAE">
            <w:r>
              <w:t>/usr/local/mysql/bin/mysqldump --extended-insert=false --default-character-set=utf8 -ueicn -peicnrw eicn login_history -w "login_date&gt;='$DATE 00:00:00' and login_date&lt;='$DATE 23:59:59'"&gt; /home/ippbxmng/BACKUP/login_history.$DATE.sql</w:t>
            </w:r>
          </w:p>
          <w:p w14:paraId="6515B584" w14:textId="77777777" w:rsidR="00133BAE" w:rsidRDefault="00133BAE" w:rsidP="00133BAE">
            <w:r>
              <w:t>/usr/local/mysql/bin/mysqldump --extended-insert=false --default-character-set=utf8 -ueicn -peicnrw eicn web_login_history -w "login_date&gt;='$DATE 00:00:00' and login_date&lt;='$DATE 23:59:59'"&gt; /home/ippbxmng/BACKUP/web_login_history.$DATE.sql</w:t>
            </w:r>
          </w:p>
          <w:p w14:paraId="0CE16FAF" w14:textId="77777777" w:rsidR="00133BAE" w:rsidRDefault="00133BAE" w:rsidP="00133BAE"/>
          <w:p w14:paraId="3F86412D" w14:textId="77777777" w:rsidR="00133BAE" w:rsidRDefault="00133BAE" w:rsidP="00133BAE">
            <w:r>
              <w:t xml:space="preserve"> </w:t>
            </w:r>
          </w:p>
          <w:p w14:paraId="1C7F2275" w14:textId="77777777" w:rsidR="00133BAE" w:rsidRDefault="00133BAE" w:rsidP="00133BAE">
            <w:r>
              <w:t>/bin/tar cvfz /usr/local/apache/htdocs/xxxxxx_$DATE.tar.gz /home/ippbxmng/BACKUP</w:t>
            </w:r>
          </w:p>
          <w:p w14:paraId="5459A471" w14:textId="77777777" w:rsidR="008E59B8" w:rsidRDefault="00133BAE" w:rsidP="00133BAE">
            <w:r>
              <w:t>/usr/bin/wget http://BACKUP_SERVER/backup/backup_exe.jsp?file=xxxxxx_$DATE.tar.gz</w:t>
            </w:r>
          </w:p>
        </w:tc>
      </w:tr>
    </w:tbl>
    <w:p w14:paraId="244072D9" w14:textId="77777777" w:rsidR="00173F46" w:rsidRPr="007843B1" w:rsidRDefault="00173F46" w:rsidP="002A3410"/>
    <w:p w14:paraId="5782B8A3" w14:textId="77777777" w:rsidR="00173F46" w:rsidRPr="00F25773" w:rsidRDefault="00173F46" w:rsidP="002A3410">
      <w:pPr>
        <w:rPr>
          <w:color w:val="548DD4" w:themeColor="text2" w:themeTint="99"/>
        </w:rPr>
      </w:pPr>
      <w:r>
        <w:t xml:space="preserve">[root@localhost ~]# </w:t>
      </w:r>
      <w:r w:rsidRPr="00F25773">
        <w:rPr>
          <w:color w:val="548DD4" w:themeColor="text2" w:themeTint="99"/>
        </w:rPr>
        <w:t>vi ~ippbxmng/remove_backup.sh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59B8" w14:paraId="7B5C346A" w14:textId="77777777" w:rsidTr="008E59B8">
        <w:tc>
          <w:tcPr>
            <w:tcW w:w="10664" w:type="dxa"/>
          </w:tcPr>
          <w:p w14:paraId="4CF21BD5" w14:textId="77777777" w:rsidR="008E59B8" w:rsidRDefault="008E59B8" w:rsidP="008E59B8">
            <w:r>
              <w:t>#!/bin/bash</w:t>
            </w:r>
          </w:p>
          <w:p w14:paraId="7F229351" w14:textId="77777777" w:rsidR="008E59B8" w:rsidRDefault="008E59B8" w:rsidP="008E59B8">
            <w:r>
              <w:t>. ~ippbxmng/.bash_profile</w:t>
            </w:r>
          </w:p>
          <w:p w14:paraId="6C7A7B91" w14:textId="77777777" w:rsidR="008E59B8" w:rsidRDefault="008E59B8" w:rsidP="008E59B8">
            <w:r>
              <w:t xml:space="preserve"> </w:t>
            </w:r>
          </w:p>
          <w:p w14:paraId="31E34E4E" w14:textId="77777777" w:rsidR="008E59B8" w:rsidRDefault="008E59B8" w:rsidP="008E59B8">
            <w:r>
              <w:t>DATE=`/bin/date +%F`</w:t>
            </w:r>
          </w:p>
          <w:p w14:paraId="783FDE13" w14:textId="77777777" w:rsidR="008E59B8" w:rsidRDefault="008E59B8" w:rsidP="008E59B8">
            <w:r>
              <w:t xml:space="preserve"> </w:t>
            </w:r>
          </w:p>
          <w:p w14:paraId="453773A4" w14:textId="77777777" w:rsidR="008E59B8" w:rsidRDefault="008E59B8" w:rsidP="007C3549">
            <w:r>
              <w:t>/bin/\rm /usr/local/apache/htdocs/</w:t>
            </w:r>
            <w:r w:rsidR="007C3549">
              <w:t>xxxxxx</w:t>
            </w:r>
            <w:r>
              <w:t>_$DATE.tar.gz</w:t>
            </w:r>
          </w:p>
        </w:tc>
      </w:tr>
    </w:tbl>
    <w:p w14:paraId="1B53BE8C" w14:textId="77777777" w:rsidR="00173F46" w:rsidRDefault="00173F46" w:rsidP="002A3410"/>
    <w:p w14:paraId="76C1B408" w14:textId="77777777" w:rsidR="00173F46" w:rsidRDefault="00173F46" w:rsidP="002A3410">
      <w:r>
        <w:t xml:space="preserve">[root@localhost ~]# </w:t>
      </w:r>
      <w:r w:rsidRPr="00F25773">
        <w:rPr>
          <w:color w:val="548DD4" w:themeColor="text2" w:themeTint="99"/>
        </w:rPr>
        <w:t>chmod 744 ~ippbxmng/backup.sh</w:t>
      </w:r>
      <w:r>
        <w:t xml:space="preserve"> </w:t>
      </w:r>
    </w:p>
    <w:p w14:paraId="00249970" w14:textId="77777777" w:rsidR="00173F46" w:rsidRDefault="00173F46" w:rsidP="002A3410">
      <w:pPr>
        <w:rPr>
          <w:color w:val="548DD4" w:themeColor="text2" w:themeTint="99"/>
        </w:rPr>
      </w:pPr>
      <w:r>
        <w:t xml:space="preserve">[root@localhost ~]# </w:t>
      </w:r>
      <w:r w:rsidRPr="00F25773">
        <w:rPr>
          <w:color w:val="548DD4" w:themeColor="text2" w:themeTint="99"/>
        </w:rPr>
        <w:t xml:space="preserve">chmod 744 ~ippbxmng/remove_backup.sh </w:t>
      </w:r>
    </w:p>
    <w:p w14:paraId="4A63D2C7" w14:textId="62F3137F" w:rsidR="0036094A" w:rsidRDefault="0036094A" w:rsidP="002A3410">
      <w:pPr>
        <w:rPr>
          <w:ins w:id="153" w:author="Microsoft 계정" w:date="2023-10-26T11:09:00Z"/>
          <w:color w:val="548DD4" w:themeColor="text2" w:themeTint="99"/>
        </w:rPr>
      </w:pPr>
    </w:p>
    <w:p w14:paraId="4F17F071" w14:textId="7176F43D" w:rsidR="00C71A5C" w:rsidRDefault="00C71A5C" w:rsidP="002A3410">
      <w:pPr>
        <w:rPr>
          <w:color w:val="548DD4" w:themeColor="text2" w:themeTint="99"/>
        </w:rPr>
      </w:pPr>
      <w:ins w:id="154" w:author="Microsoft 계정" w:date="2023-10-26T11:09:00Z">
        <w:r>
          <w:rPr>
            <w:rFonts w:hint="eastAsia"/>
            <w:color w:val="548DD4" w:themeColor="text2" w:themeTint="99"/>
          </w:rPr>
          <w:t>/./멀티채널일 때</w:t>
        </w:r>
      </w:ins>
    </w:p>
    <w:p w14:paraId="1A8F7037" w14:textId="0D1A9021" w:rsidR="00786AA2" w:rsidRPr="0036094A" w:rsidRDefault="00786AA2" w:rsidP="00786AA2">
      <w:pPr>
        <w:rPr>
          <w:ins w:id="155" w:author="박 성진" w:date="2023-06-13T14:08:00Z"/>
          <w:color w:val="548DD4" w:themeColor="text2" w:themeTint="99"/>
        </w:rPr>
      </w:pPr>
      <w:r w:rsidRPr="0036094A">
        <w:rPr>
          <w:color w:val="548DD4" w:themeColor="text2" w:themeTint="99"/>
          <w:rPrChange w:id="156" w:author="박 성진" w:date="2023-06-13T14:11:00Z">
            <w:rPr/>
          </w:rPrChange>
        </w:rPr>
        <w:t xml:space="preserve">[root@localhost ~]# </w:t>
      </w:r>
      <w:r w:rsidRPr="0036094A">
        <w:rPr>
          <w:color w:val="548DD4" w:themeColor="text2" w:themeTint="99"/>
        </w:rPr>
        <w:t>vim /usr/local/apache/htdocs/index.html</w:t>
      </w:r>
      <w:ins w:id="157" w:author="박 성진" w:date="2023-06-13T14:12:00Z">
        <w:r w:rsidR="0036094A">
          <w:rPr>
            <w:color w:val="548DD4" w:themeColor="text2" w:themeTint="99"/>
          </w:rPr>
          <w:t xml:space="preserve"> =&gt; apache</w:t>
        </w:r>
        <w:r w:rsidR="0036094A">
          <w:rPr>
            <w:rFonts w:hint="eastAsia"/>
            <w:color w:val="548DD4" w:themeColor="text2" w:themeTint="99"/>
          </w:rPr>
          <w:t>를 사용하는 경우</w:t>
        </w:r>
      </w:ins>
      <w:ins w:id="158" w:author="Microsoft 계정" w:date="2023-10-26T11:09:00Z">
        <w:r w:rsidR="00C71A5C">
          <w:rPr>
            <w:rFonts w:hint="eastAsia"/>
            <w:color w:val="548DD4" w:themeColor="text2" w:themeTint="99"/>
          </w:rPr>
          <w:t xml:space="preserve"> </w:t>
        </w:r>
      </w:ins>
    </w:p>
    <w:p w14:paraId="42132EA6" w14:textId="2E81EBBC" w:rsidR="0036094A" w:rsidRPr="0036094A" w:rsidRDefault="0036094A" w:rsidP="00786AA2">
      <w:pPr>
        <w:rPr>
          <w:color w:val="5F497A" w:themeColor="accent4" w:themeShade="BF"/>
          <w:rPrChange w:id="159" w:author="박 성진" w:date="2023-06-13T14:12:00Z">
            <w:rPr>
              <w:color w:val="548DD4" w:themeColor="text2" w:themeTint="99"/>
            </w:rPr>
          </w:rPrChange>
        </w:rPr>
      </w:pPr>
      <w:ins w:id="160" w:author="박 성진" w:date="2023-06-13T14:08:00Z">
        <w:r w:rsidRPr="0036094A">
          <w:rPr>
            <w:color w:val="5F497A" w:themeColor="accent4" w:themeShade="BF"/>
            <w:rPrChange w:id="161" w:author="박 성진" w:date="2023-06-13T14:12:00Z">
              <w:rPr/>
            </w:rPrChange>
          </w:rPr>
          <w:t>[root@localhost ~]# vim usr/local/tomcat/webapps/ipcc/multichannel/login</w:t>
        </w:r>
      </w:ins>
      <w:ins w:id="162" w:author="박 성진" w:date="2023-06-13T14:09:00Z">
        <w:r w:rsidRPr="0036094A">
          <w:rPr>
            <w:color w:val="5F497A" w:themeColor="accent4" w:themeShade="BF"/>
            <w:rPrChange w:id="163" w:author="박 성진" w:date="2023-06-13T14:12:00Z">
              <w:rPr>
                <w:color w:val="548DD4" w:themeColor="text2" w:themeTint="99"/>
              </w:rPr>
            </w:rPrChange>
          </w:rPr>
          <w:t>/</w:t>
        </w:r>
      </w:ins>
      <w:ins w:id="164" w:author="박 성진" w:date="2023-06-13T14:08:00Z">
        <w:r w:rsidRPr="0036094A">
          <w:rPr>
            <w:color w:val="5F497A" w:themeColor="accent4" w:themeShade="BF"/>
            <w:rPrChange w:id="165" w:author="박 성진" w:date="2023-06-13T14:12:00Z">
              <w:rPr>
                <w:color w:val="548DD4" w:themeColor="text2" w:themeTint="99"/>
              </w:rPr>
            </w:rPrChange>
          </w:rPr>
          <w:t>index.html</w:t>
        </w:r>
      </w:ins>
      <w:ins w:id="166" w:author="박 성진" w:date="2023-06-13T14:09:00Z">
        <w:r w:rsidRPr="0036094A">
          <w:rPr>
            <w:color w:val="5F497A" w:themeColor="accent4" w:themeShade="BF"/>
            <w:rPrChange w:id="167" w:author="박 성진" w:date="2023-06-13T14:12:00Z">
              <w:rPr>
                <w:color w:val="548DD4" w:themeColor="text2" w:themeTint="99"/>
              </w:rPr>
            </w:rPrChange>
          </w:rPr>
          <w:t xml:space="preserve"> =&gt; </w:t>
        </w:r>
      </w:ins>
      <w:ins w:id="168" w:author="박 성진" w:date="2023-06-13T14:10:00Z">
        <w:r w:rsidRPr="0036094A">
          <w:rPr>
            <w:rFonts w:hint="eastAsia"/>
            <w:color w:val="5F497A" w:themeColor="accent4" w:themeShade="BF"/>
          </w:rPr>
          <w:t>a</w:t>
        </w:r>
        <w:r w:rsidRPr="0036094A">
          <w:rPr>
            <w:color w:val="5F497A" w:themeColor="accent4" w:themeShade="BF"/>
          </w:rPr>
          <w:t xml:space="preserve">pache </w:t>
        </w:r>
        <w:r w:rsidRPr="0036094A">
          <w:rPr>
            <w:rFonts w:hint="eastAsia"/>
            <w:color w:val="5F497A" w:themeColor="accent4" w:themeShade="BF"/>
          </w:rPr>
          <w:t>를</w:t>
        </w:r>
        <w:r w:rsidRPr="0036094A">
          <w:rPr>
            <w:color w:val="5F497A" w:themeColor="accent4" w:themeShade="BF"/>
            <w:rPrChange w:id="169" w:author="박 성진" w:date="2023-06-13T14:12:00Z">
              <w:rPr>
                <w:color w:val="548DD4" w:themeColor="text2" w:themeTint="99"/>
              </w:rPr>
            </w:rPrChange>
          </w:rPr>
          <w:t xml:space="preserve"> </w:t>
        </w:r>
      </w:ins>
      <w:ins w:id="170" w:author="박 성진" w:date="2023-06-13T14:09:00Z">
        <w:r w:rsidRPr="0036094A">
          <w:rPr>
            <w:rFonts w:hint="eastAsia"/>
            <w:color w:val="5F497A" w:themeColor="accent4" w:themeShade="BF"/>
            <w:rPrChange w:id="171" w:author="박 성진" w:date="2023-06-13T14:12:00Z">
              <w:rPr>
                <w:rFonts w:hint="eastAsia"/>
                <w:color w:val="548DD4" w:themeColor="text2" w:themeTint="99"/>
              </w:rPr>
            </w:rPrChange>
          </w:rPr>
          <w:t>사용하지않는</w:t>
        </w:r>
        <w:r w:rsidRPr="0036094A">
          <w:rPr>
            <w:color w:val="5F497A" w:themeColor="accent4" w:themeShade="BF"/>
            <w:rPrChange w:id="172" w:author="박 성진" w:date="2023-06-13T14:12:00Z">
              <w:rPr>
                <w:color w:val="548DD4" w:themeColor="text2" w:themeTint="99"/>
              </w:rPr>
            </w:rPrChange>
          </w:rPr>
          <w:t xml:space="preserve"> </w:t>
        </w:r>
      </w:ins>
      <w:ins w:id="173" w:author="박 성진" w:date="2023-06-13T14:12:00Z">
        <w:r w:rsidRPr="0036094A">
          <w:rPr>
            <w:rFonts w:hint="eastAsia"/>
            <w:color w:val="5F497A" w:themeColor="accent4" w:themeShade="BF"/>
            <w:rPrChange w:id="174" w:author="박 성진" w:date="2023-06-13T14:12:00Z">
              <w:rPr>
                <w:rFonts w:hint="eastAsia"/>
                <w:color w:val="548DD4" w:themeColor="text2" w:themeTint="99"/>
              </w:rPr>
            </w:rPrChange>
          </w:rPr>
          <w:t>경우</w:t>
        </w:r>
      </w:ins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6AA2" w14:paraId="0C71677C" w14:textId="77777777" w:rsidTr="00A104D7">
        <w:tc>
          <w:tcPr>
            <w:tcW w:w="10456" w:type="dxa"/>
          </w:tcPr>
          <w:p w14:paraId="0BD0A796" w14:textId="77777777" w:rsidR="00FB74D0" w:rsidRPr="00FB74D0" w:rsidRDefault="00FB74D0" w:rsidP="00FB74D0">
            <w:pPr>
              <w:rPr>
                <w:color w:val="548DD4" w:themeColor="text2" w:themeTint="99"/>
              </w:rPr>
            </w:pPr>
            <w:r w:rsidRPr="00FB74D0">
              <w:rPr>
                <w:color w:val="548DD4" w:themeColor="text2" w:themeTint="99"/>
              </w:rPr>
              <w:t>&lt;script&gt;</w:t>
            </w:r>
          </w:p>
          <w:p w14:paraId="5EB9D49A" w14:textId="77777777" w:rsidR="00FB74D0" w:rsidRPr="00FB74D0" w:rsidRDefault="00FB74D0" w:rsidP="00FB74D0">
            <w:pPr>
              <w:rPr>
                <w:color w:val="548DD4" w:themeColor="text2" w:themeTint="99"/>
              </w:rPr>
            </w:pPr>
            <w:r w:rsidRPr="00FB74D0">
              <w:rPr>
                <w:color w:val="548DD4" w:themeColor="text2" w:themeTint="99"/>
              </w:rPr>
              <w:t xml:space="preserve">        location.replace('/ipcc/multichannel/login/login.jsp?company_id=eicn'); </w:t>
            </w:r>
          </w:p>
          <w:p w14:paraId="1A1E034D" w14:textId="77777777" w:rsidR="00786AA2" w:rsidRDefault="00FB74D0" w:rsidP="00FB74D0">
            <w:pPr>
              <w:rPr>
                <w:color w:val="548DD4" w:themeColor="text2" w:themeTint="99"/>
              </w:rPr>
            </w:pPr>
            <w:r w:rsidRPr="00FB74D0">
              <w:rPr>
                <w:color w:val="548DD4" w:themeColor="text2" w:themeTint="99"/>
              </w:rPr>
              <w:t>&lt;/script&gt;</w:t>
            </w:r>
          </w:p>
        </w:tc>
      </w:tr>
    </w:tbl>
    <w:p w14:paraId="759BB099" w14:textId="77777777" w:rsidR="00786AA2" w:rsidRDefault="00786AA2" w:rsidP="00786AA2">
      <w:pPr>
        <w:rPr>
          <w:color w:val="548DD4" w:themeColor="text2" w:themeTint="99"/>
        </w:rPr>
      </w:pPr>
    </w:p>
    <w:p w14:paraId="049BFCC6" w14:textId="5B6E8383" w:rsidR="00A104D7" w:rsidRPr="000049DF" w:rsidRDefault="00A104D7" w:rsidP="00A104D7">
      <w:pPr>
        <w:rPr>
          <w:b/>
          <w:sz w:val="22"/>
        </w:rPr>
      </w:pPr>
      <w:r w:rsidRPr="000049DF">
        <w:rPr>
          <w:rFonts w:hint="eastAsia"/>
          <w:b/>
          <w:sz w:val="22"/>
        </w:rPr>
        <w:t>##mysql 설정 (</w:t>
      </w:r>
      <w:r>
        <w:rPr>
          <w:rFonts w:hint="eastAsia"/>
          <w:b/>
          <w:sz w:val="22"/>
        </w:rPr>
        <w:t>암호화 함수 생성 스크립트</w:t>
      </w:r>
      <w:r w:rsidRPr="000049DF">
        <w:rPr>
          <w:rFonts w:hint="eastAsia"/>
          <w:b/>
          <w:sz w:val="22"/>
        </w:rPr>
        <w:t>)</w:t>
      </w:r>
      <w:r>
        <w:rPr>
          <w:b/>
          <w:sz w:val="22"/>
        </w:rPr>
        <w:t xml:space="preserve"> - </w:t>
      </w:r>
      <w:r w:rsidRPr="00A104D7">
        <w:rPr>
          <w:b/>
          <w:color w:val="FF0000"/>
          <w:sz w:val="22"/>
        </w:rPr>
        <w:t xml:space="preserve">2022-10-20 </w:t>
      </w:r>
      <w:r w:rsidRPr="00A104D7">
        <w:rPr>
          <w:rFonts w:hint="eastAsia"/>
          <w:b/>
          <w:color w:val="FF0000"/>
          <w:sz w:val="22"/>
        </w:rPr>
        <w:t>추가내용</w:t>
      </w:r>
    </w:p>
    <w:p w14:paraId="0A0B6529" w14:textId="7234985A" w:rsidR="00A104D7" w:rsidRDefault="00A104D7" w:rsidP="00786AA2">
      <w:r>
        <w:lastRenderedPageBreak/>
        <w:t>[root@localhost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 xml:space="preserve">mysql -u </w:t>
      </w:r>
      <w:r w:rsidRPr="005607E2">
        <w:rPr>
          <w:color w:val="548DD4" w:themeColor="text2" w:themeTint="99"/>
        </w:rPr>
        <w:t>root</w:t>
      </w:r>
      <w:r w:rsidRPr="005607E2">
        <w:rPr>
          <w:rFonts w:hint="eastAsia"/>
          <w:color w:val="548DD4" w:themeColor="text2" w:themeTint="99"/>
        </w:rPr>
        <w:t xml:space="preserve"> -p</w:t>
      </w:r>
      <w:r>
        <w:rPr>
          <w:rFonts w:hint="eastAsia"/>
        </w:rPr>
        <w:t xml:space="preserve"> </w:t>
      </w:r>
    </w:p>
    <w:p w14:paraId="5D778AC0" w14:textId="40EFCBA6" w:rsidR="00A104D7" w:rsidRPr="00A104D7" w:rsidRDefault="00A104D7" w:rsidP="00786AA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04D7" w:rsidRPr="00FB74D0" w14:paraId="4ABD9ED3" w14:textId="77777777" w:rsidTr="00A104D7">
        <w:trPr>
          <w:trHeight w:val="2525"/>
        </w:trPr>
        <w:tc>
          <w:tcPr>
            <w:tcW w:w="10664" w:type="dxa"/>
          </w:tcPr>
          <w:p w14:paraId="5D1911D3" w14:textId="77777777" w:rsidR="00A104D7" w:rsidRDefault="00A104D7" w:rsidP="000559AD">
            <w:pPr>
              <w:rPr>
                <w:color w:val="548DD4" w:themeColor="text2" w:themeTint="99"/>
              </w:rPr>
            </w:pPr>
          </w:p>
          <w:p w14:paraId="697524E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SET GLOBAL log_bin_trust_function_creators = ON;</w:t>
            </w:r>
          </w:p>
          <w:p w14:paraId="4E15470C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</w:p>
          <w:p w14:paraId="215379BE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USE CUSTOMDB;</w:t>
            </w:r>
          </w:p>
          <w:p w14:paraId="1A72347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</w:p>
          <w:p w14:paraId="2A533C7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$$</w:t>
            </w:r>
          </w:p>
          <w:p w14:paraId="564300B6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CREATE FUNCTION fn_enc_string_text (</w:t>
            </w:r>
          </w:p>
          <w:p w14:paraId="637F2666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stringText VARCHAR(500)</w:t>
            </w:r>
          </w:p>
          <w:p w14:paraId="1FF1008E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,secretKey VARCHAR(50)</w:t>
            </w:r>
          </w:p>
          <w:p w14:paraId="7BAF17D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) RETURNS VARCHAR(500)</w:t>
            </w:r>
          </w:p>
          <w:p w14:paraId="073234D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BEGIN</w:t>
            </w:r>
          </w:p>
          <w:p w14:paraId="2C21529A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ab/>
              <w:t>RETURN hex(aes_encrypt(stringText,secretKey));</w:t>
            </w:r>
          </w:p>
          <w:p w14:paraId="156AB085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END $$</w:t>
            </w:r>
          </w:p>
          <w:p w14:paraId="3902983D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;</w:t>
            </w:r>
          </w:p>
          <w:p w14:paraId="33971F4C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</w:p>
          <w:p w14:paraId="479876DC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$$</w:t>
            </w:r>
          </w:p>
          <w:p w14:paraId="3F149E01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CREATE FUNCTION fn_dec_string_text (</w:t>
            </w:r>
          </w:p>
          <w:p w14:paraId="14FE5C2A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stringText VARCHAR(500)</w:t>
            </w:r>
          </w:p>
          <w:p w14:paraId="7D227BE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,secretKey VARCHAR(50)</w:t>
            </w:r>
          </w:p>
          <w:p w14:paraId="2EF7C25B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) RETURNS VARCHAR(500)</w:t>
            </w:r>
          </w:p>
          <w:p w14:paraId="71E7DF84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BEGIN</w:t>
            </w:r>
          </w:p>
          <w:p w14:paraId="6776CF93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ab/>
              <w:t>RETURN aes_decrypt(unhex(stringText),secretKey);</w:t>
            </w:r>
          </w:p>
          <w:p w14:paraId="540627B9" w14:textId="77777777" w:rsidR="00A104D7" w:rsidRPr="00A104D7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END $$</w:t>
            </w:r>
          </w:p>
          <w:p w14:paraId="43706ACA" w14:textId="518DEB7C" w:rsidR="00A104D7" w:rsidRPr="006951BF" w:rsidRDefault="00A104D7" w:rsidP="00A104D7">
            <w:pPr>
              <w:rPr>
                <w:color w:val="548DD4" w:themeColor="text2" w:themeTint="99"/>
              </w:rPr>
            </w:pPr>
            <w:r w:rsidRPr="00A104D7">
              <w:rPr>
                <w:color w:val="548DD4" w:themeColor="text2" w:themeTint="99"/>
              </w:rPr>
              <w:t>DELIMITER ;</w:t>
            </w:r>
          </w:p>
        </w:tc>
      </w:tr>
    </w:tbl>
    <w:p w14:paraId="5B7488B2" w14:textId="77777777" w:rsidR="00A104D7" w:rsidRDefault="00A104D7" w:rsidP="00786AA2">
      <w:pPr>
        <w:rPr>
          <w:color w:val="548DD4" w:themeColor="text2" w:themeTint="99"/>
        </w:rPr>
      </w:pPr>
    </w:p>
    <w:p w14:paraId="205F9EEC" w14:textId="77777777" w:rsidR="006951BF" w:rsidRDefault="006951BF" w:rsidP="00786AA2">
      <w:pPr>
        <w:rPr>
          <w:color w:val="548DD4" w:themeColor="text2" w:themeTint="99"/>
        </w:rPr>
      </w:pPr>
    </w:p>
    <w:p w14:paraId="0F609496" w14:textId="77777777" w:rsidR="006951BF" w:rsidRDefault="006951BF" w:rsidP="00786AA2">
      <w:pPr>
        <w:rPr>
          <w:color w:val="548DD4" w:themeColor="text2" w:themeTint="99"/>
        </w:rPr>
      </w:pPr>
    </w:p>
    <w:p w14:paraId="0AA5D99E" w14:textId="128CB365" w:rsidR="006951BF" w:rsidRPr="006951BF" w:rsidRDefault="006951BF" w:rsidP="006951BF">
      <w:pPr>
        <w:rPr>
          <w:b/>
          <w:sz w:val="22"/>
        </w:rPr>
      </w:pPr>
      <w:r>
        <w:rPr>
          <w:rFonts w:hint="eastAsia"/>
          <w:color w:val="FF0000"/>
        </w:rPr>
        <w:t xml:space="preserve"> </w:t>
      </w:r>
      <w:r w:rsidRPr="000049DF">
        <w:rPr>
          <w:rFonts w:hint="eastAsia"/>
          <w:b/>
          <w:sz w:val="22"/>
        </w:rPr>
        <w:t>##mysql 설정</w:t>
      </w:r>
      <w:r>
        <w:rPr>
          <w:rFonts w:hint="eastAsia"/>
          <w:b/>
          <w:sz w:val="22"/>
        </w:rPr>
        <w:t xml:space="preserve"> (</w:t>
      </w:r>
      <w:r w:rsidRPr="006951BF">
        <w:rPr>
          <w:rFonts w:hint="eastAsia"/>
          <w:b/>
          <w:sz w:val="22"/>
        </w:rPr>
        <w:t>단일 서버</w:t>
      </w:r>
      <w:ins w:id="175" w:author="박 성진" w:date="2023-01-19T10:10:00Z">
        <w:r w:rsidR="002B4E7B">
          <w:rPr>
            <w:rFonts w:hint="eastAsia"/>
            <w:b/>
            <w:sz w:val="22"/>
          </w:rPr>
          <w:t xml:space="preserve"> 또는 </w:t>
        </w:r>
        <w:r w:rsidR="002B4E7B">
          <w:rPr>
            <w:b/>
            <w:sz w:val="22"/>
          </w:rPr>
          <w:t xml:space="preserve">PBX </w:t>
        </w:r>
        <w:r w:rsidR="002B4E7B">
          <w:rPr>
            <w:rFonts w:hint="eastAsia"/>
            <w:b/>
            <w:sz w:val="22"/>
          </w:rPr>
          <w:t>이중화</w:t>
        </w:r>
      </w:ins>
      <w:r w:rsidRPr="006951BF">
        <w:rPr>
          <w:rFonts w:hint="eastAsia"/>
          <w:b/>
          <w:sz w:val="22"/>
        </w:rPr>
        <w:t>인 경우)</w:t>
      </w:r>
    </w:p>
    <w:p w14:paraId="730E3D8B" w14:textId="77777777" w:rsidR="006951BF" w:rsidRDefault="006951BF" w:rsidP="006951BF">
      <w:r>
        <w:t>[root@localhost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 xml:space="preserve">mysql -u </w:t>
      </w:r>
      <w:r w:rsidRPr="005607E2">
        <w:rPr>
          <w:color w:val="548DD4" w:themeColor="text2" w:themeTint="99"/>
        </w:rPr>
        <w:t>root</w:t>
      </w:r>
      <w:r w:rsidRPr="005607E2">
        <w:rPr>
          <w:rFonts w:hint="eastAsia"/>
          <w:color w:val="548DD4" w:themeColor="text2" w:themeTint="99"/>
        </w:rPr>
        <w:t xml:space="preserve"> -p</w:t>
      </w:r>
      <w:r>
        <w:rPr>
          <w:rFonts w:hint="eastAsia"/>
        </w:rPr>
        <w:t xml:space="preserve"> </w:t>
      </w:r>
    </w:p>
    <w:p w14:paraId="045BE8CC" w14:textId="77777777" w:rsidR="006951BF" w:rsidRDefault="006951BF" w:rsidP="006951BF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use mysql</w:t>
      </w:r>
    </w:p>
    <w:p w14:paraId="51858756" w14:textId="56CF6160" w:rsidR="006951BF" w:rsidRPr="006951BF" w:rsidRDefault="006951BF" w:rsidP="00786AA2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select * from user;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51BF" w:rsidRPr="00D92582" w14:paraId="52A89ABF" w14:textId="77777777" w:rsidTr="009657C1">
        <w:trPr>
          <w:trHeight w:val="2525"/>
        </w:trPr>
        <w:tc>
          <w:tcPr>
            <w:tcW w:w="10664" w:type="dxa"/>
          </w:tcPr>
          <w:p w14:paraId="1470C121" w14:textId="77777777" w:rsidR="00DA66E0" w:rsidRPr="00DA66E0" w:rsidRDefault="00DA66E0" w:rsidP="00DA66E0">
            <w:pPr>
              <w:rPr>
                <w:ins w:id="176" w:author="박 성진" w:date="2023-02-03T15:24:00Z"/>
                <w:color w:val="548DD4" w:themeColor="text2" w:themeTint="99"/>
              </w:rPr>
            </w:pPr>
            <w:ins w:id="177" w:author="박 성진" w:date="2023-02-03T15:24:00Z">
              <w:r w:rsidRPr="00DA66E0">
                <w:rPr>
                  <w:color w:val="548DD4" w:themeColor="text2" w:themeTint="99"/>
                </w:rPr>
                <w:t>grant all on eicn.* to 'eicn'@'pbx_vip' identified by 'eicnrw';</w:t>
              </w:r>
            </w:ins>
          </w:p>
          <w:p w14:paraId="44ADBC65" w14:textId="77777777" w:rsidR="00DA66E0" w:rsidRPr="00DA66E0" w:rsidRDefault="00DA66E0" w:rsidP="00DA66E0">
            <w:pPr>
              <w:rPr>
                <w:ins w:id="178" w:author="박 성진" w:date="2023-02-03T15:24:00Z"/>
                <w:color w:val="548DD4" w:themeColor="text2" w:themeTint="99"/>
              </w:rPr>
            </w:pPr>
            <w:ins w:id="179" w:author="박 성진" w:date="2023-02-03T15:24:00Z">
              <w:r w:rsidRPr="00DA66E0">
                <w:rPr>
                  <w:color w:val="548DD4" w:themeColor="text2" w:themeTint="99"/>
                </w:rPr>
                <w:t>grant all on eicn.* to 'eicn'@'pbx1' identified by 'eicnrw';</w:t>
              </w:r>
            </w:ins>
          </w:p>
          <w:p w14:paraId="6FF6D820" w14:textId="58214B60" w:rsidR="006951BF" w:rsidRPr="00D92582" w:rsidDel="00DA66E0" w:rsidRDefault="00DA66E0" w:rsidP="00DA66E0">
            <w:pPr>
              <w:rPr>
                <w:del w:id="180" w:author="박 성진" w:date="2023-02-03T15:24:00Z"/>
                <w:color w:val="548DD4" w:themeColor="text2" w:themeTint="99"/>
              </w:rPr>
            </w:pPr>
            <w:ins w:id="181" w:author="박 성진" w:date="2023-02-03T15:24:00Z">
              <w:r w:rsidRPr="00DA66E0">
                <w:rPr>
                  <w:color w:val="548DD4" w:themeColor="text2" w:themeTint="99"/>
                </w:rPr>
                <w:t>grant all on eicn.* to 'eicn'@'pbx2' identified by 'eicnrw';</w:t>
              </w:r>
            </w:ins>
            <w:del w:id="182" w:author="박 성진" w:date="2023-02-03T15:24:00Z">
              <w:r w:rsidR="006951BF" w:rsidRPr="00D92582" w:rsidDel="00DA66E0">
                <w:rPr>
                  <w:color w:val="548DD4" w:themeColor="text2" w:themeTint="99"/>
                </w:rPr>
                <w:delText>grant all on eicn.* to 'eicn'@'my_host' identified by 'eicnrw';</w:delText>
              </w:r>
            </w:del>
          </w:p>
          <w:p w14:paraId="6BCE3358" w14:textId="77EE4D6C" w:rsidR="006951BF" w:rsidRPr="00D92582" w:rsidDel="00DA66E0" w:rsidRDefault="006951BF" w:rsidP="006951BF">
            <w:pPr>
              <w:rPr>
                <w:del w:id="183" w:author="박 성진" w:date="2023-02-03T15:24:00Z"/>
                <w:color w:val="548DD4" w:themeColor="text2" w:themeTint="99"/>
              </w:rPr>
            </w:pPr>
            <w:del w:id="184" w:author="박 성진" w:date="2023-02-03T15:24:00Z">
              <w:r w:rsidRPr="00D92582" w:rsidDel="00DA66E0">
                <w:rPr>
                  <w:color w:val="548DD4" w:themeColor="text2" w:themeTint="99"/>
                </w:rPr>
                <w:delText>grant all on CUSTOMDB.* to 'eicn'@'my_host' identified by 'eicnrw';</w:delText>
              </w:r>
            </w:del>
          </w:p>
          <w:p w14:paraId="6094A124" w14:textId="54BC4CFC" w:rsidR="006951BF" w:rsidRPr="00D92582" w:rsidDel="00DA66E0" w:rsidRDefault="006951BF" w:rsidP="006951BF">
            <w:pPr>
              <w:rPr>
                <w:del w:id="185" w:author="박 성진" w:date="2023-02-03T15:24:00Z"/>
                <w:color w:val="548DD4" w:themeColor="text2" w:themeTint="99"/>
              </w:rPr>
            </w:pPr>
            <w:del w:id="186" w:author="박 성진" w:date="2023-02-03T15:24:00Z">
              <w:r w:rsidRPr="00D92582" w:rsidDel="00DA66E0">
                <w:rPr>
                  <w:color w:val="548DD4" w:themeColor="text2" w:themeTint="99"/>
                </w:rPr>
                <w:delText>grant all on CONFIGDB.* to 'eicn'@'my_host' identified by 'eicnrw';</w:delText>
              </w:r>
            </w:del>
          </w:p>
          <w:p w14:paraId="40F6CAC1" w14:textId="0F132803" w:rsidR="006951BF" w:rsidRPr="00D92582" w:rsidDel="00DA66E0" w:rsidRDefault="006951BF" w:rsidP="006951BF">
            <w:pPr>
              <w:rPr>
                <w:del w:id="187" w:author="박 성진" w:date="2023-02-03T15:24:00Z"/>
                <w:color w:val="548DD4" w:themeColor="text2" w:themeTint="99"/>
              </w:rPr>
            </w:pPr>
            <w:del w:id="188" w:author="박 성진" w:date="2023-02-03T15:24:00Z">
              <w:r w:rsidRPr="00D92582" w:rsidDel="00DA66E0">
                <w:rPr>
                  <w:color w:val="548DD4" w:themeColor="text2" w:themeTint="99"/>
                </w:rPr>
                <w:delText xml:space="preserve">grant all on </w:delText>
              </w:r>
              <w:r w:rsidRPr="00D92582" w:rsidDel="00DA66E0">
                <w:rPr>
                  <w:rFonts w:hint="eastAsia"/>
                  <w:color w:val="548DD4" w:themeColor="text2" w:themeTint="99"/>
                </w:rPr>
                <w:delText>S</w:delText>
              </w:r>
              <w:r w:rsidRPr="00D92582" w:rsidDel="00DA66E0">
                <w:rPr>
                  <w:color w:val="548DD4" w:themeColor="text2" w:themeTint="99"/>
                </w:rPr>
                <w:delText>TATDB.* to 'eicn'@'my_host' identified by 'eicnrw';</w:delText>
              </w:r>
            </w:del>
          </w:p>
          <w:p w14:paraId="12865D8A" w14:textId="5678DE71" w:rsidR="002B4E7B" w:rsidRDefault="006951BF" w:rsidP="006951BF">
            <w:pPr>
              <w:rPr>
                <w:ins w:id="189" w:author="박 성진" w:date="2023-02-03T15:24:00Z"/>
                <w:color w:val="548DD4" w:themeColor="text2" w:themeTint="99"/>
              </w:rPr>
            </w:pPr>
            <w:del w:id="190" w:author="박 성진" w:date="2023-02-03T15:24:00Z">
              <w:r w:rsidRPr="00D92582" w:rsidDel="00DA66E0">
                <w:rPr>
                  <w:color w:val="548DD4" w:themeColor="text2" w:themeTint="99"/>
                </w:rPr>
                <w:delText>grant all on PDS.* to 'eicn'@'my_host' identified by 'eicnrw';</w:delText>
              </w:r>
            </w:del>
          </w:p>
          <w:p w14:paraId="75FA6871" w14:textId="77777777" w:rsidR="00DA66E0" w:rsidRDefault="00DA66E0" w:rsidP="006951BF">
            <w:pPr>
              <w:rPr>
                <w:ins w:id="191" w:author="박 성진" w:date="2023-01-19T10:10:00Z"/>
                <w:color w:val="548DD4" w:themeColor="text2" w:themeTint="99"/>
              </w:rPr>
            </w:pPr>
          </w:p>
          <w:p w14:paraId="23F19F83" w14:textId="77777777" w:rsidR="002B4E7B" w:rsidRPr="002B4E7B" w:rsidRDefault="002B4E7B" w:rsidP="002B4E7B">
            <w:pPr>
              <w:rPr>
                <w:ins w:id="192" w:author="박 성진" w:date="2023-01-19T10:10:00Z"/>
                <w:color w:val="548DD4" w:themeColor="text2" w:themeTint="99"/>
              </w:rPr>
            </w:pPr>
            <w:ins w:id="193" w:author="박 성진" w:date="2023-01-19T10:10:00Z">
              <w:r w:rsidRPr="002B4E7B">
                <w:rPr>
                  <w:color w:val="548DD4" w:themeColor="text2" w:themeTint="99"/>
                </w:rPr>
                <w:t>grant all on CUSTOMDB.* to 'eicn'@'pbx_vip' identified by 'eicnrw';</w:t>
              </w:r>
            </w:ins>
          </w:p>
          <w:p w14:paraId="07812BA0" w14:textId="77777777" w:rsidR="002B4E7B" w:rsidRPr="002B4E7B" w:rsidRDefault="002B4E7B" w:rsidP="002B4E7B">
            <w:pPr>
              <w:rPr>
                <w:ins w:id="194" w:author="박 성진" w:date="2023-01-19T10:10:00Z"/>
                <w:color w:val="548DD4" w:themeColor="text2" w:themeTint="99"/>
              </w:rPr>
            </w:pPr>
            <w:ins w:id="195" w:author="박 성진" w:date="2023-01-19T10:10:00Z">
              <w:r w:rsidRPr="002B4E7B">
                <w:rPr>
                  <w:color w:val="548DD4" w:themeColor="text2" w:themeTint="99"/>
                </w:rPr>
                <w:t>grant all on CUSTOMDB.* to 'eicn'@'pbx1' identified by 'eicnrw';</w:t>
              </w:r>
            </w:ins>
          </w:p>
          <w:p w14:paraId="01735F99" w14:textId="77777777" w:rsidR="002B4E7B" w:rsidRPr="002B4E7B" w:rsidRDefault="002B4E7B" w:rsidP="002B4E7B">
            <w:pPr>
              <w:rPr>
                <w:ins w:id="196" w:author="박 성진" w:date="2023-01-19T10:10:00Z"/>
                <w:color w:val="548DD4" w:themeColor="text2" w:themeTint="99"/>
              </w:rPr>
            </w:pPr>
            <w:ins w:id="197" w:author="박 성진" w:date="2023-01-19T10:10:00Z">
              <w:r w:rsidRPr="002B4E7B">
                <w:rPr>
                  <w:color w:val="548DD4" w:themeColor="text2" w:themeTint="99"/>
                </w:rPr>
                <w:t>grant all on CUSTOMDB.* to 'eicn'@'pbx2' identified by 'eicnrw';</w:t>
              </w:r>
            </w:ins>
          </w:p>
          <w:p w14:paraId="422730D5" w14:textId="77777777" w:rsidR="002B4E7B" w:rsidRPr="002B4E7B" w:rsidRDefault="002B4E7B" w:rsidP="002B4E7B">
            <w:pPr>
              <w:rPr>
                <w:ins w:id="198" w:author="박 성진" w:date="2023-01-19T10:10:00Z"/>
                <w:color w:val="548DD4" w:themeColor="text2" w:themeTint="99"/>
              </w:rPr>
            </w:pPr>
            <w:ins w:id="199" w:author="박 성진" w:date="2023-01-19T10:10:00Z">
              <w:r w:rsidRPr="002B4E7B">
                <w:rPr>
                  <w:color w:val="548DD4" w:themeColor="text2" w:themeTint="99"/>
                </w:rPr>
                <w:t xml:space="preserve"> </w:t>
              </w:r>
            </w:ins>
          </w:p>
          <w:p w14:paraId="74893F12" w14:textId="77777777" w:rsidR="002B4E7B" w:rsidRPr="002B4E7B" w:rsidRDefault="002B4E7B" w:rsidP="002B4E7B">
            <w:pPr>
              <w:rPr>
                <w:ins w:id="200" w:author="박 성진" w:date="2023-01-19T10:10:00Z"/>
                <w:color w:val="548DD4" w:themeColor="text2" w:themeTint="99"/>
              </w:rPr>
            </w:pPr>
            <w:ins w:id="201" w:author="박 성진" w:date="2023-01-19T10:10:00Z">
              <w:r w:rsidRPr="002B4E7B">
                <w:rPr>
                  <w:color w:val="548DD4" w:themeColor="text2" w:themeTint="99"/>
                </w:rPr>
                <w:t>grant all on CONFIGDB.* to 'eicn'@'pbx_vip' identified by 'eicnrw';</w:t>
              </w:r>
            </w:ins>
          </w:p>
          <w:p w14:paraId="50458183" w14:textId="77777777" w:rsidR="002B4E7B" w:rsidRPr="002B4E7B" w:rsidRDefault="002B4E7B" w:rsidP="002B4E7B">
            <w:pPr>
              <w:rPr>
                <w:ins w:id="202" w:author="박 성진" w:date="2023-01-19T10:10:00Z"/>
                <w:color w:val="548DD4" w:themeColor="text2" w:themeTint="99"/>
              </w:rPr>
            </w:pPr>
            <w:ins w:id="203" w:author="박 성진" w:date="2023-01-19T10:10:00Z">
              <w:r w:rsidRPr="002B4E7B">
                <w:rPr>
                  <w:color w:val="548DD4" w:themeColor="text2" w:themeTint="99"/>
                </w:rPr>
                <w:t>grant all on CONFIGDB.* to 'eicn'@'pbx1' identified by 'eicnrw';</w:t>
              </w:r>
            </w:ins>
          </w:p>
          <w:p w14:paraId="15864EB1" w14:textId="77777777" w:rsidR="002B4E7B" w:rsidRPr="002B4E7B" w:rsidRDefault="002B4E7B" w:rsidP="002B4E7B">
            <w:pPr>
              <w:rPr>
                <w:ins w:id="204" w:author="박 성진" w:date="2023-01-19T10:10:00Z"/>
                <w:color w:val="548DD4" w:themeColor="text2" w:themeTint="99"/>
              </w:rPr>
            </w:pPr>
            <w:ins w:id="205" w:author="박 성진" w:date="2023-01-19T10:10:00Z">
              <w:r w:rsidRPr="002B4E7B">
                <w:rPr>
                  <w:color w:val="548DD4" w:themeColor="text2" w:themeTint="99"/>
                </w:rPr>
                <w:t>grant all on CONFIGDB.* to 'eicn'@'pbx2' identified by 'eicnrw';</w:t>
              </w:r>
            </w:ins>
          </w:p>
          <w:p w14:paraId="5C859672" w14:textId="77777777" w:rsidR="002B4E7B" w:rsidRPr="002B4E7B" w:rsidRDefault="002B4E7B" w:rsidP="002B4E7B">
            <w:pPr>
              <w:rPr>
                <w:ins w:id="206" w:author="박 성진" w:date="2023-01-19T10:10:00Z"/>
                <w:color w:val="548DD4" w:themeColor="text2" w:themeTint="99"/>
              </w:rPr>
            </w:pPr>
            <w:ins w:id="207" w:author="박 성진" w:date="2023-01-19T10:10:00Z">
              <w:r w:rsidRPr="002B4E7B">
                <w:rPr>
                  <w:color w:val="548DD4" w:themeColor="text2" w:themeTint="99"/>
                </w:rPr>
                <w:lastRenderedPageBreak/>
                <w:t xml:space="preserve"> </w:t>
              </w:r>
            </w:ins>
          </w:p>
          <w:p w14:paraId="0BE96B75" w14:textId="77777777" w:rsidR="002B4E7B" w:rsidRPr="002B4E7B" w:rsidRDefault="002B4E7B" w:rsidP="002B4E7B">
            <w:pPr>
              <w:rPr>
                <w:ins w:id="208" w:author="박 성진" w:date="2023-01-19T10:10:00Z"/>
                <w:color w:val="548DD4" w:themeColor="text2" w:themeTint="99"/>
              </w:rPr>
            </w:pPr>
            <w:ins w:id="209" w:author="박 성진" w:date="2023-01-19T10:10:00Z">
              <w:r w:rsidRPr="002B4E7B">
                <w:rPr>
                  <w:color w:val="548DD4" w:themeColor="text2" w:themeTint="99"/>
                </w:rPr>
                <w:t>grant all on STATDB.* to 'eicn'@'pbx_vip' identified by 'eicnrw';</w:t>
              </w:r>
            </w:ins>
          </w:p>
          <w:p w14:paraId="14CC2B64" w14:textId="77777777" w:rsidR="002B4E7B" w:rsidRPr="002B4E7B" w:rsidRDefault="002B4E7B" w:rsidP="002B4E7B">
            <w:pPr>
              <w:rPr>
                <w:ins w:id="210" w:author="박 성진" w:date="2023-01-19T10:10:00Z"/>
                <w:color w:val="548DD4" w:themeColor="text2" w:themeTint="99"/>
              </w:rPr>
            </w:pPr>
            <w:ins w:id="211" w:author="박 성진" w:date="2023-01-19T10:10:00Z">
              <w:r w:rsidRPr="002B4E7B">
                <w:rPr>
                  <w:color w:val="548DD4" w:themeColor="text2" w:themeTint="99"/>
                </w:rPr>
                <w:t>grant all on STATDB.* to 'eicn'@'pbx1' identified by 'eicnrw';</w:t>
              </w:r>
            </w:ins>
          </w:p>
          <w:p w14:paraId="77A96488" w14:textId="77777777" w:rsidR="002B4E7B" w:rsidRPr="002B4E7B" w:rsidRDefault="002B4E7B" w:rsidP="002B4E7B">
            <w:pPr>
              <w:rPr>
                <w:ins w:id="212" w:author="박 성진" w:date="2023-01-19T10:10:00Z"/>
                <w:color w:val="548DD4" w:themeColor="text2" w:themeTint="99"/>
              </w:rPr>
            </w:pPr>
            <w:ins w:id="213" w:author="박 성진" w:date="2023-01-19T10:10:00Z">
              <w:r w:rsidRPr="002B4E7B">
                <w:rPr>
                  <w:color w:val="548DD4" w:themeColor="text2" w:themeTint="99"/>
                </w:rPr>
                <w:t>grant all on STATDB.* to 'eicn'@'pbx2' identified by 'eicnrw';</w:t>
              </w:r>
            </w:ins>
          </w:p>
          <w:p w14:paraId="3882A101" w14:textId="77777777" w:rsidR="002B4E7B" w:rsidRPr="002B4E7B" w:rsidRDefault="002B4E7B" w:rsidP="002B4E7B">
            <w:pPr>
              <w:rPr>
                <w:ins w:id="214" w:author="박 성진" w:date="2023-01-19T10:10:00Z"/>
                <w:color w:val="548DD4" w:themeColor="text2" w:themeTint="99"/>
              </w:rPr>
            </w:pPr>
            <w:ins w:id="215" w:author="박 성진" w:date="2023-01-19T10:10:00Z">
              <w:r w:rsidRPr="002B4E7B">
                <w:rPr>
                  <w:color w:val="548DD4" w:themeColor="text2" w:themeTint="99"/>
                </w:rPr>
                <w:t xml:space="preserve"> </w:t>
              </w:r>
            </w:ins>
          </w:p>
          <w:p w14:paraId="066776EA" w14:textId="77777777" w:rsidR="002B4E7B" w:rsidRPr="002B4E7B" w:rsidRDefault="002B4E7B" w:rsidP="002B4E7B">
            <w:pPr>
              <w:rPr>
                <w:ins w:id="216" w:author="박 성진" w:date="2023-01-19T10:10:00Z"/>
                <w:color w:val="548DD4" w:themeColor="text2" w:themeTint="99"/>
              </w:rPr>
            </w:pPr>
            <w:ins w:id="217" w:author="박 성진" w:date="2023-01-19T10:10:00Z">
              <w:r w:rsidRPr="002B4E7B">
                <w:rPr>
                  <w:color w:val="548DD4" w:themeColor="text2" w:themeTint="99"/>
                </w:rPr>
                <w:t>grant all on PDS.* to 'eicn'@'pbx_vip' identified by 'eicnrw';</w:t>
              </w:r>
            </w:ins>
          </w:p>
          <w:p w14:paraId="4A49906D" w14:textId="77777777" w:rsidR="002B4E7B" w:rsidRPr="002B4E7B" w:rsidRDefault="002B4E7B" w:rsidP="002B4E7B">
            <w:pPr>
              <w:rPr>
                <w:ins w:id="218" w:author="박 성진" w:date="2023-01-19T10:10:00Z"/>
                <w:color w:val="548DD4" w:themeColor="text2" w:themeTint="99"/>
              </w:rPr>
            </w:pPr>
            <w:ins w:id="219" w:author="박 성진" w:date="2023-01-19T10:10:00Z">
              <w:r w:rsidRPr="002B4E7B">
                <w:rPr>
                  <w:color w:val="548DD4" w:themeColor="text2" w:themeTint="99"/>
                </w:rPr>
                <w:t>grant all on PDS.* to 'eicn'@'pbx1' identified by 'eicnrw';</w:t>
              </w:r>
            </w:ins>
          </w:p>
          <w:p w14:paraId="09957DBE" w14:textId="03367FE4" w:rsidR="002B4E7B" w:rsidRDefault="002B4E7B" w:rsidP="002B4E7B">
            <w:pPr>
              <w:rPr>
                <w:ins w:id="220" w:author="박 성진" w:date="2023-01-19T10:10:00Z"/>
                <w:color w:val="548DD4" w:themeColor="text2" w:themeTint="99"/>
              </w:rPr>
            </w:pPr>
            <w:ins w:id="221" w:author="박 성진" w:date="2023-01-19T10:10:00Z">
              <w:r w:rsidRPr="002B4E7B">
                <w:rPr>
                  <w:color w:val="548DD4" w:themeColor="text2" w:themeTint="99"/>
                </w:rPr>
                <w:t>grant all on PDS.* to 'eicn'@'pbx2' identified by 'eicnrw';</w:t>
              </w:r>
            </w:ins>
          </w:p>
          <w:p w14:paraId="5BD1C02F" w14:textId="39A6FE6A" w:rsidR="002B4E7B" w:rsidRDefault="002B4E7B" w:rsidP="006951BF">
            <w:pPr>
              <w:rPr>
                <w:ins w:id="222" w:author="박 성진" w:date="2023-01-19T10:10:00Z"/>
                <w:color w:val="548DD4" w:themeColor="text2" w:themeTint="99"/>
              </w:rPr>
            </w:pPr>
          </w:p>
          <w:p w14:paraId="567B0232" w14:textId="77777777" w:rsidR="002B4E7B" w:rsidRPr="00D92582" w:rsidRDefault="002B4E7B" w:rsidP="006951BF">
            <w:pPr>
              <w:rPr>
                <w:color w:val="548DD4" w:themeColor="text2" w:themeTint="99"/>
              </w:rPr>
            </w:pPr>
          </w:p>
          <w:p w14:paraId="13BDF0C8" w14:textId="77777777" w:rsidR="006951BF" w:rsidRDefault="006951BF" w:rsidP="009657C1">
            <w:pPr>
              <w:rPr>
                <w:color w:val="548DD4" w:themeColor="text2" w:themeTint="99"/>
              </w:rPr>
            </w:pPr>
          </w:p>
          <w:p w14:paraId="3556813C" w14:textId="1951F731" w:rsidR="006951BF" w:rsidRPr="006951BF" w:rsidRDefault="006951BF" w:rsidP="009657C1">
            <w:pPr>
              <w:rPr>
                <w:color w:val="548DD4" w:themeColor="text2" w:themeTint="99"/>
              </w:rPr>
            </w:pPr>
            <w:r w:rsidRPr="002B7214">
              <w:rPr>
                <w:color w:val="548DD4" w:themeColor="text2" w:themeTint="99"/>
              </w:rPr>
              <w:t>flush privileges;</w:t>
            </w:r>
          </w:p>
        </w:tc>
      </w:tr>
    </w:tbl>
    <w:p w14:paraId="0D1FC4F6" w14:textId="77777777" w:rsidR="006951BF" w:rsidRDefault="006951BF" w:rsidP="00786AA2">
      <w:pPr>
        <w:rPr>
          <w:color w:val="548DD4" w:themeColor="text2" w:themeTint="99"/>
        </w:rPr>
      </w:pPr>
    </w:p>
    <w:p w14:paraId="62DE4D6C" w14:textId="77777777" w:rsidR="00554782" w:rsidRDefault="00554782" w:rsidP="00BB4A32">
      <w:pPr>
        <w:rPr>
          <w:b/>
        </w:rPr>
      </w:pPr>
    </w:p>
    <w:p w14:paraId="6057CE0E" w14:textId="77777777" w:rsidR="006951BF" w:rsidRDefault="006951BF" w:rsidP="00BB4A32">
      <w:pPr>
        <w:rPr>
          <w:b/>
        </w:rPr>
      </w:pPr>
    </w:p>
    <w:p w14:paraId="6CD772E5" w14:textId="77777777" w:rsidR="006951BF" w:rsidRDefault="006951BF" w:rsidP="00BB4A32">
      <w:pPr>
        <w:rPr>
          <w:b/>
        </w:rPr>
      </w:pPr>
    </w:p>
    <w:p w14:paraId="054D1542" w14:textId="77777777" w:rsidR="00554782" w:rsidRPr="000049DF" w:rsidRDefault="00554782" w:rsidP="00554782">
      <w:pPr>
        <w:rPr>
          <w:b/>
          <w:sz w:val="22"/>
        </w:rPr>
      </w:pPr>
      <w:r w:rsidRPr="000049DF">
        <w:rPr>
          <w:rFonts w:hint="eastAsia"/>
          <w:b/>
          <w:sz w:val="22"/>
        </w:rPr>
        <w:t>##mysql 설정 (PBX/WEB 분리형일때)</w:t>
      </w:r>
    </w:p>
    <w:p w14:paraId="79354377" w14:textId="77777777" w:rsidR="00554782" w:rsidRDefault="00554782" w:rsidP="00554782">
      <w:r>
        <w:t>[root@localhost ~]#</w:t>
      </w:r>
      <w:r>
        <w:rPr>
          <w:rFonts w:hint="eastAsia"/>
        </w:rPr>
        <w:t xml:space="preserve"> </w:t>
      </w:r>
      <w:r w:rsidRPr="005607E2">
        <w:rPr>
          <w:rFonts w:hint="eastAsia"/>
          <w:color w:val="548DD4" w:themeColor="text2" w:themeTint="99"/>
        </w:rPr>
        <w:t xml:space="preserve">mysql -u </w:t>
      </w:r>
      <w:r w:rsidR="00565AA7" w:rsidRPr="005607E2">
        <w:rPr>
          <w:color w:val="548DD4" w:themeColor="text2" w:themeTint="99"/>
        </w:rPr>
        <w:t>root</w:t>
      </w:r>
      <w:r w:rsidRPr="005607E2">
        <w:rPr>
          <w:rFonts w:hint="eastAsia"/>
          <w:color w:val="548DD4" w:themeColor="text2" w:themeTint="99"/>
        </w:rPr>
        <w:t xml:space="preserve"> -p</w:t>
      </w:r>
      <w:r>
        <w:rPr>
          <w:rFonts w:hint="eastAsia"/>
        </w:rPr>
        <w:t xml:space="preserve"> </w:t>
      </w:r>
    </w:p>
    <w:p w14:paraId="0B6A18CE" w14:textId="77777777" w:rsidR="00554782" w:rsidRDefault="00554782" w:rsidP="00554782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use mysql</w:t>
      </w:r>
    </w:p>
    <w:p w14:paraId="004651F5" w14:textId="77777777" w:rsidR="00554782" w:rsidRDefault="00554782" w:rsidP="00554782">
      <w:r>
        <w:t>M</w:t>
      </w:r>
      <w:r>
        <w:rPr>
          <w:rFonts w:hint="eastAsia"/>
        </w:rPr>
        <w:t xml:space="preserve">ysql&gt; </w:t>
      </w:r>
      <w:r w:rsidRPr="005607E2">
        <w:rPr>
          <w:rFonts w:hint="eastAsia"/>
          <w:color w:val="548DD4" w:themeColor="text2" w:themeTint="99"/>
        </w:rPr>
        <w:t>select * from user;</w:t>
      </w:r>
    </w:p>
    <w:p w14:paraId="24C2E38C" w14:textId="77777777" w:rsidR="00554782" w:rsidRPr="00486780" w:rsidRDefault="00554782" w:rsidP="00554782">
      <w:pPr>
        <w:rPr>
          <w:b/>
        </w:rPr>
      </w:pPr>
      <w:r w:rsidRPr="00486780">
        <w:rPr>
          <w:rFonts w:hint="eastAsia"/>
          <w:b/>
        </w:rPr>
        <w:t>#IPPBX에서</w:t>
      </w:r>
    </w:p>
    <w:tbl>
      <w:tblPr>
        <w:tblStyle w:val="a6"/>
        <w:tblW w:w="21328" w:type="dxa"/>
        <w:tblLook w:val="04A0" w:firstRow="1" w:lastRow="0" w:firstColumn="1" w:lastColumn="0" w:noHBand="0" w:noVBand="1"/>
      </w:tblPr>
      <w:tblGrid>
        <w:gridCol w:w="10664"/>
        <w:gridCol w:w="10664"/>
      </w:tblGrid>
      <w:tr w:rsidR="00BF7C15" w:rsidRPr="001C6ECF" w14:paraId="3C1ADB78" w14:textId="77777777" w:rsidTr="00BF7C15">
        <w:tc>
          <w:tcPr>
            <w:tcW w:w="10664" w:type="dxa"/>
          </w:tcPr>
          <w:p w14:paraId="63A02689" w14:textId="77777777" w:rsidR="00BF7C15" w:rsidRDefault="00BF7C15" w:rsidP="004A7DC2">
            <w:r w:rsidRPr="00565AA7">
              <w:t>grant all on eicn.* to 'eicn'@'</w:t>
            </w:r>
            <w:r w:rsidR="00172756">
              <w:rPr>
                <w:rFonts w:hint="eastAsia"/>
              </w:rPr>
              <w:t>w</w:t>
            </w:r>
            <w:r w:rsidR="00172756">
              <w:t>eb</w:t>
            </w:r>
            <w:r w:rsidRPr="00565AA7">
              <w:t>_vip' identified by 'eicnrw';</w:t>
            </w:r>
          </w:p>
          <w:p w14:paraId="11F3323C" w14:textId="77777777" w:rsidR="00BF7C15" w:rsidRDefault="00BF7C15" w:rsidP="004A7DC2">
            <w:r w:rsidRPr="00565AA7">
              <w:t>grant all on eicn.* to 'eicn'@'web</w:t>
            </w:r>
            <w:r>
              <w:t>1</w:t>
            </w:r>
            <w:r w:rsidRPr="00565AA7">
              <w:t>' identified by 'eicnrw';</w:t>
            </w:r>
          </w:p>
          <w:p w14:paraId="39DAE0D1" w14:textId="77777777" w:rsidR="00BF7C15" w:rsidRDefault="00BF7C15" w:rsidP="004A7DC2">
            <w:r w:rsidRPr="00565AA7">
              <w:t>grant all on eicn.* to 'eicn'@'web</w:t>
            </w:r>
            <w:r>
              <w:t>2</w:t>
            </w:r>
            <w:r w:rsidRPr="00565AA7">
              <w:t>' identified by 'eicnrw';</w:t>
            </w:r>
          </w:p>
          <w:p w14:paraId="1CEF9489" w14:textId="77777777" w:rsidR="00BF7C15" w:rsidRDefault="00BF7C15" w:rsidP="004A7DC2"/>
          <w:p w14:paraId="2E2200BF" w14:textId="77777777" w:rsidR="00DA4B82" w:rsidRDefault="00DA4B82" w:rsidP="00DA4B82">
            <w:r w:rsidRPr="00565AA7">
              <w:t xml:space="preserve">grant all on </w:t>
            </w:r>
            <w:r>
              <w:rPr>
                <w:rFonts w:hint="eastAsia"/>
              </w:rPr>
              <w:t>C</w:t>
            </w:r>
            <w:r>
              <w:t>USTOMDB</w:t>
            </w:r>
            <w:r w:rsidRPr="00565AA7">
              <w:t>.* to 'eicn'@'web_vip' identified by 'eicnrw';</w:t>
            </w:r>
          </w:p>
          <w:p w14:paraId="698362F8" w14:textId="77777777" w:rsidR="00DA4B82" w:rsidRDefault="00DA4B82" w:rsidP="00DA4B82">
            <w:r w:rsidRPr="00565AA7">
              <w:t xml:space="preserve">grant all on </w:t>
            </w:r>
            <w:r>
              <w:t>CUSTOMDB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7078BE26" w14:textId="77777777" w:rsidR="00DA4B82" w:rsidRDefault="00DA4B82" w:rsidP="00DA4B82">
            <w:r w:rsidRPr="00565AA7">
              <w:t xml:space="preserve">grant all on </w:t>
            </w:r>
            <w:r>
              <w:t>CUSTOMDB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6323B3E2" w14:textId="77777777" w:rsidR="00DA4B82" w:rsidRDefault="00DA4B82" w:rsidP="004A7DC2"/>
          <w:p w14:paraId="361FBC4F" w14:textId="4C073F33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'eicn'@'web_vip' identified by 'eicnrw';</w:t>
            </w:r>
          </w:p>
          <w:p w14:paraId="7A87EF33" w14:textId="572FF2DC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4BF062D3" w14:textId="3749E2E4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3C9809D7" w14:textId="77777777" w:rsidR="005607E2" w:rsidRDefault="005607E2" w:rsidP="004A7DC2"/>
          <w:p w14:paraId="6BB8DD82" w14:textId="77777777" w:rsidR="00FD6B63" w:rsidRDefault="00FD6B63" w:rsidP="00FD6B63">
            <w:r w:rsidRPr="00565AA7">
              <w:t xml:space="preserve">grant all on </w:t>
            </w:r>
            <w:r>
              <w:rPr>
                <w:rFonts w:hint="eastAsia"/>
              </w:rPr>
              <w:t>S</w:t>
            </w:r>
            <w:r>
              <w:t>TATDB</w:t>
            </w:r>
            <w:r w:rsidRPr="00565AA7">
              <w:t>.* to 'eicn'@'web_vip' identified by 'eicnrw';</w:t>
            </w:r>
          </w:p>
          <w:p w14:paraId="2E16C076" w14:textId="77777777" w:rsidR="00FD6B63" w:rsidRDefault="00FD6B63" w:rsidP="00FD6B63">
            <w:r w:rsidRPr="00565AA7">
              <w:t xml:space="preserve">grant all on </w:t>
            </w:r>
            <w:r>
              <w:t>STATDB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39E228A3" w14:textId="77777777" w:rsidR="00FD6B63" w:rsidRDefault="00FD6B63" w:rsidP="00FD6B63">
            <w:r w:rsidRPr="00565AA7">
              <w:t xml:space="preserve">grant all on </w:t>
            </w:r>
            <w:r>
              <w:t>STATDB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343DD0C7" w14:textId="77777777" w:rsidR="00FD6B63" w:rsidRPr="00DA4B82" w:rsidRDefault="00FD6B63" w:rsidP="004A7DC2"/>
          <w:p w14:paraId="427F3AC9" w14:textId="77777777" w:rsidR="00BF7C15" w:rsidRDefault="00BF7C15" w:rsidP="004A7DC2">
            <w:r w:rsidRPr="00565AA7">
              <w:t xml:space="preserve">grant all on </w:t>
            </w:r>
            <w:r>
              <w:rPr>
                <w:rFonts w:hint="eastAsia"/>
              </w:rPr>
              <w:t>PDS</w:t>
            </w:r>
            <w:r w:rsidRPr="00565AA7">
              <w:t>.* to 'eicn'@'web_vip' identified by 'eicnrw';</w:t>
            </w:r>
          </w:p>
          <w:p w14:paraId="25FEF85A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'eicn'@'web</w:t>
            </w:r>
            <w:r>
              <w:t>1</w:t>
            </w:r>
            <w:r w:rsidRPr="00565AA7">
              <w:t>' identified by 'eicnrw';</w:t>
            </w:r>
          </w:p>
          <w:p w14:paraId="418A6B8A" w14:textId="77777777" w:rsidR="00BF7C15" w:rsidRDefault="00BF7C15" w:rsidP="004A7DC2">
            <w:r>
              <w:t>grant all on PDS</w:t>
            </w:r>
            <w:r w:rsidRPr="00565AA7">
              <w:t>.* to 'eicn'@'web</w:t>
            </w:r>
            <w:r>
              <w:t>2</w:t>
            </w:r>
            <w:r w:rsidRPr="00565AA7">
              <w:t>' identified by 'eicnrw';</w:t>
            </w:r>
          </w:p>
          <w:p w14:paraId="764C549D" w14:textId="77777777" w:rsidR="00BF7C15" w:rsidRDefault="00BF7C15" w:rsidP="004A7DC2"/>
          <w:p w14:paraId="6956EFD0" w14:textId="43E54748" w:rsidR="00BF7C15" w:rsidRDefault="00BF7C15" w:rsidP="004A7DC2">
            <w:r w:rsidRPr="00565AA7">
              <w:t>grant all on eicn.* to 'eicn'@'</w:t>
            </w:r>
            <w:r>
              <w:rPr>
                <w:rFonts w:hint="eastAsia"/>
              </w:rPr>
              <w:t>record_server</w:t>
            </w:r>
            <w:r w:rsidRPr="00565AA7">
              <w:t>' identified by 'eicnrw';</w:t>
            </w:r>
          </w:p>
          <w:p w14:paraId="796374F1" w14:textId="77777777" w:rsidR="00C44D42" w:rsidRDefault="00C44D42" w:rsidP="004A7DC2"/>
          <w:p w14:paraId="0D7F6C9C" w14:textId="77777777" w:rsidR="00242126" w:rsidRDefault="00242126" w:rsidP="004A7DC2">
            <w:pPr>
              <w:rPr>
                <w:color w:val="548DD4" w:themeColor="text2" w:themeTint="99"/>
              </w:rPr>
            </w:pPr>
            <w:r w:rsidRPr="002B7214">
              <w:rPr>
                <w:color w:val="548DD4" w:themeColor="text2" w:themeTint="99"/>
              </w:rPr>
              <w:t>flush privileges;</w:t>
            </w:r>
          </w:p>
          <w:p w14:paraId="473AE43D" w14:textId="0CDEEFE9" w:rsidR="00C44D42" w:rsidRPr="00296AD7" w:rsidRDefault="00C44D42" w:rsidP="00C44D42"/>
        </w:tc>
        <w:tc>
          <w:tcPr>
            <w:tcW w:w="10664" w:type="dxa"/>
          </w:tcPr>
          <w:p w14:paraId="3952E4A8" w14:textId="77777777" w:rsidR="00BF7C15" w:rsidRPr="0035403B" w:rsidRDefault="00BF7C15" w:rsidP="00327228">
            <w:bookmarkStart w:id="223" w:name="OLE_LINK1"/>
            <w:bookmarkStart w:id="224" w:name="OLE_LINK2"/>
            <w:r w:rsidRPr="00565AA7">
              <w:lastRenderedPageBreak/>
              <w:t>grant all on eicn.* to 'eicn'@'web_vip' identified by 'eicnrw';</w:t>
            </w:r>
          </w:p>
        </w:tc>
      </w:tr>
    </w:tbl>
    <w:bookmarkEnd w:id="223"/>
    <w:bookmarkEnd w:id="224"/>
    <w:p w14:paraId="6D626DA6" w14:textId="77777777" w:rsidR="00554782" w:rsidRPr="00486780" w:rsidRDefault="00554782" w:rsidP="00554782">
      <w:pPr>
        <w:rPr>
          <w:b/>
        </w:rPr>
      </w:pPr>
      <w:r w:rsidRPr="00486780">
        <w:rPr>
          <w:rFonts w:hint="eastAsia"/>
          <w:b/>
        </w:rPr>
        <w:lastRenderedPageBreak/>
        <w:t>#WEB에서</w:t>
      </w:r>
    </w:p>
    <w:tbl>
      <w:tblPr>
        <w:tblStyle w:val="a6"/>
        <w:tblW w:w="21328" w:type="dxa"/>
        <w:tblLook w:val="04A0" w:firstRow="1" w:lastRow="0" w:firstColumn="1" w:lastColumn="0" w:noHBand="0" w:noVBand="1"/>
      </w:tblPr>
      <w:tblGrid>
        <w:gridCol w:w="10664"/>
        <w:gridCol w:w="10664"/>
      </w:tblGrid>
      <w:tr w:rsidR="00BF7C15" w:rsidRPr="001C6ECF" w14:paraId="6B537808" w14:textId="77777777" w:rsidTr="00BF7C15">
        <w:tc>
          <w:tcPr>
            <w:tcW w:w="10664" w:type="dxa"/>
          </w:tcPr>
          <w:p w14:paraId="74155816" w14:textId="769F535A" w:rsidR="00BF7C15" w:rsidRDefault="00BF7C15" w:rsidP="0090694B">
            <w:r w:rsidRPr="00565AA7">
              <w:t>grant all on eicn.* to 'eicn'@'</w:t>
            </w:r>
            <w:r>
              <w:t>pbx</w:t>
            </w:r>
            <w:r w:rsidRPr="00565AA7">
              <w:t>_vip' identified by 'eicnrw';</w:t>
            </w:r>
          </w:p>
          <w:p w14:paraId="71E13BA6" w14:textId="77777777" w:rsidR="00BF7C15" w:rsidRDefault="00BF7C15" w:rsidP="004A7DC2">
            <w:r w:rsidRPr="00565AA7">
              <w:t>grant all on eicn.* to 'eicn'@'</w:t>
            </w:r>
            <w:r>
              <w:t>pbx1</w:t>
            </w:r>
            <w:r w:rsidRPr="00565AA7">
              <w:t>' identified by 'eicnrw';</w:t>
            </w:r>
          </w:p>
          <w:p w14:paraId="68BA52A7" w14:textId="77777777" w:rsidR="00BF7C15" w:rsidRDefault="00BF7C15" w:rsidP="004A7DC2">
            <w:r w:rsidRPr="00565AA7">
              <w:t>grant all on eicn.* to 'eicn'@'</w:t>
            </w:r>
            <w:r>
              <w:t>pbx2</w:t>
            </w:r>
            <w:r w:rsidRPr="00565AA7">
              <w:t>' identified by 'eicnrw';</w:t>
            </w:r>
          </w:p>
          <w:p w14:paraId="4F01BA8B" w14:textId="77777777" w:rsidR="00BF7C15" w:rsidRDefault="00BF7C15" w:rsidP="004A7DC2"/>
          <w:p w14:paraId="105E333A" w14:textId="77777777" w:rsidR="0003026E" w:rsidRDefault="0003026E" w:rsidP="0003026E">
            <w:r w:rsidRPr="00565AA7">
              <w:t xml:space="preserve">grant all on </w:t>
            </w:r>
            <w:r>
              <w:t>CUSTOMDB</w:t>
            </w:r>
            <w:r w:rsidRPr="00565AA7">
              <w:t>.* to 'eicn'@'</w:t>
            </w:r>
            <w:r>
              <w:t>pbx</w:t>
            </w:r>
            <w:r w:rsidRPr="00565AA7">
              <w:t>_vip' identified by 'eicnrw';</w:t>
            </w:r>
          </w:p>
          <w:p w14:paraId="08DFEB8D" w14:textId="77777777" w:rsidR="0003026E" w:rsidRDefault="0003026E" w:rsidP="0003026E">
            <w:r w:rsidRPr="00565AA7">
              <w:t xml:space="preserve">grant all on </w:t>
            </w:r>
            <w:r>
              <w:t>CUSTOMDB</w:t>
            </w:r>
            <w:r w:rsidRPr="00565AA7">
              <w:t>.* to 'eicn'@'</w:t>
            </w:r>
            <w:r>
              <w:t>pbx1</w:t>
            </w:r>
            <w:r w:rsidRPr="00565AA7">
              <w:t>' identified by 'eicnrw';</w:t>
            </w:r>
          </w:p>
          <w:p w14:paraId="115C2B89" w14:textId="77777777" w:rsidR="0003026E" w:rsidRDefault="0003026E" w:rsidP="0003026E">
            <w:r w:rsidRPr="00565AA7">
              <w:t xml:space="preserve">grant all on </w:t>
            </w:r>
            <w:r>
              <w:t>CUSTOMDB</w:t>
            </w:r>
            <w:r w:rsidRPr="00565AA7">
              <w:t>.* to 'eicn'@'</w:t>
            </w:r>
            <w:r>
              <w:t>pbx2</w:t>
            </w:r>
            <w:r w:rsidRPr="00565AA7">
              <w:t>' identified by 'eicnrw';</w:t>
            </w:r>
          </w:p>
          <w:p w14:paraId="17FED9CC" w14:textId="77777777" w:rsidR="0003026E" w:rsidRDefault="0003026E" w:rsidP="004A7DC2"/>
          <w:p w14:paraId="516D4497" w14:textId="6A48E2F3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</w:t>
            </w:r>
            <w:r>
              <w:t>pbx</w:t>
            </w:r>
            <w:r w:rsidRPr="00565AA7">
              <w:t>_vip' identified by 'eicnrw';</w:t>
            </w:r>
          </w:p>
          <w:p w14:paraId="67ED4180" w14:textId="07171BB3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Pr="00565AA7">
              <w:t>.* to 'eicn'@'</w:t>
            </w:r>
            <w:r>
              <w:t>pbx1</w:t>
            </w:r>
            <w:r w:rsidRPr="00565AA7">
              <w:t>' identified by 'eicnrw';</w:t>
            </w:r>
          </w:p>
          <w:p w14:paraId="13F6B3E1" w14:textId="11BE06A9" w:rsidR="005607E2" w:rsidRDefault="005607E2" w:rsidP="005607E2">
            <w:r w:rsidRPr="00565AA7">
              <w:t xml:space="preserve">grant all on </w:t>
            </w:r>
            <w:r w:rsidRPr="005607E2">
              <w:t>CONFIGDB</w:t>
            </w:r>
            <w:r w:rsidR="00646F9A">
              <w:t>.* to 'eicn'@'pbx</w:t>
            </w:r>
            <w:r>
              <w:t>2</w:t>
            </w:r>
            <w:r w:rsidRPr="00565AA7">
              <w:t>' identified by 'eicnrw';</w:t>
            </w:r>
          </w:p>
          <w:p w14:paraId="4C28B9D0" w14:textId="77777777" w:rsidR="005607E2" w:rsidRPr="00646F9A" w:rsidRDefault="005607E2" w:rsidP="004A7DC2"/>
          <w:p w14:paraId="3E06084A" w14:textId="4B0C04B4" w:rsidR="005607E2" w:rsidRDefault="005607E2" w:rsidP="005607E2">
            <w:r w:rsidRPr="00565AA7">
              <w:t xml:space="preserve">grant all on </w:t>
            </w:r>
            <w:r>
              <w:rPr>
                <w:rFonts w:hint="eastAsia"/>
              </w:rPr>
              <w:t>S</w:t>
            </w:r>
            <w:r>
              <w:t>TATDB</w:t>
            </w:r>
            <w:r w:rsidR="00D430D8">
              <w:t>.* to 'eicn'@'pbx</w:t>
            </w:r>
            <w:r w:rsidRPr="00565AA7">
              <w:t>_vip' identified by 'eicnrw';</w:t>
            </w:r>
          </w:p>
          <w:p w14:paraId="0878CBEA" w14:textId="2BD7965D" w:rsidR="005607E2" w:rsidRDefault="005607E2" w:rsidP="005607E2">
            <w:r w:rsidRPr="00565AA7">
              <w:t xml:space="preserve">grant all on </w:t>
            </w:r>
            <w:r>
              <w:t>STATDB</w:t>
            </w:r>
            <w:r w:rsidR="00D430D8">
              <w:t>.* to 'eicn'@'pbx</w:t>
            </w:r>
            <w:r>
              <w:t>1</w:t>
            </w:r>
            <w:r w:rsidRPr="00565AA7">
              <w:t>' identified by 'eicnrw';</w:t>
            </w:r>
          </w:p>
          <w:p w14:paraId="1D3378FF" w14:textId="6996C663" w:rsidR="005607E2" w:rsidRDefault="005607E2" w:rsidP="005607E2">
            <w:r w:rsidRPr="00565AA7">
              <w:t xml:space="preserve">grant all on </w:t>
            </w:r>
            <w:r>
              <w:t>STATDB</w:t>
            </w:r>
            <w:r w:rsidRPr="00565AA7">
              <w:t>.* t</w:t>
            </w:r>
            <w:r w:rsidR="00D430D8">
              <w:t>o 'eicn'@'pbx</w:t>
            </w:r>
            <w:r>
              <w:t>2</w:t>
            </w:r>
            <w:r w:rsidRPr="00565AA7">
              <w:t>' identified by 'eicnrw';</w:t>
            </w:r>
          </w:p>
          <w:p w14:paraId="4C03E303" w14:textId="77777777" w:rsidR="005607E2" w:rsidRPr="0003026E" w:rsidRDefault="005607E2" w:rsidP="004A7DC2"/>
          <w:p w14:paraId="26F63556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</w:t>
            </w:r>
            <w:r>
              <w:t>pbx</w:t>
            </w:r>
            <w:r w:rsidRPr="00565AA7">
              <w:t>_vip' identified by 'eicnrw';</w:t>
            </w:r>
          </w:p>
          <w:p w14:paraId="4E68EFFE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</w:t>
            </w:r>
            <w:r>
              <w:t>pbx1</w:t>
            </w:r>
            <w:r w:rsidRPr="00565AA7">
              <w:t>' identified by 'eicnrw';</w:t>
            </w:r>
          </w:p>
          <w:p w14:paraId="2ACBD59E" w14:textId="77777777" w:rsidR="00BF7C15" w:rsidRDefault="00BF7C15" w:rsidP="004A7DC2">
            <w:r w:rsidRPr="00565AA7">
              <w:t xml:space="preserve">grant all on </w:t>
            </w:r>
            <w:r>
              <w:t>PDS</w:t>
            </w:r>
            <w:r w:rsidRPr="00565AA7">
              <w:t>.* to 'eicn'@'</w:t>
            </w:r>
            <w:r>
              <w:t>pbx2</w:t>
            </w:r>
            <w:r w:rsidRPr="00565AA7">
              <w:t>' identified by 'eicnrw';</w:t>
            </w:r>
          </w:p>
          <w:p w14:paraId="68CEC8EA" w14:textId="77777777" w:rsidR="00BF7C15" w:rsidRDefault="00BF7C15" w:rsidP="004A7DC2"/>
          <w:p w14:paraId="1CA301C3" w14:textId="77777777" w:rsidR="00BF7C15" w:rsidRDefault="00BF7C15" w:rsidP="004A7DC2">
            <w:r w:rsidRPr="00565AA7">
              <w:t>grant all on eicn.* to 'eicn'@'</w:t>
            </w:r>
            <w:r>
              <w:t>record_server</w:t>
            </w:r>
            <w:r w:rsidRPr="00565AA7">
              <w:t>' identified by 'eicnrw';</w:t>
            </w:r>
          </w:p>
          <w:p w14:paraId="594DACBD" w14:textId="77777777" w:rsidR="00646F9A" w:rsidRDefault="00646F9A" w:rsidP="004A7DC2"/>
          <w:p w14:paraId="60DCB96D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eicn.* to 'eicn'@'web_vip' identified by 'eicnrw';</w:t>
            </w:r>
          </w:p>
          <w:p w14:paraId="0EC280EA" w14:textId="2D330B9B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eicn.*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56D83D37" w14:textId="157F6203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eicn.*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40B14743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6C07BED6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PDS.* to 'eicn'@'web_vip' identified by 'eicnrw';</w:t>
            </w:r>
          </w:p>
          <w:p w14:paraId="00310E5C" w14:textId="6F2A327B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PDS.*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75008136" w14:textId="5A1EEF0F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PDS.*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2F69F1C0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0E6C21A7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CUSTOMDB.* to 'eicn'@'web_vip' identified by 'eicnrw';</w:t>
            </w:r>
          </w:p>
          <w:p w14:paraId="6553C168" w14:textId="19A4666D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CUSTOMDB.*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592FA665" w14:textId="5F1A8829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CUSTOMDB.*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140F54F3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2B3AA31A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CONFIGDB.* to 'eicn'@'web_vip' identified by 'eicnrw';</w:t>
            </w:r>
          </w:p>
          <w:p w14:paraId="038FF876" w14:textId="7DC942EA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CONFIGDB.*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453B7C71" w14:textId="31C20B8B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 xml:space="preserve">grant all </w:t>
            </w:r>
            <w:r>
              <w:rPr>
                <w:color w:val="000000" w:themeColor="text1"/>
              </w:rPr>
              <w:t>on CONFIGDB.*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1621D006" w14:textId="77777777" w:rsidR="00646F9A" w:rsidRPr="00646F9A" w:rsidRDefault="00646F9A" w:rsidP="00646F9A">
            <w:pPr>
              <w:rPr>
                <w:color w:val="000000" w:themeColor="text1"/>
              </w:rPr>
            </w:pPr>
          </w:p>
          <w:p w14:paraId="2A3628E8" w14:textId="77777777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STATDB.* to 'eicn'@'web_vip' identified by 'eicnrw';</w:t>
            </w:r>
          </w:p>
          <w:p w14:paraId="7ACC24FE" w14:textId="7B1FD664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STAT</w:t>
            </w:r>
            <w:r>
              <w:rPr>
                <w:color w:val="000000" w:themeColor="text1"/>
              </w:rPr>
              <w:t>DB.* to 'eicn'@'web1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04B426E1" w14:textId="70779EC2" w:rsidR="00646F9A" w:rsidRPr="00646F9A" w:rsidRDefault="00646F9A" w:rsidP="00646F9A">
            <w:pPr>
              <w:rPr>
                <w:color w:val="000000" w:themeColor="text1"/>
              </w:rPr>
            </w:pPr>
            <w:r w:rsidRPr="00646F9A">
              <w:rPr>
                <w:color w:val="000000" w:themeColor="text1"/>
              </w:rPr>
              <w:t>grant all on STAT</w:t>
            </w:r>
            <w:r>
              <w:rPr>
                <w:color w:val="000000" w:themeColor="text1"/>
              </w:rPr>
              <w:t>DB.* to 'eicn'@'web2</w:t>
            </w:r>
            <w:r w:rsidRPr="00646F9A">
              <w:rPr>
                <w:color w:val="000000" w:themeColor="text1"/>
              </w:rPr>
              <w:t>' identified by 'eicnrw';</w:t>
            </w:r>
          </w:p>
          <w:p w14:paraId="13E8B10B" w14:textId="77777777" w:rsidR="00646F9A" w:rsidRPr="00646F9A" w:rsidRDefault="00646F9A" w:rsidP="004A7DC2"/>
          <w:p w14:paraId="5FFEB3E3" w14:textId="35278E78" w:rsidR="00D430D8" w:rsidRPr="00D430D8" w:rsidRDefault="00D430D8" w:rsidP="004A7DC2">
            <w:pPr>
              <w:rPr>
                <w:color w:val="548DD4" w:themeColor="text2" w:themeTint="99"/>
              </w:rPr>
            </w:pPr>
            <w:r w:rsidRPr="002B7214">
              <w:rPr>
                <w:color w:val="548DD4" w:themeColor="text2" w:themeTint="99"/>
              </w:rPr>
              <w:lastRenderedPageBreak/>
              <w:t>flush privileges;</w:t>
            </w:r>
          </w:p>
        </w:tc>
        <w:tc>
          <w:tcPr>
            <w:tcW w:w="10664" w:type="dxa"/>
          </w:tcPr>
          <w:p w14:paraId="49480779" w14:textId="77777777" w:rsidR="00BF7C15" w:rsidRPr="001C6ECF" w:rsidRDefault="00BF7C15" w:rsidP="00565AA7">
            <w:r w:rsidRPr="00565AA7">
              <w:lastRenderedPageBreak/>
              <w:t>grant all on eicn.* to 'eicn'@'</w:t>
            </w:r>
            <w:r>
              <w:t>pbx</w:t>
            </w:r>
            <w:r w:rsidRPr="00565AA7">
              <w:t>_vip' identified by 'eicnrw';</w:t>
            </w:r>
          </w:p>
        </w:tc>
      </w:tr>
    </w:tbl>
    <w:p w14:paraId="7C30CB41" w14:textId="77777777" w:rsidR="00554782" w:rsidRPr="00486780" w:rsidRDefault="00554782" w:rsidP="00554782">
      <w:pPr>
        <w:rPr>
          <w:color w:val="C00000"/>
        </w:rPr>
      </w:pPr>
      <w:r w:rsidRPr="00486780">
        <w:rPr>
          <w:rFonts w:hint="eastAsia"/>
          <w:color w:val="C00000"/>
        </w:rPr>
        <w:lastRenderedPageBreak/>
        <w:t>완료후 iptables에 mysql 포트(tcp 3306) OPEN</w:t>
      </w:r>
    </w:p>
    <w:p w14:paraId="76F282A8" w14:textId="77777777" w:rsidR="00554782" w:rsidRDefault="00554782" w:rsidP="00BB4A32">
      <w:pPr>
        <w:rPr>
          <w:b/>
        </w:rPr>
      </w:pPr>
    </w:p>
    <w:p w14:paraId="508B6596" w14:textId="77777777" w:rsidR="00D64A6C" w:rsidRDefault="00D64A6C" w:rsidP="00BB4A32">
      <w:pPr>
        <w:rPr>
          <w:b/>
        </w:rPr>
      </w:pPr>
      <w:r>
        <w:rPr>
          <w:rFonts w:hint="eastAsia"/>
          <w:b/>
        </w:rPr>
        <w:t>#Tomcat Session</w:t>
      </w:r>
      <w:r w:rsidR="004D63F9">
        <w:rPr>
          <w:b/>
        </w:rPr>
        <w:t xml:space="preserve"> – </w:t>
      </w:r>
      <w:r w:rsidR="004D63F9">
        <w:rPr>
          <w:rFonts w:hint="eastAsia"/>
          <w:b/>
        </w:rPr>
        <w:t>필요지 작업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4A6C" w14:paraId="5DB8A533" w14:textId="77777777" w:rsidTr="00D64A6C">
        <w:tc>
          <w:tcPr>
            <w:tcW w:w="10664" w:type="dxa"/>
          </w:tcPr>
          <w:p w14:paraId="0EC4FD64" w14:textId="77777777" w:rsidR="00D64A6C" w:rsidRDefault="00E23BE0" w:rsidP="00D64A6C">
            <w:pPr>
              <w:rPr>
                <w:rFonts w:ascii="굴림" w:eastAsia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</w:rPr>
              <w:t xml:space="preserve">vi </w:t>
            </w:r>
            <w:r w:rsidR="00D64A6C" w:rsidRPr="00EB7489">
              <w:rPr>
                <w:rFonts w:ascii="굴림" w:eastAsia="굴림" w:cs="굴림"/>
                <w:color w:val="000000"/>
                <w:kern w:val="0"/>
                <w:sz w:val="18"/>
                <w:szCs w:val="18"/>
              </w:rPr>
              <w:t>/usr/local/tomcat/conf/web.xml</w:t>
            </w:r>
          </w:p>
          <w:p w14:paraId="3639AD43" w14:textId="77777777" w:rsidR="00D64A6C" w:rsidRPr="00D64A6C" w:rsidRDefault="00D64A6C" w:rsidP="00BB4A32">
            <w:pPr>
              <w:rPr>
                <w:rFonts w:ascii="굴림" w:eastAsia="굴림" w:cs="굴림"/>
                <w:color w:val="000000"/>
                <w:kern w:val="0"/>
                <w:sz w:val="18"/>
                <w:szCs w:val="18"/>
              </w:rPr>
            </w:pPr>
            <w:r w:rsidRPr="00321395"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</w:rPr>
              <w:t>session timeout 800</w:t>
            </w:r>
            <w:r>
              <w:rPr>
                <w:rFonts w:ascii="굴림" w:eastAsia="굴림" w:cs="굴림"/>
                <w:color w:val="000000"/>
                <w:kern w:val="0"/>
                <w:sz w:val="18"/>
                <w:szCs w:val="18"/>
                <w:lang w:val="ko-KR"/>
              </w:rPr>
              <w:t>으로</w:t>
            </w:r>
            <w:r w:rsidRPr="00321395"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굴림" w:cs="굴림" w:hint="eastAsia"/>
                <w:color w:val="000000"/>
                <w:kern w:val="0"/>
                <w:sz w:val="18"/>
                <w:szCs w:val="18"/>
                <w:lang w:val="ko-KR"/>
              </w:rPr>
              <w:t>수정</w:t>
            </w:r>
          </w:p>
        </w:tc>
      </w:tr>
    </w:tbl>
    <w:p w14:paraId="0FA688C5" w14:textId="77777777" w:rsidR="00D64A6C" w:rsidRDefault="00D64A6C" w:rsidP="00BB4A32">
      <w:pPr>
        <w:rPr>
          <w:b/>
        </w:rPr>
      </w:pPr>
    </w:p>
    <w:p w14:paraId="02D9AEFC" w14:textId="77777777" w:rsidR="00D64A6C" w:rsidRDefault="00D64A6C" w:rsidP="00BB4A32">
      <w:pPr>
        <w:rPr>
          <w:b/>
        </w:rPr>
      </w:pPr>
      <w:r>
        <w:rPr>
          <w:rFonts w:hint="eastAsia"/>
          <w:b/>
        </w:rPr>
        <w:t>#Apache 포트변경</w:t>
      </w:r>
      <w:r w:rsidR="004D63F9">
        <w:rPr>
          <w:rFonts w:hint="eastAsia"/>
          <w:b/>
        </w:rPr>
        <w:t xml:space="preserve"> </w:t>
      </w:r>
      <w:r w:rsidR="004D63F9">
        <w:rPr>
          <w:b/>
        </w:rPr>
        <w:t>–</w:t>
      </w:r>
      <w:r w:rsidR="004D63F9">
        <w:rPr>
          <w:rFonts w:hint="eastAsia"/>
          <w:b/>
        </w:rPr>
        <w:t xml:space="preserve"> 필요시 작업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64A6C" w14:paraId="0FC15589" w14:textId="77777777" w:rsidTr="00D64A6C">
        <w:tc>
          <w:tcPr>
            <w:tcW w:w="10664" w:type="dxa"/>
          </w:tcPr>
          <w:p w14:paraId="741A9C9C" w14:textId="77777777" w:rsidR="00D64A6C" w:rsidRPr="00D64A6C" w:rsidRDefault="00D64A6C" w:rsidP="00D64A6C">
            <w:pPr>
              <w:pStyle w:val="a5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vi </w:t>
            </w:r>
            <w:r w:rsidRPr="00D64A6C">
              <w:rPr>
                <w:rFonts w:ascii="맑은 고딕" w:eastAsia="맑은 고딕" w:hAnsi="맑은 고딕"/>
              </w:rPr>
              <w:t>/usr/local/apache/conf</w:t>
            </w:r>
            <w:r w:rsidRPr="00D64A6C">
              <w:rPr>
                <w:rFonts w:ascii="맑은 고딕" w:eastAsia="맑은 고딕" w:hAnsi="맑은 고딕" w:hint="eastAsia"/>
              </w:rPr>
              <w:t>/httpd.conf</w:t>
            </w:r>
          </w:p>
          <w:p w14:paraId="3BF70D2D" w14:textId="77777777" w:rsidR="00D64A6C" w:rsidRDefault="00D64A6C" w:rsidP="00D64A6C">
            <w:pPr>
              <w:rPr>
                <w:b/>
              </w:rPr>
            </w:pPr>
            <w:r w:rsidRPr="00D64A6C">
              <w:rPr>
                <w:rFonts w:hint="eastAsia"/>
                <w:color w:val="FF0000"/>
              </w:rPr>
              <w:t>Listen 8888</w:t>
            </w:r>
          </w:p>
        </w:tc>
      </w:tr>
    </w:tbl>
    <w:p w14:paraId="06FB289D" w14:textId="77777777" w:rsidR="00D64A6C" w:rsidRDefault="00D64A6C" w:rsidP="00BB4A32">
      <w:pPr>
        <w:rPr>
          <w:b/>
        </w:rPr>
      </w:pPr>
    </w:p>
    <w:p w14:paraId="6C51B938" w14:textId="77777777" w:rsidR="008A0DA3" w:rsidRPr="00C714F3" w:rsidRDefault="00C714F3" w:rsidP="00ED610F">
      <w:pPr>
        <w:rPr>
          <w:b/>
        </w:rPr>
      </w:pPr>
      <w:r w:rsidRPr="00C714F3">
        <w:rPr>
          <w:rFonts w:hint="eastAsia"/>
          <w:b/>
        </w:rPr>
        <w:t>#필요없는 데몬 실행취소하기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714F3" w14:paraId="74DB52AC" w14:textId="77777777" w:rsidTr="00C714F3">
        <w:tc>
          <w:tcPr>
            <w:tcW w:w="10664" w:type="dxa"/>
          </w:tcPr>
          <w:p w14:paraId="163B7D4D" w14:textId="77777777" w:rsidR="00C714F3" w:rsidRDefault="00C714F3" w:rsidP="00ED610F">
            <w:pPr>
              <w:rPr>
                <w:b/>
              </w:rPr>
            </w:pPr>
            <w:r>
              <w:rPr>
                <w:rFonts w:hint="eastAsia"/>
                <w:b/>
              </w:rPr>
              <w:t>n</w:t>
            </w:r>
            <w:r w:rsidRPr="00C714F3">
              <w:rPr>
                <w:rFonts w:hint="eastAsia"/>
                <w:b/>
              </w:rPr>
              <w:t>tsysv</w:t>
            </w:r>
          </w:p>
          <w:p w14:paraId="0342B271" w14:textId="77777777" w:rsidR="00C714F3" w:rsidRPr="00C714F3" w:rsidRDefault="00C714F3" w:rsidP="00ED610F">
            <w:pPr>
              <w:rPr>
                <w:b/>
              </w:rPr>
            </w:pPr>
          </w:p>
          <w:p w14:paraId="30C446C2" w14:textId="77777777" w:rsidR="00C714F3" w:rsidRDefault="00E23BE0" w:rsidP="00E23BE0">
            <w:r>
              <w:t>Bluetooth</w:t>
            </w:r>
            <w:r>
              <w:rPr>
                <w:rFonts w:hint="eastAsia"/>
              </w:rPr>
              <w:t xml:space="preserve">, </w:t>
            </w:r>
            <w:r w:rsidR="00C714F3">
              <w:rPr>
                <w:rFonts w:hint="eastAsia"/>
              </w:rPr>
              <w:t>ipv6, s</w:t>
            </w:r>
            <w:r>
              <w:rPr>
                <w:rFonts w:hint="eastAsia"/>
              </w:rPr>
              <w:t>endmail</w:t>
            </w:r>
            <w:r w:rsidR="00C714F3">
              <w:rPr>
                <w:rFonts w:hint="eastAsia"/>
              </w:rPr>
              <w:t>(mail서버), yum update</w:t>
            </w:r>
          </w:p>
        </w:tc>
      </w:tr>
    </w:tbl>
    <w:p w14:paraId="1CFF8B4B" w14:textId="77777777" w:rsidR="00C714F3" w:rsidRDefault="00C714F3" w:rsidP="00ED610F"/>
    <w:p w14:paraId="128F8B00" w14:textId="77777777" w:rsidR="00A914C9" w:rsidRDefault="00A914C9" w:rsidP="00ED610F"/>
    <w:p w14:paraId="27D42ECE" w14:textId="77777777" w:rsidR="003847AF" w:rsidRDefault="003847AF" w:rsidP="003847AF">
      <w:pPr>
        <w:rPr>
          <w:b/>
          <w:sz w:val="22"/>
        </w:rPr>
      </w:pPr>
      <w:r>
        <w:rPr>
          <w:rFonts w:hint="eastAsia"/>
          <w:b/>
          <w:sz w:val="22"/>
        </w:rPr>
        <w:t>##ssh rsa key 생성 (PBX/WEB 분리형 – PBX, REC에 있는 녹취파일을 SCP로 가져와 들을 때)</w:t>
      </w:r>
    </w:p>
    <w:p w14:paraId="12146A55" w14:textId="77777777" w:rsidR="003847AF" w:rsidRDefault="003847AF" w:rsidP="003847AF">
      <w:pPr>
        <w:rPr>
          <w:b/>
        </w:rPr>
      </w:pPr>
      <w:r>
        <w:rPr>
          <w:rFonts w:hint="eastAsia"/>
          <w:b/>
        </w:rPr>
        <w:t>#WEB 서버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47AF" w14:paraId="4046BD92" w14:textId="77777777" w:rsidTr="003847AF">
        <w:tc>
          <w:tcPr>
            <w:tcW w:w="10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FC05" w14:textId="77777777" w:rsidR="003847AF" w:rsidRDefault="003847AF">
            <w:pPr>
              <w:rPr>
                <w:rFonts w:asciiTheme="majorHAnsi" w:eastAsiaTheme="majorHAnsi" w:hAnsiTheme="majorHAnsi" w:cs="Calibri"/>
                <w:szCs w:val="20"/>
              </w:rPr>
            </w:pPr>
            <w:r>
              <w:rPr>
                <w:rFonts w:hint="eastAsia"/>
              </w:rPr>
              <w:t xml:space="preserve">[root@localhost ~]# </w:t>
            </w:r>
            <w:r>
              <w:rPr>
                <w:rFonts w:asciiTheme="majorHAnsi" w:eastAsiaTheme="majorHAnsi" w:hAnsiTheme="majorHAnsi" w:cs="Calibri" w:hint="eastAsia"/>
                <w:szCs w:val="20"/>
              </w:rPr>
              <w:t>ssh-keygen -t rsa</w:t>
            </w:r>
          </w:p>
          <w:p w14:paraId="15B42E0D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Generating public/private rsa key pair.</w:t>
            </w:r>
          </w:p>
          <w:p w14:paraId="3C576138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Enter file in which to save the key (/root/.ssh/id_rsa): ----&gt; 엔터</w:t>
            </w:r>
          </w:p>
          <w:p w14:paraId="7F397988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Enter passphrase (empty for no passphrase):   ----&gt; 엔터</w:t>
            </w:r>
          </w:p>
          <w:p w14:paraId="5AF84E97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Enter same passphrase again:     ----&gt; 엔터</w:t>
            </w:r>
          </w:p>
          <w:p w14:paraId="02EBDE30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Your identification has been saved in /root/.ssh/id_rsa.</w:t>
            </w:r>
          </w:p>
          <w:p w14:paraId="2DB7770F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Your public key has been saved in /root/.ssh/id_rsa.pub.</w:t>
            </w:r>
          </w:p>
          <w:p w14:paraId="725F46F3" w14:textId="77777777" w:rsidR="003847AF" w:rsidRDefault="003847AF">
            <w:pPr>
              <w:pStyle w:val="a7"/>
              <w:spacing w:before="0" w:beforeAutospacing="0" w:after="0" w:afterAutospacing="0"/>
              <w:rPr>
                <w:rFonts w:ascii="돋움" w:eastAsia="돋움" w:hAnsi="돋움" w:cs="Calibri"/>
                <w:sz w:val="18"/>
                <w:szCs w:val="18"/>
              </w:rPr>
            </w:pPr>
            <w:r>
              <w:rPr>
                <w:rFonts w:ascii="돋움" w:eastAsia="돋움" w:hAnsi="돋움" w:cs="Calibri" w:hint="eastAsia"/>
                <w:sz w:val="18"/>
                <w:szCs w:val="18"/>
              </w:rPr>
              <w:t>The key fingerprint is:      ----&gt; 엔터</w:t>
            </w:r>
          </w:p>
          <w:p w14:paraId="4C31DA94" w14:textId="77777777" w:rsidR="003847AF" w:rsidRDefault="003847AF"/>
          <w:p w14:paraId="2F9B34D0" w14:textId="77777777" w:rsidR="003847AF" w:rsidRDefault="003847AF">
            <w:pPr>
              <w:rPr>
                <w:rFonts w:asciiTheme="majorHAnsi" w:eastAsiaTheme="majorHAnsi" w:hAnsiTheme="majorHAnsi" w:cs="Calibri"/>
                <w:szCs w:val="20"/>
              </w:rPr>
            </w:pPr>
            <w:r>
              <w:rPr>
                <w:rFonts w:hint="eastAsia"/>
              </w:rPr>
              <w:t>[root@localhost ~]# cat /root/.</w:t>
            </w:r>
            <w:r>
              <w:rPr>
                <w:rFonts w:asciiTheme="majorHAnsi" w:eastAsiaTheme="majorHAnsi" w:hAnsiTheme="majorHAnsi" w:cs="Calibri" w:hint="eastAsia"/>
                <w:szCs w:val="20"/>
              </w:rPr>
              <w:t>ssh/id_rsa.pub</w:t>
            </w:r>
          </w:p>
          <w:p w14:paraId="7045C941" w14:textId="77777777" w:rsidR="003847AF" w:rsidRDefault="003847AF">
            <w:pPr>
              <w:rPr>
                <w:rFonts w:asciiTheme="majorHAnsi" w:eastAsiaTheme="majorHAnsi" w:hAnsiTheme="majorHAnsi"/>
                <w:b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szCs w:val="20"/>
              </w:rPr>
              <w:t xml:space="preserve"> ---- 출력된 부분 복사 ----</w:t>
            </w:r>
          </w:p>
        </w:tc>
      </w:tr>
    </w:tbl>
    <w:p w14:paraId="74E366B9" w14:textId="77777777" w:rsidR="003847AF" w:rsidRDefault="003847AF" w:rsidP="003847AF">
      <w:pPr>
        <w:rPr>
          <w:b/>
        </w:rPr>
      </w:pPr>
    </w:p>
    <w:p w14:paraId="52E8BB7F" w14:textId="77777777" w:rsidR="003847AF" w:rsidRDefault="003847AF" w:rsidP="003847AF">
      <w:pPr>
        <w:rPr>
          <w:b/>
        </w:rPr>
      </w:pPr>
      <w:r>
        <w:rPr>
          <w:rFonts w:hint="eastAsia"/>
          <w:b/>
        </w:rPr>
        <w:t>#IPPBX, RECORD 서버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47AF" w14:paraId="0BA8586A" w14:textId="77777777" w:rsidTr="003847AF">
        <w:tc>
          <w:tcPr>
            <w:tcW w:w="10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DCD61" w14:textId="77777777" w:rsidR="003847AF" w:rsidRDefault="003847AF">
            <w:pPr>
              <w:rPr>
                <w:rFonts w:asciiTheme="majorHAnsi" w:eastAsiaTheme="majorHAnsi" w:hAnsiTheme="majorHAnsi" w:cs="Calibri"/>
                <w:szCs w:val="20"/>
              </w:rPr>
            </w:pPr>
            <w:r>
              <w:rPr>
                <w:rFonts w:hint="eastAsia"/>
              </w:rPr>
              <w:t>[root@localhost ~]# vi /root/.</w:t>
            </w:r>
            <w:r>
              <w:rPr>
                <w:rFonts w:asciiTheme="majorHAnsi" w:eastAsiaTheme="majorHAnsi" w:hAnsiTheme="majorHAnsi" w:cs="Calibri" w:hint="eastAsia"/>
                <w:szCs w:val="20"/>
              </w:rPr>
              <w:t>ssh/authorized_keys</w:t>
            </w:r>
          </w:p>
          <w:p w14:paraId="206CDEB4" w14:textId="77777777" w:rsidR="003847AF" w:rsidRDefault="003847AF">
            <w:pPr>
              <w:ind w:firstLineChars="50" w:firstLine="100"/>
              <w:rPr>
                <w:b/>
                <w:sz w:val="22"/>
              </w:rPr>
            </w:pPr>
            <w:r>
              <w:rPr>
                <w:rFonts w:asciiTheme="majorHAnsi" w:eastAsiaTheme="majorHAnsi" w:hAnsiTheme="majorHAnsi" w:hint="eastAsia"/>
                <w:b/>
                <w:szCs w:val="20"/>
              </w:rPr>
              <w:t>---- WEB서버에서 복사한 부분 붙여넣기 ----</w:t>
            </w:r>
          </w:p>
        </w:tc>
      </w:tr>
    </w:tbl>
    <w:p w14:paraId="545496C0" w14:textId="77777777" w:rsidR="00554782" w:rsidRPr="003847AF" w:rsidRDefault="00554782" w:rsidP="00ED610F"/>
    <w:p w14:paraId="4C281F16" w14:textId="77777777" w:rsidR="00554782" w:rsidRDefault="00554782" w:rsidP="00ED610F"/>
    <w:p w14:paraId="3A3D78F1" w14:textId="77777777" w:rsidR="00554782" w:rsidRDefault="00554782" w:rsidP="00ED610F"/>
    <w:p w14:paraId="6355893E" w14:textId="77777777" w:rsidR="00554782" w:rsidRDefault="00554782" w:rsidP="00ED610F"/>
    <w:p w14:paraId="637F0B9A" w14:textId="77777777" w:rsidR="00554782" w:rsidRDefault="00554782" w:rsidP="00ED610F"/>
    <w:p w14:paraId="1BED0B5C" w14:textId="77777777" w:rsidR="00327228" w:rsidRDefault="00327228" w:rsidP="00ED610F"/>
    <w:p w14:paraId="6FD977EC" w14:textId="77777777" w:rsidR="00327228" w:rsidRPr="00E25BA8" w:rsidRDefault="00327228" w:rsidP="00327228">
      <w:pPr>
        <w:jc w:val="right"/>
        <w:rPr>
          <w:b/>
          <w:u w:val="single"/>
        </w:rPr>
      </w:pPr>
      <w:r>
        <w:rPr>
          <w:rFonts w:hint="eastAsia"/>
          <w:b/>
          <w:u w:val="single"/>
        </w:rPr>
        <w:t xml:space="preserve">&lt; </w:t>
      </w:r>
      <w:r>
        <w:rPr>
          <w:b/>
          <w:u w:val="single"/>
        </w:rPr>
        <w:t xml:space="preserve">HA </w:t>
      </w:r>
      <w:r w:rsidRPr="00E25BA8">
        <w:rPr>
          <w:rFonts w:hint="eastAsia"/>
          <w:b/>
          <w:u w:val="single"/>
        </w:rPr>
        <w:t xml:space="preserve">시스템 </w:t>
      </w:r>
      <w:r>
        <w:rPr>
          <w:rFonts w:hint="eastAsia"/>
          <w:b/>
          <w:u w:val="single"/>
        </w:rPr>
        <w:t xml:space="preserve">설치 </w:t>
      </w:r>
      <w:r>
        <w:rPr>
          <w:b/>
          <w:u w:val="single"/>
        </w:rPr>
        <w:t>– WEB | PBX | RECORD</w:t>
      </w:r>
      <w:r>
        <w:rPr>
          <w:rFonts w:hint="eastAsia"/>
          <w:b/>
          <w:u w:val="single"/>
        </w:rPr>
        <w:t xml:space="preserve"> &gt;</w:t>
      </w:r>
    </w:p>
    <w:p w14:paraId="04DA9F16" w14:textId="77777777" w:rsidR="00327228" w:rsidRPr="00771684" w:rsidRDefault="00327228" w:rsidP="00ED610F">
      <w:pPr>
        <w:rPr>
          <w:b/>
        </w:rPr>
      </w:pPr>
      <w:r w:rsidRPr="00771684">
        <w:rPr>
          <w:rFonts w:hint="eastAsia"/>
          <w:b/>
        </w:rPr>
        <w:t># 파티션 설정</w:t>
      </w:r>
    </w:p>
    <w:p w14:paraId="5215B654" w14:textId="77777777" w:rsidR="00327228" w:rsidRDefault="00327228" w:rsidP="00ED610F">
      <w:r>
        <w:rPr>
          <w:rFonts w:hint="eastAsia"/>
        </w:rPr>
        <w:t>OS 설치시</w:t>
      </w:r>
      <w:r>
        <w:t xml:space="preserve"> DRBD</w:t>
      </w:r>
      <w:r>
        <w:rPr>
          <w:rFonts w:hint="eastAsia"/>
        </w:rPr>
        <w:t>용 파티션 분할해야 함.</w:t>
      </w:r>
      <w:r>
        <w:t>(</w:t>
      </w:r>
      <w:r>
        <w:rPr>
          <w:rFonts w:hint="eastAsia"/>
        </w:rPr>
        <w:t>용량은 상황에 맞춰 설정)</w:t>
      </w:r>
    </w:p>
    <w:p w14:paraId="26009C38" w14:textId="77777777" w:rsidR="00327228" w:rsidRDefault="00327228" w:rsidP="00327228">
      <w:pPr>
        <w:pStyle w:val="a9"/>
        <w:numPr>
          <w:ilvl w:val="0"/>
          <w:numId w:val="8"/>
        </w:numPr>
        <w:ind w:leftChars="0"/>
      </w:pPr>
      <w:r>
        <w:rPr>
          <w:rFonts w:hint="eastAsia"/>
        </w:rPr>
        <w:t>WEB/DB : 64GB</w:t>
      </w:r>
    </w:p>
    <w:p w14:paraId="0075D2CF" w14:textId="77777777" w:rsidR="00327228" w:rsidRDefault="00327228" w:rsidP="00327228">
      <w:pPr>
        <w:pStyle w:val="a9"/>
        <w:numPr>
          <w:ilvl w:val="0"/>
          <w:numId w:val="8"/>
        </w:numPr>
        <w:ind w:leftChars="0"/>
      </w:pPr>
      <w:r>
        <w:t>IP-PBX : 32GB</w:t>
      </w:r>
    </w:p>
    <w:p w14:paraId="43250719" w14:textId="77777777" w:rsidR="00327228" w:rsidRDefault="00327228" w:rsidP="00ED610F"/>
    <w:p w14:paraId="7E8E10E3" w14:textId="77777777" w:rsidR="00327228" w:rsidRPr="00771684" w:rsidRDefault="00327228" w:rsidP="00ED610F">
      <w:pPr>
        <w:rPr>
          <w:b/>
        </w:rPr>
      </w:pPr>
      <w:r w:rsidRPr="00771684">
        <w:rPr>
          <w:rFonts w:hint="eastAsia"/>
          <w:b/>
        </w:rPr>
        <w:lastRenderedPageBreak/>
        <w:t># 다운로드</w:t>
      </w:r>
    </w:p>
    <w:p w14:paraId="2B2AD2B8" w14:textId="77777777" w:rsidR="00327228" w:rsidRDefault="00327228" w:rsidP="00ED610F">
      <w:r>
        <w:t>[root@localhost ~]# cd ~</w:t>
      </w:r>
    </w:p>
    <w:p w14:paraId="24E2B93B" w14:textId="1A96F7F8" w:rsidR="00327228" w:rsidRPr="00E37450" w:rsidRDefault="00327228" w:rsidP="00ED610F">
      <w:r>
        <w:t>[root@localhost ~]#</w:t>
      </w:r>
      <w:r w:rsidR="002565DB">
        <w:rPr>
          <w:rFonts w:hint="eastAsia"/>
        </w:rPr>
        <w:t xml:space="preserve"> </w:t>
      </w:r>
      <w:r w:rsidR="008260C3" w:rsidRPr="008260C3">
        <w:t>wget http://211.115.81.41/install/utf8_pack/</w:t>
      </w:r>
      <w:ins w:id="225" w:author="Microsoft 계정" w:date="2023-07-06T15:39:00Z">
        <w:r w:rsidR="00CE1D09" w:rsidRPr="00CE1D09">
          <w:t>HA_install_CentOS7.9_20230303.tar</w:t>
        </w:r>
        <w:r w:rsidR="00CE1D09">
          <w:t>.gz</w:t>
        </w:r>
      </w:ins>
      <w:del w:id="226" w:author="Microsoft 계정" w:date="2023-07-06T15:39:00Z">
        <w:r w:rsidR="008260C3" w:rsidRPr="008260C3" w:rsidDel="00CE1D09">
          <w:delText>HA_install_CentOS7.9_20210902.tar.gz</w:delText>
        </w:r>
      </w:del>
    </w:p>
    <w:p w14:paraId="28E8E4DA" w14:textId="77777777" w:rsidR="00327228" w:rsidRPr="00771684" w:rsidRDefault="00327228" w:rsidP="00ED610F">
      <w:pPr>
        <w:rPr>
          <w:b/>
        </w:rPr>
      </w:pPr>
      <w:r w:rsidRPr="00771684">
        <w:rPr>
          <w:rFonts w:hint="eastAsia"/>
          <w:b/>
        </w:rPr>
        <w:t xml:space="preserve"># </w:t>
      </w:r>
      <w:r w:rsidRPr="00771684">
        <w:rPr>
          <w:b/>
        </w:rPr>
        <w:t xml:space="preserve">Heartbeat </w:t>
      </w:r>
      <w:r w:rsidRPr="00771684">
        <w:rPr>
          <w:rFonts w:hint="eastAsia"/>
          <w:b/>
        </w:rPr>
        <w:t>설치</w:t>
      </w:r>
    </w:p>
    <w:p w14:paraId="09A03F90" w14:textId="1C16B993" w:rsidR="00327228" w:rsidRDefault="00327228" w:rsidP="00ED610F">
      <w:r>
        <w:t xml:space="preserve">[root@localhost ~]# tar </w:t>
      </w:r>
      <w:r w:rsidR="002565DB">
        <w:t xml:space="preserve">xvfz </w:t>
      </w:r>
      <w:r w:rsidR="002565DB" w:rsidRPr="002565DB">
        <w:t>HA_install_CentOS7.9_</w:t>
      </w:r>
      <w:del w:id="227" w:author="Microsoft 계정" w:date="2023-07-06T15:39:00Z">
        <w:r w:rsidR="002565DB" w:rsidRPr="002565DB" w:rsidDel="00CE1D09">
          <w:delText>20210902</w:delText>
        </w:r>
      </w:del>
      <w:ins w:id="228" w:author="Microsoft 계정" w:date="2023-07-06T15:39:00Z">
        <w:r w:rsidR="00CE1D09" w:rsidRPr="002565DB">
          <w:t>2</w:t>
        </w:r>
        <w:r w:rsidR="00CE1D09">
          <w:t>0230303</w:t>
        </w:r>
      </w:ins>
      <w:r w:rsidR="002565DB" w:rsidRPr="002565DB">
        <w:t>.tar.gz</w:t>
      </w:r>
    </w:p>
    <w:p w14:paraId="63B32BE9" w14:textId="77777777" w:rsidR="00327228" w:rsidRDefault="00327228" w:rsidP="00ED610F">
      <w:r>
        <w:t>[root@localhost ~]# cd HA</w:t>
      </w:r>
    </w:p>
    <w:p w14:paraId="6BA8771D" w14:textId="77777777" w:rsidR="00327228" w:rsidRDefault="00327228" w:rsidP="00ED610F"/>
    <w:p w14:paraId="38EE7BD6" w14:textId="77777777" w:rsidR="00327228" w:rsidRDefault="00327228" w:rsidP="00ED610F">
      <w:r>
        <w:t>[root@localhost HA]# ./Ha_install.sh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27228" w14:paraId="6C403763" w14:textId="77777777" w:rsidTr="00327228">
        <w:tc>
          <w:tcPr>
            <w:tcW w:w="10456" w:type="dxa"/>
          </w:tcPr>
          <w:p w14:paraId="30119497" w14:textId="77777777" w:rsidR="00327228" w:rsidRDefault="00327228" w:rsidP="00327228">
            <w:r>
              <w:t>Master Hostname ?[MasterPBX]</w:t>
            </w:r>
          </w:p>
          <w:p w14:paraId="2D7E2226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마스터</w:t>
            </w:r>
            <w:r w:rsidRPr="00524BD9">
              <w:rPr>
                <w:rFonts w:hint="eastAsia"/>
                <w:color w:val="FF0000"/>
              </w:rPr>
              <w:t xml:space="preserve"> 서버의 hostname</w:t>
            </w:r>
          </w:p>
          <w:p w14:paraId="5AF0D59C" w14:textId="77777777" w:rsidR="00327228" w:rsidRDefault="00327228" w:rsidP="00327228">
            <w:r>
              <w:t>Slaver Hostname ?[SlaverPBX]</w:t>
            </w:r>
          </w:p>
          <w:p w14:paraId="643F9849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백업</w:t>
            </w:r>
            <w:r w:rsidRPr="00524BD9">
              <w:rPr>
                <w:rFonts w:hint="eastAsia"/>
                <w:color w:val="FF0000"/>
              </w:rPr>
              <w:t xml:space="preserve"> 서버의 hostname</w:t>
            </w:r>
          </w:p>
          <w:p w14:paraId="76C227D2" w14:textId="77777777" w:rsidR="00327228" w:rsidRDefault="00327228" w:rsidP="00327228">
            <w:r>
              <w:t>HeartBeat Interface ?[eth1]</w:t>
            </w:r>
          </w:p>
          <w:p w14:paraId="117E946F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Sync를 맺을 이더넷포트</w:t>
            </w:r>
          </w:p>
          <w:p w14:paraId="40112497" w14:textId="77777777" w:rsidR="00327228" w:rsidRDefault="00327228" w:rsidP="00327228">
            <w:r>
              <w:t>MasterPBX Host IP ?[10.10.10.1]</w:t>
            </w:r>
          </w:p>
          <w:p w14:paraId="6CB58C85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 xml:space="preserve">Sync를 할 </w:t>
            </w:r>
            <w:r>
              <w:rPr>
                <w:rFonts w:hint="eastAsia"/>
                <w:color w:val="FF0000"/>
              </w:rPr>
              <w:t>마스터</w:t>
            </w:r>
            <w:r w:rsidRPr="00524BD9">
              <w:rPr>
                <w:rFonts w:hint="eastAsia"/>
                <w:color w:val="FF0000"/>
              </w:rPr>
              <w:t>서버의 ip</w:t>
            </w:r>
          </w:p>
          <w:p w14:paraId="0BDCB817" w14:textId="77777777" w:rsidR="00327228" w:rsidRDefault="00327228" w:rsidP="00327228">
            <w:r>
              <w:t>SlaverPBX Host IP ?[10.10.10.2]</w:t>
            </w:r>
          </w:p>
          <w:p w14:paraId="2D8F01E1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 xml:space="preserve">Sync를 할 </w:t>
            </w:r>
            <w:r>
              <w:rPr>
                <w:rFonts w:hint="eastAsia"/>
                <w:color w:val="FF0000"/>
              </w:rPr>
              <w:t>백업</w:t>
            </w:r>
            <w:r w:rsidRPr="00524BD9">
              <w:rPr>
                <w:rFonts w:hint="eastAsia"/>
                <w:color w:val="FF0000"/>
              </w:rPr>
              <w:t>서버의 ip</w:t>
            </w:r>
          </w:p>
          <w:p w14:paraId="6247DF11" w14:textId="77777777" w:rsidR="00327228" w:rsidRDefault="00327228" w:rsidP="00327228">
            <w:r>
              <w:t>Vertual IP Interface ?[eth0]</w:t>
            </w:r>
          </w:p>
          <w:p w14:paraId="7A457034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Vip 이더넷포트</w:t>
            </w:r>
          </w:p>
          <w:p w14:paraId="54EE83B5" w14:textId="77777777" w:rsidR="00327228" w:rsidRDefault="00327228" w:rsidP="00327228">
            <w:r>
              <w:t>Vertual IP ?[122.49.74.110]</w:t>
            </w:r>
          </w:p>
          <w:p w14:paraId="5D3FAAAB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Vip 주소</w:t>
            </w:r>
          </w:p>
          <w:p w14:paraId="6E833BE2" w14:textId="77777777" w:rsidR="00327228" w:rsidRDefault="00327228" w:rsidP="00327228">
            <w:r>
              <w:t>GATEWAY IP ?[122.49.74.97]</w:t>
            </w:r>
          </w:p>
          <w:p w14:paraId="3B9D3E2B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Gateway ip</w:t>
            </w:r>
          </w:p>
          <w:p w14:paraId="1A66D536" w14:textId="77777777" w:rsidR="00327228" w:rsidRDefault="00327228" w:rsidP="00327228">
            <w:r>
              <w:t>NETMASK ?[255.255.255.224]</w:t>
            </w:r>
          </w:p>
          <w:p w14:paraId="760E2712" w14:textId="77777777" w:rsidR="00327228" w:rsidRPr="00524BD9" w:rsidRDefault="00327228" w:rsidP="00327228">
            <w:pPr>
              <w:rPr>
                <w:color w:val="FF0000"/>
              </w:rPr>
            </w:pPr>
            <w:r w:rsidRPr="00524BD9">
              <w:rPr>
                <w:rFonts w:hint="eastAsia"/>
                <w:color w:val="FF0000"/>
              </w:rPr>
              <w:t xml:space="preserve"> 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Netmask ip</w:t>
            </w:r>
          </w:p>
          <w:p w14:paraId="17FDCF0F" w14:textId="77777777" w:rsidR="00327228" w:rsidRDefault="00327228" w:rsidP="00327228">
            <w:r>
              <w:t>RUN DAEMON USER ID ?[ippbxmng]</w:t>
            </w:r>
          </w:p>
          <w:p w14:paraId="7EFD2D1D" w14:textId="77777777" w:rsidR="00327228" w:rsidRPr="00524BD9" w:rsidRDefault="00327228" w:rsidP="00327228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☞</w:t>
            </w:r>
            <w:r>
              <w:rPr>
                <w:rFonts w:hint="eastAsia"/>
                <w:color w:val="FF0000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사용자계정</w:t>
            </w:r>
          </w:p>
          <w:p w14:paraId="51B8BA5A" w14:textId="77777777" w:rsidR="00327228" w:rsidRDefault="00327228" w:rsidP="00327228">
            <w:r>
              <w:t>IS MasterServer?[y/N]</w:t>
            </w:r>
          </w:p>
          <w:p w14:paraId="36D2029C" w14:textId="77777777" w:rsidR="00327228" w:rsidRPr="00524BD9" w:rsidRDefault="00327228" w:rsidP="00327228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☞</w:t>
            </w:r>
            <w:r>
              <w:rPr>
                <w:rFonts w:hint="eastAsia"/>
                <w:color w:val="FF0000"/>
              </w:rPr>
              <w:t xml:space="preserve"> 마스터</w:t>
            </w:r>
            <w:r w:rsidRPr="00524BD9">
              <w:rPr>
                <w:rFonts w:hint="eastAsia"/>
                <w:color w:val="FF0000"/>
              </w:rPr>
              <w:t>서버는 Y</w:t>
            </w:r>
          </w:p>
          <w:p w14:paraId="31BAF470" w14:textId="77777777" w:rsidR="00327228" w:rsidRDefault="00327228" w:rsidP="00327228">
            <w:r>
              <w:rPr>
                <w:rFonts w:hint="eastAsia"/>
              </w:rPr>
              <w:t xml:space="preserve"> </w:t>
            </w:r>
            <w:r w:rsidRPr="00524BD9">
              <w:rPr>
                <w:rFonts w:hint="eastAsia"/>
                <w:color w:val="FF0000"/>
              </w:rPr>
              <w:t>☞</w:t>
            </w:r>
            <w:r>
              <w:rPr>
                <w:rFonts w:hint="eastAsia"/>
                <w:color w:val="FF0000"/>
              </w:rPr>
              <w:t xml:space="preserve"> 백업</w:t>
            </w:r>
            <w:r w:rsidRPr="00524BD9">
              <w:rPr>
                <w:rFonts w:hint="eastAsia"/>
                <w:color w:val="FF0000"/>
              </w:rPr>
              <w:t>서버는 N</w:t>
            </w:r>
          </w:p>
        </w:tc>
      </w:tr>
    </w:tbl>
    <w:p w14:paraId="7699D4D6" w14:textId="77777777" w:rsidR="00327228" w:rsidRPr="00771684" w:rsidRDefault="00771684" w:rsidP="00771684">
      <w:pPr>
        <w:rPr>
          <w:b/>
          <w:color w:val="FF0000"/>
          <w:u w:val="single"/>
        </w:rPr>
      </w:pPr>
      <w:r w:rsidRPr="00771684">
        <w:rPr>
          <w:rFonts w:hint="eastAsia"/>
          <w:b/>
          <w:color w:val="FF0000"/>
          <w:u w:val="single"/>
        </w:rPr>
        <w:t>※</w:t>
      </w:r>
      <w:r w:rsidR="00327228" w:rsidRPr="00771684">
        <w:rPr>
          <w:rFonts w:hint="eastAsia"/>
          <w:b/>
          <w:color w:val="FF0000"/>
          <w:u w:val="single"/>
        </w:rPr>
        <w:t xml:space="preserve">설치 후 </w:t>
      </w:r>
      <w:r w:rsidRPr="00771684">
        <w:rPr>
          <w:rFonts w:hint="eastAsia"/>
          <w:b/>
          <w:color w:val="FF0000"/>
          <w:u w:val="single"/>
        </w:rPr>
        <w:t>heart</w:t>
      </w:r>
      <w:r w:rsidRPr="00771684">
        <w:rPr>
          <w:b/>
          <w:color w:val="FF0000"/>
          <w:u w:val="single"/>
        </w:rPr>
        <w:t xml:space="preserve">beat </w:t>
      </w:r>
      <w:r w:rsidRPr="00771684">
        <w:rPr>
          <w:rFonts w:hint="eastAsia"/>
          <w:b/>
          <w:color w:val="FF0000"/>
          <w:u w:val="single"/>
        </w:rPr>
        <w:t xml:space="preserve">을 실행 했을 때, 오류가 발생한다면 </w:t>
      </w:r>
      <w:r w:rsidRPr="00771684">
        <w:rPr>
          <w:b/>
          <w:color w:val="FF0000"/>
          <w:u w:val="single"/>
        </w:rPr>
        <w:t>1</w:t>
      </w:r>
      <w:r w:rsidRPr="00771684">
        <w:rPr>
          <w:rFonts w:hint="eastAsia"/>
          <w:b/>
          <w:color w:val="FF0000"/>
          <w:u w:val="single"/>
        </w:rPr>
        <w:t xml:space="preserve">회 더 설치(현재 </w:t>
      </w:r>
      <w:r w:rsidRPr="00771684">
        <w:rPr>
          <w:b/>
          <w:color w:val="FF0000"/>
          <w:u w:val="single"/>
        </w:rPr>
        <w:t>2</w:t>
      </w:r>
      <w:r w:rsidRPr="00771684">
        <w:rPr>
          <w:rFonts w:hint="eastAsia"/>
          <w:b/>
          <w:color w:val="FF0000"/>
          <w:u w:val="single"/>
        </w:rPr>
        <w:t>번씩 설치하고 있음)</w:t>
      </w:r>
    </w:p>
    <w:p w14:paraId="068709F6" w14:textId="77777777" w:rsidR="00327228" w:rsidRDefault="00327228" w:rsidP="00ED610F"/>
    <w:p w14:paraId="0595CB5B" w14:textId="77777777" w:rsidR="00327228" w:rsidRPr="00771684" w:rsidRDefault="00771684" w:rsidP="00ED610F">
      <w:pPr>
        <w:rPr>
          <w:b/>
        </w:rPr>
      </w:pPr>
      <w:r w:rsidRPr="00771684">
        <w:rPr>
          <w:b/>
        </w:rPr>
        <w:t xml:space="preserve">#DRBD </w:t>
      </w:r>
      <w:r w:rsidRPr="00771684">
        <w:rPr>
          <w:rFonts w:hint="eastAsia"/>
          <w:b/>
        </w:rPr>
        <w:t>설치</w:t>
      </w:r>
    </w:p>
    <w:p w14:paraId="5EA7233F" w14:textId="77777777" w:rsidR="00771684" w:rsidRDefault="00771684" w:rsidP="00ED610F">
      <w:r>
        <w:t xml:space="preserve">[root@localhost HA]# </w:t>
      </w:r>
      <w:r w:rsidR="008260C3">
        <w:t>./drbd_install.sh</w:t>
      </w:r>
    </w:p>
    <w:p w14:paraId="4D0002C6" w14:textId="77777777" w:rsidR="005055F8" w:rsidRPr="005055F8" w:rsidRDefault="005055F8" w:rsidP="005055F8">
      <w:pPr>
        <w:ind w:firstLineChars="300" w:firstLine="600"/>
        <w:rPr>
          <w:b/>
          <w:color w:val="FF0000"/>
        </w:rPr>
      </w:pPr>
      <w:r>
        <w:rPr>
          <w:b/>
          <w:color w:val="FF0000"/>
        </w:rPr>
        <w:t>!!!</w:t>
      </w:r>
      <w:r w:rsidRPr="005055F8">
        <w:rPr>
          <w:rFonts w:hint="eastAsia"/>
          <w:b/>
          <w:color w:val="FF0000"/>
        </w:rPr>
        <w:t>DRBD</w:t>
      </w:r>
      <w:r w:rsidRPr="005055F8">
        <w:rPr>
          <w:b/>
          <w:color w:val="FF0000"/>
        </w:rPr>
        <w:t xml:space="preserve"> </w:t>
      </w:r>
      <w:r w:rsidRPr="005055F8">
        <w:rPr>
          <w:rFonts w:hint="eastAsia"/>
          <w:b/>
          <w:color w:val="FF0000"/>
        </w:rPr>
        <w:t>설치시 주의</w:t>
      </w:r>
      <w:r>
        <w:rPr>
          <w:rFonts w:hint="eastAsia"/>
          <w:b/>
          <w:color w:val="FF0000"/>
        </w:rPr>
        <w:t>!!!!</w:t>
      </w:r>
    </w:p>
    <w:p w14:paraId="14774C6F" w14:textId="77777777" w:rsidR="005055F8" w:rsidRDefault="005055F8" w:rsidP="00ED610F">
      <w:r>
        <w:t xml:space="preserve"> </w:t>
      </w:r>
      <w:r w:rsidRPr="005055F8">
        <w:rPr>
          <w:color w:val="FF0000"/>
        </w:rPr>
        <w:t xml:space="preserve">“DRBD Disk Partition ?[/dev/sda2]” </w:t>
      </w:r>
      <w:r>
        <w:rPr>
          <w:rFonts w:hint="eastAsia"/>
        </w:rPr>
        <w:t xml:space="preserve">질문의 엔터 치면 </w:t>
      </w:r>
      <w:r w:rsidRPr="005055F8">
        <w:rPr>
          <w:b/>
          <w:color w:val="FF0000"/>
        </w:rPr>
        <w:t>NO~!!!</w:t>
      </w:r>
      <w:r>
        <w:t xml:space="preserve"> </w:t>
      </w:r>
      <w:r>
        <w:rPr>
          <w:rFonts w:hint="eastAsia"/>
        </w:rPr>
        <w:t xml:space="preserve">엔터 치면 </w:t>
      </w:r>
      <w:r w:rsidRPr="005055F8">
        <w:rPr>
          <w:rFonts w:hint="eastAsia"/>
          <w:b/>
          <w:color w:val="FF0000"/>
        </w:rPr>
        <w:t>root</w:t>
      </w:r>
      <w:r>
        <w:rPr>
          <w:rFonts w:hint="eastAsia"/>
        </w:rPr>
        <w:t xml:space="preserve"> 영역에 </w:t>
      </w:r>
    </w:p>
    <w:p w14:paraId="3FBC0462" w14:textId="77777777" w:rsidR="005055F8" w:rsidRDefault="005055F8" w:rsidP="005055F8">
      <w:pPr>
        <w:ind w:firstLineChars="100" w:firstLine="200"/>
      </w:pPr>
      <w:r>
        <w:rPr>
          <w:rFonts w:hint="eastAsia"/>
        </w:rPr>
        <w:t>설치(</w:t>
      </w:r>
      <w:r w:rsidRPr="005055F8">
        <w:rPr>
          <w:color w:val="FF0000"/>
        </w:rPr>
        <w:t xml:space="preserve">OS </w:t>
      </w:r>
      <w:r w:rsidRPr="005055F8">
        <w:rPr>
          <w:rFonts w:hint="eastAsia"/>
          <w:color w:val="FF0000"/>
        </w:rPr>
        <w:t>날라감</w:t>
      </w:r>
      <w:r>
        <w:rPr>
          <w:rFonts w:hint="eastAsia"/>
        </w:rPr>
        <w:t xml:space="preserve">) 되기 때문에 </w:t>
      </w:r>
      <w:r w:rsidRPr="005055F8">
        <w:rPr>
          <w:b/>
          <w:color w:val="FF0000"/>
        </w:rPr>
        <w:t>df –h</w:t>
      </w:r>
      <w:r w:rsidRPr="005055F8">
        <w:rPr>
          <w:color w:val="FF0000"/>
        </w:rPr>
        <w:t xml:space="preserve"> </w:t>
      </w:r>
      <w:r>
        <w:rPr>
          <w:rFonts w:hint="eastAsia"/>
        </w:rPr>
        <w:t xml:space="preserve">해서 </w:t>
      </w:r>
      <w:r>
        <w:t>“</w:t>
      </w:r>
      <w:r w:rsidRPr="005055F8">
        <w:rPr>
          <w:b/>
          <w:color w:val="FF0000"/>
        </w:rPr>
        <w:t xml:space="preserve">DRBD </w:t>
      </w:r>
      <w:r w:rsidRPr="005055F8">
        <w:rPr>
          <w:rFonts w:hint="eastAsia"/>
          <w:b/>
          <w:color w:val="FF0000"/>
        </w:rPr>
        <w:t>파티션</w:t>
      </w:r>
      <w:r>
        <w:t>”</w:t>
      </w:r>
      <w:r>
        <w:rPr>
          <w:rFonts w:hint="eastAsia"/>
        </w:rPr>
        <w:t xml:space="preserve"> 확인 후 설치~</w:t>
      </w:r>
      <w:r>
        <w:t>!!</w:t>
      </w:r>
      <w:r>
        <w:rPr>
          <w:rFonts w:hint="eastAsia"/>
        </w:rPr>
        <w:t>.</w:t>
      </w:r>
      <w:r>
        <w:br/>
      </w:r>
      <w:r w:rsidR="00766C53" w:rsidRPr="00766C53">
        <w:rPr>
          <w:rFonts w:hint="eastAsia"/>
          <w:b/>
          <w:color w:val="FF0000"/>
        </w:rPr>
        <w:t>예시)</w:t>
      </w:r>
    </w:p>
    <w:p w14:paraId="2B00F713" w14:textId="77777777" w:rsidR="005055F8" w:rsidRPr="005055F8" w:rsidRDefault="005055F8" w:rsidP="005055F8">
      <w:pPr>
        <w:ind w:firstLineChars="100" w:firstLine="200"/>
      </w:pPr>
      <w:r w:rsidRPr="005055F8">
        <w:t>Filesystem      Size  Used Avail Use% Mounted on</w:t>
      </w:r>
    </w:p>
    <w:p w14:paraId="5F1354B7" w14:textId="77777777" w:rsidR="005055F8" w:rsidRPr="005055F8" w:rsidRDefault="005055F8" w:rsidP="005055F8">
      <w:r w:rsidRPr="005055F8">
        <w:t>devtmpfs        3.7G     0  3.7G   0% /dev</w:t>
      </w:r>
    </w:p>
    <w:p w14:paraId="03A5CEE5" w14:textId="77777777" w:rsidR="005055F8" w:rsidRPr="005055F8" w:rsidRDefault="005055F8" w:rsidP="005055F8">
      <w:r w:rsidRPr="005055F8">
        <w:t>tmpfs           3.7G     0  3.7G   0% /dev/shm</w:t>
      </w:r>
    </w:p>
    <w:p w14:paraId="0AFED593" w14:textId="77777777" w:rsidR="005055F8" w:rsidRPr="005055F8" w:rsidRDefault="005055F8" w:rsidP="005055F8">
      <w:r w:rsidRPr="005055F8">
        <w:t>tmpfs           3.7G  8.7M  3.7G   1% /run</w:t>
      </w:r>
    </w:p>
    <w:p w14:paraId="6D542C96" w14:textId="77777777" w:rsidR="005055F8" w:rsidRPr="005055F8" w:rsidRDefault="005055F8" w:rsidP="005055F8">
      <w:r w:rsidRPr="005055F8">
        <w:t>tmpfs           3.7G     0  3.7G   0% /sys/fs/cgroup</w:t>
      </w:r>
    </w:p>
    <w:p w14:paraId="513F5B92" w14:textId="77777777" w:rsidR="005055F8" w:rsidRPr="005055F8" w:rsidRDefault="005055F8" w:rsidP="005055F8">
      <w:r w:rsidRPr="005055F8">
        <w:lastRenderedPageBreak/>
        <w:t>/dev/sda2       227G   10G  206G   5% /</w:t>
      </w:r>
    </w:p>
    <w:p w14:paraId="06A8CB3B" w14:textId="77777777" w:rsidR="005055F8" w:rsidRPr="005055F8" w:rsidRDefault="005055F8" w:rsidP="005055F8">
      <w:pPr>
        <w:rPr>
          <w:color w:val="FF0000"/>
        </w:rPr>
      </w:pPr>
      <w:r w:rsidRPr="005055F8">
        <w:rPr>
          <w:color w:val="FF0000"/>
        </w:rPr>
        <w:t>/dev/sda3        32G   49M   30G   1% /drbd</w:t>
      </w:r>
      <w:r w:rsidR="00766C53">
        <w:rPr>
          <w:color w:val="FF0000"/>
        </w:rPr>
        <w:t xml:space="preserve">  </w:t>
      </w:r>
    </w:p>
    <w:p w14:paraId="14894C16" w14:textId="77777777" w:rsidR="005055F8" w:rsidRPr="005055F8" w:rsidRDefault="005055F8" w:rsidP="005055F8">
      <w:r w:rsidRPr="005055F8">
        <w:t>/dev/sda1       283M  139M  126M  53% /boot</w:t>
      </w:r>
    </w:p>
    <w:p w14:paraId="72389D90" w14:textId="77777777" w:rsidR="005055F8" w:rsidRPr="005055F8" w:rsidRDefault="005055F8" w:rsidP="005055F8">
      <w:r w:rsidRPr="005055F8">
        <w:t>tmpfs           742M     0  742M   0% /run/user/0</w:t>
      </w:r>
    </w:p>
    <w:p w14:paraId="010198A6" w14:textId="77777777" w:rsidR="005055F8" w:rsidRPr="005055F8" w:rsidRDefault="005055F8" w:rsidP="005055F8">
      <w:r w:rsidRPr="005055F8">
        <w:t>tmpfs           1.0G     0  1.0G   0% /tmp/monit</w:t>
      </w:r>
    </w:p>
    <w:p w14:paraId="3549CB2F" w14:textId="77777777" w:rsidR="005055F8" w:rsidRDefault="005055F8" w:rsidP="00ED610F"/>
    <w:p w14:paraId="6B048A5D" w14:textId="77777777" w:rsidR="005055F8" w:rsidRPr="005055F8" w:rsidRDefault="005055F8" w:rsidP="00ED610F">
      <w:pPr>
        <w:rPr>
          <w:b/>
        </w:rPr>
      </w:pPr>
      <w:r w:rsidRPr="00766C53">
        <w:rPr>
          <w:rFonts w:hint="eastAsia"/>
          <w:b/>
          <w:color w:val="FF0000"/>
        </w:rPr>
        <w:t>예시</w:t>
      </w:r>
      <w:r w:rsidR="00766C53">
        <w:rPr>
          <w:rFonts w:hint="eastAsia"/>
          <w:b/>
          <w:color w:val="FF0000"/>
        </w:rPr>
        <w:t>)</w:t>
      </w:r>
      <w:r w:rsidRPr="005055F8">
        <w:rPr>
          <w:rFonts w:hint="eastAsia"/>
          <w:b/>
        </w:rPr>
        <w:t xml:space="preserve">- </w:t>
      </w:r>
      <w:r w:rsidRPr="005055F8">
        <w:rPr>
          <w:b/>
        </w:rPr>
        <w:t>korea1 DRBD Disk Partition ?[/dev/sda2]</w:t>
      </w:r>
    </w:p>
    <w:p w14:paraId="283CF148" w14:textId="77777777" w:rsidR="005055F8" w:rsidRPr="00376E4B" w:rsidRDefault="005055F8" w:rsidP="00376E4B">
      <w:pPr>
        <w:ind w:firstLineChars="300" w:firstLine="600"/>
        <w:rPr>
          <w:b/>
          <w:color w:val="FF0000"/>
        </w:rPr>
      </w:pPr>
      <w:r w:rsidRPr="005055F8">
        <w:rPr>
          <w:b/>
          <w:color w:val="FF0000"/>
        </w:rPr>
        <w:t xml:space="preserve">/dev/sda3  &lt;- </w:t>
      </w:r>
      <w:r w:rsidRPr="005055F8">
        <w:rPr>
          <w:rFonts w:hint="eastAsia"/>
          <w:b/>
          <w:color w:val="FF0000"/>
        </w:rPr>
        <w:t>입력</w:t>
      </w:r>
    </w:p>
    <w:p w14:paraId="45013125" w14:textId="77777777" w:rsidR="00C23C8C" w:rsidRDefault="00C23C8C" w:rsidP="00ED610F">
      <w:r>
        <w:t>[root@l</w:t>
      </w:r>
      <w:r w:rsidR="005055F8">
        <w:t xml:space="preserve">ocalhost ~]# cd </w:t>
      </w:r>
      <w:r w:rsidR="005055F8" w:rsidRPr="005055F8">
        <w:t>/usr/HA/</w:t>
      </w:r>
    </w:p>
    <w:p w14:paraId="59C7380C" w14:textId="77777777" w:rsidR="00C23C8C" w:rsidRDefault="00C23C8C" w:rsidP="00ED610F">
      <w:r>
        <w:t>[root@localhost ~]# vi ha_info</w:t>
      </w:r>
    </w:p>
    <w:p w14:paraId="4ABE1BDF" w14:textId="77777777" w:rsidR="008D7B44" w:rsidRPr="008D7B44" w:rsidRDefault="008D7B44" w:rsidP="008D7B44">
      <w:pPr>
        <w:rPr>
          <w:b/>
          <w:color w:val="FF0000"/>
        </w:rPr>
      </w:pPr>
      <w:r>
        <w:rPr>
          <w:b/>
          <w:color w:val="FF0000"/>
        </w:rPr>
        <w:t xml:space="preserve"> 1</w:t>
      </w:r>
      <w:r w:rsidR="00C23C8C" w:rsidRPr="008D7B44">
        <w:rPr>
          <w:rFonts w:hint="eastAsia"/>
          <w:b/>
          <w:color w:val="FF0000"/>
        </w:rPr>
        <w:t xml:space="preserve">번은 </w:t>
      </w:r>
      <w:r w:rsidR="00C23C8C" w:rsidRPr="008D7B44">
        <w:rPr>
          <w:b/>
          <w:color w:val="FF0000"/>
        </w:rPr>
        <w:t>Active , 2</w:t>
      </w:r>
      <w:r w:rsidR="00C23C8C" w:rsidRPr="008D7B44">
        <w:rPr>
          <w:rFonts w:hint="eastAsia"/>
          <w:b/>
          <w:color w:val="FF0000"/>
        </w:rPr>
        <w:t xml:space="preserve">번은 </w:t>
      </w:r>
      <w:r w:rsidR="00C23C8C" w:rsidRPr="008D7B44">
        <w:rPr>
          <w:b/>
          <w:color w:val="FF0000"/>
        </w:rPr>
        <w:t>Standby</w:t>
      </w:r>
    </w:p>
    <w:p w14:paraId="7A4008FC" w14:textId="77777777" w:rsidR="008D7B44" w:rsidRDefault="008D7B44" w:rsidP="008D7B44">
      <w:pPr>
        <w:rPr>
          <w:b/>
        </w:rPr>
      </w:pPr>
      <w:r>
        <w:rPr>
          <w:b/>
        </w:rPr>
        <w:t>#</w:t>
      </w:r>
      <w:r w:rsidRPr="00EB4E37">
        <w:rPr>
          <w:b/>
        </w:rPr>
        <w:t xml:space="preserve"> </w:t>
      </w:r>
      <w:r w:rsidRPr="006845DC">
        <w:rPr>
          <w:rFonts w:hint="eastAsia"/>
          <w:b/>
          <w:color w:val="FF0000"/>
        </w:rPr>
        <w:t>DB 공유</w:t>
      </w:r>
      <w:r>
        <w:rPr>
          <w:rFonts w:hint="eastAsia"/>
          <w:b/>
        </w:rPr>
        <w:t xml:space="preserve"> * (</w:t>
      </w:r>
      <w:r w:rsidRPr="00D6030C">
        <w:rPr>
          <w:rFonts w:hint="eastAsia"/>
          <w:b/>
          <w:color w:val="FF0000"/>
        </w:rPr>
        <w:t>변경</w:t>
      </w:r>
      <w:r>
        <w:rPr>
          <w:rFonts w:hint="eastAsia"/>
          <w:b/>
        </w:rPr>
        <w:t>)</w:t>
      </w:r>
    </w:p>
    <w:p w14:paraId="05A596A0" w14:textId="77777777" w:rsidR="008D7B44" w:rsidRDefault="008D7B44" w:rsidP="008D7B44">
      <w:pPr>
        <w:rPr>
          <w:b/>
        </w:rPr>
      </w:pPr>
      <w:r>
        <w:rPr>
          <w:rFonts w:hint="eastAsia"/>
          <w:b/>
        </w:rPr>
        <w:t>해당 서버가 Primary인 상태에서만 가능(cat /proc/drbd)</w:t>
      </w:r>
    </w:p>
    <w:p w14:paraId="3C901AF8" w14:textId="77777777" w:rsidR="008D7B44" w:rsidRPr="00CE7E08" w:rsidRDefault="008D7B44" w:rsidP="008D7B44">
      <w:r>
        <w:rPr>
          <w:rFonts w:hint="eastAsia"/>
        </w:rPr>
        <w:t>&lt;1번서버&gt;</w:t>
      </w:r>
    </w:p>
    <w:p w14:paraId="7F676153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/usr/local/mysql/data/eicn /var/db/drbd0/eicn</w:t>
      </w:r>
    </w:p>
    <w:p w14:paraId="3C0DA710" w14:textId="77777777" w:rsidR="008D7B44" w:rsidRPr="007D5C6D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/usr/local/mysql/data/CUSTOMDB /var/db/drbd0/CUSTOMDB</w:t>
      </w:r>
    </w:p>
    <w:p w14:paraId="72CED8AA" w14:textId="77777777" w:rsidR="008D7B44" w:rsidRPr="00ED37D0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/usr/local/mysql/data/STATDB /var/db/drbd0/STATDB</w:t>
      </w:r>
    </w:p>
    <w:p w14:paraId="045AF962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mv /usr/local/mysql/data/PDS /var/db/drbd0/PDS</w:t>
      </w:r>
    </w:p>
    <w:p w14:paraId="655469E3" w14:textId="19677FB8" w:rsidR="00A07294" w:rsidRDefault="00A0729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</w:t>
      </w:r>
      <w:r w:rsidRPr="00A07294">
        <w:t>mv /usr/local/mysql/data/CONFIGDB /var/db/drbd0/CONFIGDB</w:t>
      </w:r>
    </w:p>
    <w:p w14:paraId="311DCF63" w14:textId="77777777" w:rsidR="008D7B44" w:rsidRDefault="008D7B44" w:rsidP="008D7B44"/>
    <w:p w14:paraId="5FA9D7F0" w14:textId="77777777" w:rsidR="008D7B44" w:rsidRPr="00ED37D0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cd /var/db/drbd0/</w:t>
      </w:r>
    </w:p>
    <w:p w14:paraId="11CDFD43" w14:textId="77777777" w:rsidR="0055252D" w:rsidRDefault="0055252D" w:rsidP="008D7B44">
      <w:r>
        <w:t xml:space="preserve">root@MasterPBX </w:t>
      </w:r>
      <w:r w:rsidRPr="0055252D">
        <w:t>drbd0</w:t>
      </w:r>
      <w:r>
        <w:t xml:space="preserve">]# ls  </w:t>
      </w:r>
      <w:r w:rsidRPr="0055252D">
        <w:rPr>
          <w:b/>
        </w:rPr>
        <w:t>&lt;–</w:t>
      </w:r>
      <w:r>
        <w:t xml:space="preserve"> </w:t>
      </w:r>
      <w:r w:rsidRPr="0055252D">
        <w:rPr>
          <w:b/>
        </w:rPr>
        <w:t>(eicn , CUSTOMDB, STATDB, PDS)</w:t>
      </w:r>
    </w:p>
    <w:p w14:paraId="2679BC79" w14:textId="77777777" w:rsidR="0055252D" w:rsidRPr="0055252D" w:rsidRDefault="008D7B44" w:rsidP="0055252D">
      <w:pPr>
        <w:pStyle w:val="a9"/>
        <w:numPr>
          <w:ilvl w:val="0"/>
          <w:numId w:val="18"/>
        </w:numPr>
        <w:ind w:leftChars="0"/>
        <w:rPr>
          <w:b/>
          <w:color w:val="FF0000"/>
        </w:rPr>
      </w:pPr>
      <w:r w:rsidRPr="0055252D">
        <w:rPr>
          <w:rFonts w:hint="eastAsia"/>
          <w:b/>
          <w:color w:val="FF0000"/>
        </w:rPr>
        <w:t xml:space="preserve">각각의 폴더 </w:t>
      </w:r>
      <w:r w:rsidR="0055252D">
        <w:rPr>
          <w:rFonts w:hint="eastAsia"/>
          <w:b/>
          <w:color w:val="FF0000"/>
        </w:rPr>
        <w:t>압축 -</w:t>
      </w:r>
      <w:r w:rsidR="0055252D">
        <w:rPr>
          <w:b/>
          <w:color w:val="FF0000"/>
        </w:rPr>
        <w:t xml:space="preserve"> ex)</w:t>
      </w:r>
      <w:r w:rsidR="0055252D">
        <w:rPr>
          <w:rFonts w:hint="eastAsia"/>
          <w:b/>
          <w:color w:val="FF0000"/>
        </w:rPr>
        <w:t xml:space="preserve"> tar </w:t>
      </w:r>
      <w:r w:rsidR="004D63F9">
        <w:rPr>
          <w:b/>
          <w:color w:val="FF0000"/>
        </w:rPr>
        <w:t>cvfz</w:t>
      </w:r>
      <w:r w:rsidR="0055252D">
        <w:rPr>
          <w:b/>
          <w:color w:val="FF0000"/>
        </w:rPr>
        <w:t xml:space="preserve"> eicn.tar.gz</w:t>
      </w:r>
      <w:r w:rsidR="004D63F9">
        <w:rPr>
          <w:b/>
          <w:color w:val="FF0000"/>
        </w:rPr>
        <w:t xml:space="preserve"> eicn</w:t>
      </w:r>
      <w:r w:rsidR="0055252D">
        <w:rPr>
          <w:b/>
          <w:color w:val="FF0000"/>
        </w:rPr>
        <w:t xml:space="preserve"> </w:t>
      </w:r>
      <w:r w:rsidRPr="0055252D">
        <w:rPr>
          <w:rFonts w:hint="eastAsia"/>
          <w:b/>
          <w:color w:val="FF0000"/>
        </w:rPr>
        <w:t xml:space="preserve"> </w:t>
      </w:r>
      <w:r w:rsidR="002308A2" w:rsidRPr="0055252D">
        <w:rPr>
          <w:b/>
        </w:rPr>
        <w:t>(eicn , CUSTOMDB, STATDB, PDS)</w:t>
      </w:r>
    </w:p>
    <w:p w14:paraId="27402C39" w14:textId="77777777" w:rsidR="008D7B44" w:rsidRPr="0055252D" w:rsidRDefault="0055252D" w:rsidP="0055252D">
      <w:pPr>
        <w:pStyle w:val="a9"/>
        <w:numPr>
          <w:ilvl w:val="0"/>
          <w:numId w:val="18"/>
        </w:numPr>
        <w:ind w:leftChars="0"/>
      </w:pPr>
      <w:r>
        <w:rPr>
          <w:rFonts w:hint="eastAsia"/>
          <w:b/>
          <w:color w:val="FF0000"/>
        </w:rPr>
        <w:t xml:space="preserve">압축한 압축 파일들을 각각의 폴더로 이동 </w:t>
      </w:r>
      <w:r>
        <w:rPr>
          <w:b/>
          <w:color w:val="FF0000"/>
        </w:rPr>
        <w:t>– ex) mv eicn.tar.gz eicn</w:t>
      </w:r>
    </w:p>
    <w:p w14:paraId="63ED5E5F" w14:textId="77777777" w:rsidR="008D7B44" w:rsidRDefault="008D7B44" w:rsidP="008D7B44">
      <w:pPr>
        <w:rPr>
          <w:b/>
        </w:rPr>
      </w:pPr>
      <w:r w:rsidRPr="00D6030C">
        <w:rPr>
          <w:rFonts w:hint="eastAsia"/>
          <w:b/>
        </w:rPr>
        <w:t xml:space="preserve">   </w:t>
      </w:r>
      <w:r w:rsidR="0055252D">
        <w:rPr>
          <w:b/>
        </w:rPr>
        <w:t xml:space="preserve">   </w:t>
      </w:r>
      <w:r w:rsidRPr="00D6030C">
        <w:rPr>
          <w:rFonts w:hint="eastAsia"/>
          <w:b/>
        </w:rPr>
        <w:t>(</w:t>
      </w:r>
      <w:r>
        <w:rPr>
          <w:rFonts w:hint="eastAsia"/>
          <w:b/>
        </w:rPr>
        <w:t>eicn, CUSTOMDB, STATDB, PDS</w:t>
      </w:r>
      <w:r w:rsidRPr="00D6030C">
        <w:rPr>
          <w:rFonts w:hint="eastAsia"/>
          <w:b/>
        </w:rPr>
        <w:t>)</w:t>
      </w:r>
    </w:p>
    <w:p w14:paraId="244A5049" w14:textId="77777777" w:rsidR="008D7B44" w:rsidRDefault="0055252D" w:rsidP="0055252D">
      <w:pPr>
        <w:pStyle w:val="a9"/>
        <w:numPr>
          <w:ilvl w:val="0"/>
          <w:numId w:val="18"/>
        </w:numPr>
        <w:ind w:leftChars="0"/>
        <w:rPr>
          <w:b/>
          <w:color w:val="FF0000"/>
        </w:rPr>
      </w:pPr>
      <w:r>
        <w:rPr>
          <w:rFonts w:hint="eastAsia"/>
          <w:b/>
          <w:color w:val="FF0000"/>
        </w:rPr>
        <w:t>각각 이동 시킨</w:t>
      </w:r>
      <w:r w:rsidRPr="0055252D">
        <w:rPr>
          <w:rFonts w:hint="eastAsia"/>
          <w:b/>
          <w:color w:val="FF0000"/>
        </w:rPr>
        <w:t xml:space="preserve"> 폴더로</w:t>
      </w:r>
      <w:r>
        <w:rPr>
          <w:rFonts w:hint="eastAsia"/>
          <w:b/>
          <w:color w:val="FF0000"/>
        </w:rPr>
        <w:t xml:space="preserve"> 진입 후</w:t>
      </w:r>
      <w:r w:rsidRPr="0055252D">
        <w:rPr>
          <w:rFonts w:hint="eastAsia"/>
          <w:b/>
          <w:color w:val="FF0000"/>
        </w:rPr>
        <w:t xml:space="preserve"> 압축파일 해제</w:t>
      </w:r>
      <w:r w:rsidR="004D63F9">
        <w:rPr>
          <w:rFonts w:hint="eastAsia"/>
          <w:b/>
          <w:color w:val="FF0000"/>
        </w:rPr>
        <w:t xml:space="preserve"> </w:t>
      </w:r>
      <w:r w:rsidR="004D63F9">
        <w:rPr>
          <w:b/>
          <w:color w:val="FF0000"/>
        </w:rPr>
        <w:t>–</w:t>
      </w:r>
      <w:r w:rsidR="004D63F9" w:rsidRPr="004D63F9">
        <w:rPr>
          <w:rFonts w:hint="eastAsia"/>
          <w:b/>
        </w:rPr>
        <w:t xml:space="preserve"> </w:t>
      </w:r>
      <w:r w:rsidR="004D63F9">
        <w:rPr>
          <w:b/>
        </w:rPr>
        <w:t>(</w:t>
      </w:r>
      <w:r w:rsidR="004D63F9">
        <w:rPr>
          <w:rFonts w:hint="eastAsia"/>
          <w:b/>
        </w:rPr>
        <w:t>eicn, CUSTOMDB, STATDB, PDS</w:t>
      </w:r>
      <w:r w:rsidR="004D63F9" w:rsidRPr="00D6030C">
        <w:rPr>
          <w:rFonts w:hint="eastAsia"/>
          <w:b/>
        </w:rPr>
        <w:t>)</w:t>
      </w:r>
    </w:p>
    <w:p w14:paraId="51F6B7F7" w14:textId="77777777" w:rsidR="0055252D" w:rsidRDefault="0055252D" w:rsidP="0055252D">
      <w:pPr>
        <w:pStyle w:val="a9"/>
        <w:ind w:leftChars="0" w:left="560"/>
        <w:rPr>
          <w:b/>
          <w:color w:val="FF0000"/>
        </w:rPr>
      </w:pPr>
      <w:r>
        <w:rPr>
          <w:b/>
          <w:color w:val="FF0000"/>
        </w:rPr>
        <w:t xml:space="preserve">Ex) </w:t>
      </w:r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</w:t>
      </w:r>
      <w:r>
        <w:rPr>
          <w:b/>
          <w:color w:val="FF0000"/>
        </w:rPr>
        <w:t>cd eicn</w:t>
      </w:r>
    </w:p>
    <w:p w14:paraId="00FC6875" w14:textId="77777777" w:rsidR="0055252D" w:rsidRDefault="0055252D" w:rsidP="0055252D">
      <w:pPr>
        <w:pStyle w:val="a9"/>
        <w:ind w:leftChars="280" w:left="560"/>
      </w:pPr>
      <w:r>
        <w:rPr>
          <w:b/>
          <w:color w:val="FF0000"/>
        </w:rPr>
        <w:t xml:space="preserve">    </w:t>
      </w:r>
      <w:r>
        <w:t xml:space="preserve">[root@MasterPBX </w:t>
      </w:r>
      <w:r>
        <w:rPr>
          <w:rFonts w:hint="eastAsia"/>
        </w:rPr>
        <w:t>eicn</w:t>
      </w:r>
      <w:r>
        <w:t xml:space="preserve">]# </w:t>
      </w:r>
      <w:r w:rsidR="004D63F9" w:rsidRPr="004D63F9">
        <w:rPr>
          <w:b/>
          <w:color w:val="FF0000"/>
        </w:rPr>
        <w:t>tar xvfz eicn.tar.gz</w:t>
      </w:r>
    </w:p>
    <w:p w14:paraId="6E400F4B" w14:textId="77777777" w:rsidR="0055252D" w:rsidRPr="004D63F9" w:rsidRDefault="0055252D" w:rsidP="004D63F9">
      <w:pPr>
        <w:pStyle w:val="a9"/>
        <w:ind w:leftChars="0" w:left="560"/>
        <w:rPr>
          <w:b/>
          <w:color w:val="FF0000"/>
        </w:rPr>
      </w:pPr>
      <w:r>
        <w:t xml:space="preserve">    </w:t>
      </w:r>
      <w:r w:rsidRPr="004D63F9">
        <w:rPr>
          <w:b/>
          <w:color w:val="FF0000"/>
        </w:rPr>
        <w:t xml:space="preserve">   </w:t>
      </w:r>
    </w:p>
    <w:p w14:paraId="2A979254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/var/db/drbd0/eicn /usr/local/mysql/data/eicn</w:t>
      </w:r>
    </w:p>
    <w:p w14:paraId="13D57D0E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/var/db/drbd0/CUSTOMDB /usr/local/mysql/data/CUSTOMDB</w:t>
      </w:r>
    </w:p>
    <w:p w14:paraId="002B4214" w14:textId="77777777" w:rsidR="008D7B44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/var/db/drbd0/STATDB /usr/local/mysql/data/STATDB</w:t>
      </w:r>
    </w:p>
    <w:p w14:paraId="1692B164" w14:textId="77777777" w:rsidR="0087712C" w:rsidRPr="007D5C6D" w:rsidRDefault="008D7B44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/var/db/drbd0/PDS /usr/local/mysql/data/PDS</w:t>
      </w:r>
    </w:p>
    <w:p w14:paraId="14ABFEAE" w14:textId="77777777" w:rsidR="008D7B44" w:rsidRDefault="0087712C" w:rsidP="008D7B44">
      <w:r>
        <w:t xml:space="preserve">[root@MasterPBX </w:t>
      </w:r>
      <w:r>
        <w:rPr>
          <w:rFonts w:hint="eastAsia"/>
        </w:rPr>
        <w:t>~</w:t>
      </w:r>
      <w:r>
        <w:t xml:space="preserve">]# </w:t>
      </w:r>
      <w:r>
        <w:rPr>
          <w:rFonts w:hint="eastAsia"/>
        </w:rPr>
        <w:t>ln -s /var/db/drbd0/</w:t>
      </w:r>
      <w:r w:rsidRPr="0087712C">
        <w:t>CONFIGDB</w:t>
      </w:r>
      <w:r>
        <w:rPr>
          <w:rFonts w:hint="eastAsia"/>
        </w:rPr>
        <w:t xml:space="preserve"> /usr/local/mysql/data/</w:t>
      </w:r>
      <w:r w:rsidRPr="0087712C">
        <w:t>CONFIGDB</w:t>
      </w:r>
    </w:p>
    <w:p w14:paraId="255627A5" w14:textId="77777777" w:rsidR="008D7B44" w:rsidRDefault="008D7B44" w:rsidP="008D7B44"/>
    <w:p w14:paraId="753BA715" w14:textId="77777777" w:rsidR="008D7B44" w:rsidRPr="00CE7E08" w:rsidRDefault="008D7B44" w:rsidP="008D7B44">
      <w:r>
        <w:rPr>
          <w:rFonts w:hint="eastAsia"/>
        </w:rPr>
        <w:t>&lt;2번서버&gt;</w:t>
      </w:r>
    </w:p>
    <w:p w14:paraId="0C85C140" w14:textId="77777777" w:rsidR="004D63F9" w:rsidRDefault="004D63F9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 cd</w:t>
      </w:r>
      <w:r>
        <w:rPr>
          <w:rFonts w:hint="eastAsia"/>
        </w:rPr>
        <w:t xml:space="preserve"> /usr/local/mysql/data</w:t>
      </w:r>
    </w:p>
    <w:p w14:paraId="02536808" w14:textId="77777777" w:rsidR="004D63F9" w:rsidRDefault="004D63F9" w:rsidP="008D7B44">
      <w:pPr>
        <w:rPr>
          <w:b/>
        </w:rPr>
      </w:pPr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 xml:space="preserve">]# </w:t>
      </w:r>
      <w:r>
        <w:rPr>
          <w:rFonts w:hint="eastAsia"/>
        </w:rPr>
        <w:t>ls</w:t>
      </w:r>
      <w:r>
        <w:t xml:space="preserve"> </w:t>
      </w:r>
      <w:r>
        <w:rPr>
          <w:b/>
          <w:color w:val="FF0000"/>
        </w:rPr>
        <w:t>–</w:t>
      </w:r>
      <w:r w:rsidRPr="004D63F9">
        <w:rPr>
          <w:rFonts w:hint="eastAsia"/>
          <w:b/>
        </w:rPr>
        <w:t xml:space="preserve"> </w:t>
      </w:r>
      <w:r>
        <w:rPr>
          <w:b/>
        </w:rPr>
        <w:t>(</w:t>
      </w:r>
      <w:r>
        <w:rPr>
          <w:rFonts w:hint="eastAsia"/>
          <w:b/>
        </w:rPr>
        <w:t>eicn, CUSTOMDB, STATDB, PDS</w:t>
      </w:r>
      <w:r w:rsidRPr="00D6030C">
        <w:rPr>
          <w:rFonts w:hint="eastAsia"/>
          <w:b/>
        </w:rPr>
        <w:t>)</w:t>
      </w:r>
    </w:p>
    <w:p w14:paraId="54CA9BB9" w14:textId="77777777" w:rsidR="008D7B44" w:rsidRDefault="008D7B44" w:rsidP="008D7B44">
      <w:r w:rsidRPr="00D7289B">
        <w:rPr>
          <w:rFonts w:hint="eastAsia"/>
          <w:b/>
          <w:color w:val="FF0000"/>
        </w:rPr>
        <w:t>(</w:t>
      </w:r>
      <w:r w:rsidRPr="008749EE">
        <w:rPr>
          <w:rFonts w:hint="eastAsia"/>
          <w:b/>
          <w:color w:val="FF0000"/>
        </w:rPr>
        <w:t>신규서버일 경우, 폴더 삭제해도 무방. 기존 사용서버일 경우, 백업</w:t>
      </w:r>
      <w:r>
        <w:rPr>
          <w:rFonts w:hint="eastAsia"/>
          <w:b/>
          <w:color w:val="FF0000"/>
        </w:rPr>
        <w:t xml:space="preserve"> 후 작업</w:t>
      </w:r>
      <w:r w:rsidRPr="008749EE">
        <w:rPr>
          <w:rFonts w:hint="eastAsia"/>
          <w:b/>
          <w:color w:val="FF0000"/>
        </w:rPr>
        <w:t>.)</w:t>
      </w:r>
    </w:p>
    <w:p w14:paraId="7BC4F779" w14:textId="77777777" w:rsidR="004D63F9" w:rsidRPr="00E57D2D" w:rsidRDefault="004D63F9" w:rsidP="008D7B44"/>
    <w:p w14:paraId="4E56EA0C" w14:textId="77777777" w:rsidR="008D7B44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</w:t>
      </w:r>
      <w:r w:rsidRPr="00033C99">
        <w:rPr>
          <w:highlight w:val="yellow"/>
          <w:rPrChange w:id="229" w:author="박 성진" w:date="2023-01-18T18:26:00Z">
            <w:rPr/>
          </w:rPrChange>
        </w:rPr>
        <w:t>ln -s /var/db/drbd0/eicn /usr/local/mysql/data/eicn</w:t>
      </w:r>
    </w:p>
    <w:p w14:paraId="775DA965" w14:textId="77777777" w:rsidR="008D7B44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/var/db/drbd0/CUSTOMDB /usr/local/mysql/data/CUSTOMDB</w:t>
      </w:r>
    </w:p>
    <w:p w14:paraId="5F387C21" w14:textId="77777777" w:rsidR="008D7B44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/var/db/drbd0/STATDB /usr/local/mysql/data/STATDB</w:t>
      </w:r>
    </w:p>
    <w:p w14:paraId="14FEE252" w14:textId="77777777" w:rsidR="008D7B44" w:rsidRPr="007D5C6D" w:rsidRDefault="008D7B44" w:rsidP="008D7B44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>
        <w:rPr>
          <w:rFonts w:hint="eastAsia"/>
        </w:rPr>
        <w:t xml:space="preserve"> ln -s /var/db/drbd0/PDS /usr/local/mysql/data/PDS</w:t>
      </w:r>
    </w:p>
    <w:p w14:paraId="113D1F96" w14:textId="1B1F62DE" w:rsidR="008D7B44" w:rsidRDefault="00A07294" w:rsidP="008D7B44">
      <w:r>
        <w:lastRenderedPageBreak/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 xml:space="preserve">]# </w:t>
      </w:r>
      <w:r>
        <w:rPr>
          <w:rFonts w:hint="eastAsia"/>
        </w:rPr>
        <w:t>ln -s /var/db/drbd0/</w:t>
      </w:r>
      <w:r w:rsidRPr="0087712C">
        <w:t>CONFIGDB</w:t>
      </w:r>
      <w:r>
        <w:rPr>
          <w:rFonts w:hint="eastAsia"/>
        </w:rPr>
        <w:t xml:space="preserve"> /usr/local/mysql/data/</w:t>
      </w:r>
      <w:r w:rsidRPr="0087712C">
        <w:t>CONFIGDB</w:t>
      </w:r>
    </w:p>
    <w:p w14:paraId="4921EBA4" w14:textId="1BCBBDAB" w:rsidR="00DA187D" w:rsidRPr="00DA187D" w:rsidRDefault="00DA187D" w:rsidP="008D7B44">
      <w:r>
        <w:t xml:space="preserve">[root@MasterPBX </w:t>
      </w:r>
      <w:r>
        <w:rPr>
          <w:rFonts w:hint="eastAsia"/>
        </w:rPr>
        <w:t>~</w:t>
      </w:r>
      <w:r>
        <w:t xml:space="preserve">]# </w:t>
      </w:r>
      <w:r w:rsidRPr="00DA187D">
        <w:t>/usr/local/sbin/drbd-master</w:t>
      </w:r>
      <w:r>
        <w:t xml:space="preserve"> – ( drbd </w:t>
      </w:r>
      <w:r>
        <w:rPr>
          <w:rFonts w:hint="eastAsia"/>
        </w:rPr>
        <w:t>master</w:t>
      </w:r>
      <w:r>
        <w:t xml:space="preserve"> 로 </w:t>
      </w:r>
      <w:r>
        <w:rPr>
          <w:rFonts w:hint="eastAsia"/>
        </w:rPr>
        <w:t>가져오기)</w:t>
      </w:r>
      <w:r w:rsidR="001425E6">
        <w:t xml:space="preserve"> -1</w:t>
      </w:r>
      <w:r w:rsidR="001425E6">
        <w:rPr>
          <w:rFonts w:hint="eastAsia"/>
        </w:rPr>
        <w:t>번 장비</w:t>
      </w:r>
    </w:p>
    <w:p w14:paraId="189159F6" w14:textId="5A9A2FC6" w:rsidR="00DA187D" w:rsidRDefault="00DA187D" w:rsidP="008D7B44">
      <w:r>
        <w:t xml:space="preserve">systemctl </w:t>
      </w:r>
      <w:r w:rsidRPr="00DA187D">
        <w:t>start keepalived</w:t>
      </w:r>
      <w:r w:rsidR="001425E6">
        <w:t xml:space="preserve"> / systemctl </w:t>
      </w:r>
      <w:r w:rsidR="001425E6">
        <w:rPr>
          <w:rFonts w:hint="eastAsia"/>
        </w:rPr>
        <w:t>stop</w:t>
      </w:r>
      <w:r w:rsidR="001425E6" w:rsidRPr="00DA187D">
        <w:t xml:space="preserve"> keepalived</w:t>
      </w:r>
      <w:r w:rsidR="001425E6">
        <w:t xml:space="preserve">  / systemctl re</w:t>
      </w:r>
      <w:r w:rsidR="001425E6" w:rsidRPr="00DA187D">
        <w:t>start keepalived</w:t>
      </w:r>
    </w:p>
    <w:p w14:paraId="3F5FF7B5" w14:textId="514745DA" w:rsidR="00DA187D" w:rsidRDefault="00DA187D" w:rsidP="008D7B44">
      <w:r>
        <w:t xml:space="preserve">[root@MasterPBX </w:t>
      </w:r>
      <w:r>
        <w:rPr>
          <w:rFonts w:hint="eastAsia"/>
        </w:rPr>
        <w:t>~</w:t>
      </w:r>
      <w:r>
        <w:t>]# systemctl re</w:t>
      </w:r>
      <w:r w:rsidRPr="00DA187D">
        <w:t>start keepalived</w:t>
      </w:r>
      <w:r>
        <w:t xml:space="preserve"> – </w:t>
      </w:r>
      <w:r>
        <w:rPr>
          <w:rFonts w:hint="eastAsia"/>
        </w:rPr>
        <w:t>이중화 넘길 때</w:t>
      </w:r>
    </w:p>
    <w:p w14:paraId="6C062732" w14:textId="77777777" w:rsidR="001425E6" w:rsidRDefault="001425E6" w:rsidP="008D7B44"/>
    <w:p w14:paraId="22AA85A5" w14:textId="166CEE7E" w:rsidR="001425E6" w:rsidRDefault="001425E6" w:rsidP="008D7B44">
      <w:r>
        <w:t xml:space="preserve">###### </w:t>
      </w:r>
      <w:r w:rsidRPr="001425E6">
        <w:rPr>
          <w:rFonts w:hint="eastAsia"/>
        </w:rPr>
        <w:t>1번 장비 설정</w:t>
      </w:r>
      <w:r>
        <w:rPr>
          <w:rFonts w:hint="eastAsia"/>
        </w:rPr>
        <w:t xml:space="preserve"> </w:t>
      </w:r>
      <w:r>
        <w:t>####</w:t>
      </w:r>
    </w:p>
    <w:p w14:paraId="3559BF28" w14:textId="49A5EC22" w:rsidR="00DA187D" w:rsidRDefault="00DA187D" w:rsidP="008D7B44">
      <w:r>
        <w:t xml:space="preserve">[root@MasterPBX </w:t>
      </w:r>
      <w:r>
        <w:rPr>
          <w:rFonts w:hint="eastAsia"/>
        </w:rPr>
        <w:t>~</w:t>
      </w:r>
      <w:r>
        <w:t>]#</w:t>
      </w:r>
      <w:r w:rsidR="00D81367">
        <w:t xml:space="preserve"> </w:t>
      </w:r>
      <w:r w:rsidRPr="00DA187D">
        <w:t>vim /usr/HA/scripts/pbxSvr.sh</w:t>
      </w:r>
    </w:p>
    <w:p w14:paraId="4B5E66B9" w14:textId="56C7038C" w:rsidR="00DA187D" w:rsidRPr="001425E6" w:rsidRDefault="00DA187D" w:rsidP="008D7B44">
      <w:pPr>
        <w:rPr>
          <w:color w:val="FF0000"/>
        </w:rPr>
      </w:pPr>
      <w:r w:rsidRPr="001425E6">
        <w:rPr>
          <w:color w:val="FF0000"/>
        </w:rPr>
        <w:t xml:space="preserve">export CLASSPATH=$CLASSPATH:/home/ippbxmng/lib/mysql-connector-java-5.0.3-bin.jar -&gt; </w:t>
      </w:r>
      <w:r w:rsidR="00D81367">
        <w:rPr>
          <w:rFonts w:hint="eastAsia"/>
          <w:color w:val="FF0000"/>
        </w:rPr>
        <w:t xml:space="preserve">버전에 따라 </w:t>
      </w:r>
      <w:r w:rsidR="001425E6" w:rsidRPr="001425E6">
        <w:rPr>
          <w:rFonts w:hint="eastAsia"/>
          <w:color w:val="FF0000"/>
        </w:rPr>
        <w:t>변경</w:t>
      </w:r>
      <w:r w:rsidR="00D81367">
        <w:rPr>
          <w:rFonts w:hint="eastAsia"/>
          <w:color w:val="FF0000"/>
        </w:rPr>
        <w:t xml:space="preserve"> </w:t>
      </w:r>
    </w:p>
    <w:p w14:paraId="522513AD" w14:textId="333A597E" w:rsidR="00DA187D" w:rsidRDefault="00DA187D" w:rsidP="008D7B44">
      <w:r w:rsidRPr="00DA187D">
        <w:t>export CLASSPATH=$CLASSPATH:/home/ippbxmng/lib/mysql-connector-</w:t>
      </w:r>
      <w:r w:rsidR="001425E6">
        <w:t>-java-8.0.18.jar</w:t>
      </w:r>
    </w:p>
    <w:p w14:paraId="5AF9A426" w14:textId="720F0C4F" w:rsidR="001425E6" w:rsidRDefault="001425E6" w:rsidP="008D7B44"/>
    <w:p w14:paraId="06E261C6" w14:textId="670C3928" w:rsidR="001425E6" w:rsidRDefault="001425E6" w:rsidP="008D7B44">
      <w:r w:rsidRPr="001425E6">
        <w:t># Start daemon</w:t>
      </w:r>
    </w:p>
    <w:p w14:paraId="5FA6E068" w14:textId="77777777" w:rsidR="001425E6" w:rsidRDefault="001425E6" w:rsidP="001425E6">
      <w:pPr>
        <w:ind w:firstLineChars="400" w:firstLine="800"/>
      </w:pPr>
      <w:r>
        <w:t>/usr/local/sbin/drbd-master</w:t>
      </w:r>
    </w:p>
    <w:p w14:paraId="1FFBE19B" w14:textId="77777777" w:rsidR="001425E6" w:rsidRDefault="001425E6" w:rsidP="001425E6">
      <w:r>
        <w:t xml:space="preserve">        /bin/touch /usr/HA/ISRUN</w:t>
      </w:r>
    </w:p>
    <w:p w14:paraId="1D0AB966" w14:textId="77777777" w:rsidR="001425E6" w:rsidRDefault="001425E6" w:rsidP="001425E6">
      <w:r>
        <w:t xml:space="preserve">        /etc/init.d/mysqld start</w:t>
      </w:r>
    </w:p>
    <w:p w14:paraId="3F773979" w14:textId="77777777" w:rsidR="001425E6" w:rsidRDefault="001425E6" w:rsidP="001425E6">
      <w:r>
        <w:t xml:space="preserve">        sleep 1</w:t>
      </w:r>
    </w:p>
    <w:p w14:paraId="5BE4B25E" w14:textId="77777777" w:rsidR="001425E6" w:rsidRDefault="001425E6" w:rsidP="001425E6">
      <w:r>
        <w:t xml:space="preserve">        /usr/sbin/asterisk</w:t>
      </w:r>
    </w:p>
    <w:p w14:paraId="6F9BB110" w14:textId="77777777" w:rsidR="001425E6" w:rsidRDefault="001425E6" w:rsidP="001425E6">
      <w:r>
        <w:t xml:space="preserve">        sleep 1</w:t>
      </w:r>
    </w:p>
    <w:p w14:paraId="42E4A8C0" w14:textId="77777777" w:rsidR="001425E6" w:rsidRDefault="001425E6" w:rsidP="001425E6">
      <w:r>
        <w:t xml:space="preserve">        /home/ippbxmng/lib/start_all.sh</w:t>
      </w:r>
    </w:p>
    <w:p w14:paraId="592AA3FE" w14:textId="77777777" w:rsidR="001425E6" w:rsidRDefault="001425E6" w:rsidP="001425E6">
      <w:r>
        <w:t xml:space="preserve">        sleep 1</w:t>
      </w:r>
    </w:p>
    <w:p w14:paraId="7BC64A3A" w14:textId="77777777" w:rsidR="001425E6" w:rsidRDefault="001425E6" w:rsidP="001425E6">
      <w:r>
        <w:t xml:space="preserve">        /usr/local/tomcat/bin/startup.sh</w:t>
      </w:r>
    </w:p>
    <w:p w14:paraId="7E166FD0" w14:textId="011A86C4" w:rsidR="001425E6" w:rsidRDefault="001425E6" w:rsidP="001425E6">
      <w:pPr>
        <w:ind w:firstLineChars="400" w:firstLine="800"/>
      </w:pPr>
      <w:r>
        <w:t>sleep 3</w:t>
      </w:r>
    </w:p>
    <w:p w14:paraId="3DCC8044" w14:textId="77777777" w:rsidR="001425E6" w:rsidRDefault="001425E6" w:rsidP="001425E6">
      <w:r>
        <w:t xml:space="preserve">        /home/ippbxmng/lib/ipcc_chk_ha_vrrp.sh start</w:t>
      </w:r>
    </w:p>
    <w:p w14:paraId="35CD8AB9" w14:textId="59D2B64C" w:rsidR="001425E6" w:rsidRPr="001425E6" w:rsidRDefault="001425E6" w:rsidP="001425E6">
      <w:pPr>
        <w:rPr>
          <w:color w:val="FF0000"/>
        </w:rPr>
      </w:pPr>
      <w:r>
        <w:t xml:space="preserve">        </w:t>
      </w:r>
      <w:r w:rsidRPr="001425E6">
        <w:rPr>
          <w:color w:val="FF0000"/>
        </w:rPr>
        <w:t xml:space="preserve">ping -c3 -I 122.49.74.200 </w:t>
      </w:r>
      <w:r w:rsidR="00D81367">
        <w:rPr>
          <w:color w:val="FF0000"/>
        </w:rPr>
        <w:t>122.49.74.</w:t>
      </w:r>
      <w:r w:rsidRPr="001425E6">
        <w:rPr>
          <w:color w:val="FF0000"/>
        </w:rPr>
        <w:t>.97</w:t>
      </w:r>
      <w:r>
        <w:rPr>
          <w:color w:val="FF0000"/>
        </w:rPr>
        <w:t xml:space="preserve"> – IP </w:t>
      </w:r>
      <w:r>
        <w:rPr>
          <w:rFonts w:hint="eastAsia"/>
          <w:color w:val="FF0000"/>
        </w:rPr>
        <w:t xml:space="preserve">변경 시 수정 </w:t>
      </w:r>
      <w:r>
        <w:rPr>
          <w:color w:val="FF0000"/>
        </w:rPr>
        <w:t>(VIP /</w:t>
      </w:r>
      <w:r>
        <w:rPr>
          <w:rFonts w:hint="eastAsia"/>
          <w:color w:val="FF0000"/>
        </w:rPr>
        <w:t>게이트웨이)</w:t>
      </w:r>
    </w:p>
    <w:p w14:paraId="30BE34D6" w14:textId="77777777" w:rsidR="001425E6" w:rsidRDefault="001425E6" w:rsidP="001425E6">
      <w:r>
        <w:t># Stop daemon</w:t>
      </w:r>
    </w:p>
    <w:p w14:paraId="0BFDB6A2" w14:textId="77777777" w:rsidR="001425E6" w:rsidRDefault="001425E6" w:rsidP="001425E6">
      <w:r>
        <w:t xml:space="preserve">        /home/ippbxmng/lib/ipcc_chk_ha_vrrp.sh stop</w:t>
      </w:r>
    </w:p>
    <w:p w14:paraId="79F0CC45" w14:textId="21B7C919" w:rsidR="001425E6" w:rsidRDefault="001425E6" w:rsidP="001425E6">
      <w:r>
        <w:t xml:space="preserve">        sleep 3</w:t>
      </w:r>
    </w:p>
    <w:p w14:paraId="25D95DFE" w14:textId="77777777" w:rsidR="001425E6" w:rsidRDefault="001425E6" w:rsidP="001425E6">
      <w:r>
        <w:t xml:space="preserve">        /usr/local/tomcat/bin/shutdown.sh</w:t>
      </w:r>
    </w:p>
    <w:p w14:paraId="1EF7948B" w14:textId="77777777" w:rsidR="001425E6" w:rsidRDefault="001425E6" w:rsidP="001425E6">
      <w:r>
        <w:t xml:space="preserve">        /home/ippbxmng/lib/stop_all.sh</w:t>
      </w:r>
    </w:p>
    <w:p w14:paraId="1B0A65F9" w14:textId="77777777" w:rsidR="001425E6" w:rsidRDefault="001425E6" w:rsidP="001425E6">
      <w:r>
        <w:t xml:space="preserve">        /usr/sbin/asterisk -rx 'core stop now'</w:t>
      </w:r>
    </w:p>
    <w:p w14:paraId="78F6D440" w14:textId="77777777" w:rsidR="001425E6" w:rsidRDefault="001425E6" w:rsidP="001425E6">
      <w:r>
        <w:t xml:space="preserve">        /etc/init.d/mysqld stop</w:t>
      </w:r>
    </w:p>
    <w:p w14:paraId="4F072D6F" w14:textId="30399070" w:rsidR="00DA187D" w:rsidRDefault="001425E6" w:rsidP="001425E6">
      <w:r>
        <w:t xml:space="preserve">        /usr/local/sbin/drbd-backup</w:t>
      </w:r>
    </w:p>
    <w:p w14:paraId="361B1FDF" w14:textId="77777777" w:rsidR="001425E6" w:rsidRDefault="001425E6" w:rsidP="001425E6"/>
    <w:p w14:paraId="44EBF7A3" w14:textId="1C6AD624" w:rsidR="001425E6" w:rsidRDefault="001425E6" w:rsidP="001425E6">
      <w:r>
        <w:t xml:space="preserve">[root@MasterPBX </w:t>
      </w:r>
      <w:r>
        <w:rPr>
          <w:rFonts w:hint="eastAsia"/>
        </w:rPr>
        <w:t>~</w:t>
      </w:r>
      <w:r>
        <w:t>]#</w:t>
      </w:r>
      <w:r w:rsidR="00D81367">
        <w:t xml:space="preserve"> </w:t>
      </w:r>
      <w:r w:rsidRPr="001425E6">
        <w:t>vim /etc/keepalived/keepalived.conf</w:t>
      </w:r>
    </w:p>
    <w:p w14:paraId="3E221CE7" w14:textId="77777777" w:rsidR="001425E6" w:rsidRDefault="001425E6" w:rsidP="001425E6"/>
    <w:p w14:paraId="3DBBA16F" w14:textId="77777777" w:rsidR="001425E6" w:rsidRDefault="001425E6" w:rsidP="001425E6">
      <w:r>
        <w:t>vrrp_script gateway_check {</w:t>
      </w:r>
    </w:p>
    <w:p w14:paraId="622CFF28" w14:textId="64ACBA8B" w:rsidR="001425E6" w:rsidRDefault="001425E6" w:rsidP="001425E6">
      <w:r>
        <w:t xml:space="preserve">    </w:t>
      </w:r>
      <w:r w:rsidRPr="00D81367">
        <w:rPr>
          <w:color w:val="FF0000"/>
        </w:rPr>
        <w:t xml:space="preserve">script "/usr/bin/ping -c 1 122.49.74.97" – </w:t>
      </w:r>
      <w:r w:rsidRPr="00D81367">
        <w:rPr>
          <w:rFonts w:hint="eastAsia"/>
          <w:color w:val="FF0000"/>
        </w:rPr>
        <w:t>IP 변경 시 ( 게이트웨이)</w:t>
      </w:r>
    </w:p>
    <w:p w14:paraId="73458795" w14:textId="77777777" w:rsidR="001425E6" w:rsidRDefault="001425E6" w:rsidP="001425E6">
      <w:r>
        <w:t xml:space="preserve">    interval 2</w:t>
      </w:r>
    </w:p>
    <w:p w14:paraId="4D6F481A" w14:textId="77777777" w:rsidR="001425E6" w:rsidRDefault="001425E6" w:rsidP="001425E6">
      <w:r>
        <w:t xml:space="preserve">    fall 5</w:t>
      </w:r>
    </w:p>
    <w:p w14:paraId="412DF9B8" w14:textId="77777777" w:rsidR="001425E6" w:rsidRDefault="001425E6" w:rsidP="001425E6">
      <w:r>
        <w:t>}</w:t>
      </w:r>
    </w:p>
    <w:p w14:paraId="1BD1CD61" w14:textId="77777777" w:rsidR="001425E6" w:rsidRDefault="001425E6" w:rsidP="001425E6"/>
    <w:p w14:paraId="5AC0CB4B" w14:textId="77777777" w:rsidR="001425E6" w:rsidRDefault="001425E6" w:rsidP="001425E6">
      <w:r>
        <w:t>vrrp_instance VI_1 {</w:t>
      </w:r>
    </w:p>
    <w:p w14:paraId="3143D9E8" w14:textId="77777777" w:rsidR="001425E6" w:rsidRDefault="001425E6" w:rsidP="001425E6">
      <w:r>
        <w:t xml:space="preserve">    state BACKUP</w:t>
      </w:r>
    </w:p>
    <w:p w14:paraId="130B7512" w14:textId="77777777" w:rsidR="001425E6" w:rsidRDefault="001425E6" w:rsidP="001425E6">
      <w:r>
        <w:t xml:space="preserve">    nopreempt</w:t>
      </w:r>
    </w:p>
    <w:p w14:paraId="3996FA92" w14:textId="77777777" w:rsidR="001425E6" w:rsidRDefault="001425E6" w:rsidP="001425E6">
      <w:r>
        <w:t xml:space="preserve">    garp_master_delay 10</w:t>
      </w:r>
    </w:p>
    <w:p w14:paraId="7017945E" w14:textId="77777777" w:rsidR="001425E6" w:rsidRDefault="001425E6" w:rsidP="001425E6">
      <w:r>
        <w:lastRenderedPageBreak/>
        <w:t xml:space="preserve">    interface eth1</w:t>
      </w:r>
    </w:p>
    <w:p w14:paraId="53A3D87A" w14:textId="77777777" w:rsidR="001425E6" w:rsidRDefault="001425E6" w:rsidP="001425E6">
      <w:r>
        <w:t xml:space="preserve">    virtual_router_id 50     # 0~255</w:t>
      </w:r>
    </w:p>
    <w:p w14:paraId="4FB4A3C0" w14:textId="77777777" w:rsidR="001425E6" w:rsidRDefault="001425E6" w:rsidP="001425E6">
      <w:r>
        <w:t xml:space="preserve">    priority 100               # highest priority wins, 0~1000</w:t>
      </w:r>
    </w:p>
    <w:p w14:paraId="5FFAD803" w14:textId="77777777" w:rsidR="001425E6" w:rsidRDefault="001425E6" w:rsidP="001425E6">
      <w:r>
        <w:t xml:space="preserve">    advert_int 1</w:t>
      </w:r>
    </w:p>
    <w:p w14:paraId="353DCE12" w14:textId="77777777" w:rsidR="001425E6" w:rsidRDefault="001425E6" w:rsidP="001425E6">
      <w:r>
        <w:t xml:space="preserve">    authentication {</w:t>
      </w:r>
    </w:p>
    <w:p w14:paraId="1F17605B" w14:textId="77777777" w:rsidR="001425E6" w:rsidRDefault="001425E6" w:rsidP="001425E6">
      <w:r>
        <w:t xml:space="preserve">        auth_type PASS</w:t>
      </w:r>
    </w:p>
    <w:p w14:paraId="5ED85866" w14:textId="77777777" w:rsidR="001425E6" w:rsidRDefault="001425E6" w:rsidP="001425E6">
      <w:r>
        <w:t xml:space="preserve">        auth_pass eicnvrrp</w:t>
      </w:r>
    </w:p>
    <w:p w14:paraId="2CC43CFD" w14:textId="77777777" w:rsidR="001425E6" w:rsidRDefault="001425E6" w:rsidP="001425E6">
      <w:r>
        <w:t xml:space="preserve">    }</w:t>
      </w:r>
    </w:p>
    <w:p w14:paraId="7F647A04" w14:textId="77777777" w:rsidR="001425E6" w:rsidRDefault="001425E6" w:rsidP="001425E6">
      <w:r>
        <w:t xml:space="preserve">    unicast_peer {</w:t>
      </w:r>
    </w:p>
    <w:p w14:paraId="4CA9EFED" w14:textId="3F28D61A" w:rsidR="001425E6" w:rsidRPr="008E4354" w:rsidRDefault="001425E6" w:rsidP="001425E6">
      <w:pPr>
        <w:rPr>
          <w:color w:val="FF0000"/>
          <w:rPrChange w:id="230" w:author="Microsoft 계정" w:date="2023-07-12T17:56:00Z">
            <w:rPr/>
          </w:rPrChange>
        </w:rPr>
      </w:pPr>
      <w:r w:rsidRPr="008E4354">
        <w:rPr>
          <w:color w:val="FF0000"/>
          <w:rPrChange w:id="231" w:author="Microsoft 계정" w:date="2023-07-12T17:56:00Z">
            <w:rPr/>
          </w:rPrChange>
        </w:rPr>
        <w:t xml:space="preserve">        </w:t>
      </w:r>
      <w:del w:id="232" w:author="Microsoft 계정" w:date="2023-07-12T17:55:00Z">
        <w:r w:rsidRPr="008E4354" w:rsidDel="008E4354">
          <w:rPr>
            <w:color w:val="FF0000"/>
            <w:rPrChange w:id="233" w:author="Microsoft 계정" w:date="2023-07-12T17:56:00Z">
              <w:rPr/>
            </w:rPrChange>
          </w:rPr>
          <w:delText>10.10.10.12</w:delText>
        </w:r>
      </w:del>
      <w:ins w:id="234" w:author="Microsoft 계정" w:date="2023-07-12T17:55:00Z">
        <w:r w:rsidR="008E4354" w:rsidRPr="008E4354">
          <w:rPr>
            <w:color w:val="FF0000"/>
            <w:rPrChange w:id="235" w:author="Microsoft 계정" w:date="2023-07-12T17:56:00Z">
              <w:rPr/>
            </w:rPrChange>
          </w:rPr>
          <w:t>2번서버 공인 ip</w:t>
        </w:r>
      </w:ins>
    </w:p>
    <w:p w14:paraId="2E663655" w14:textId="77777777" w:rsidR="001425E6" w:rsidRDefault="001425E6" w:rsidP="001425E6">
      <w:r>
        <w:t xml:space="preserve">    }</w:t>
      </w:r>
    </w:p>
    <w:p w14:paraId="223F2F8D" w14:textId="77777777" w:rsidR="001425E6" w:rsidRDefault="001425E6" w:rsidP="001425E6">
      <w:r>
        <w:t xml:space="preserve">    virtual_ipaddress {</w:t>
      </w:r>
    </w:p>
    <w:p w14:paraId="4BF857E2" w14:textId="023661AE" w:rsidR="001425E6" w:rsidRDefault="001425E6" w:rsidP="001425E6">
      <w:r>
        <w:t xml:space="preserve">        </w:t>
      </w:r>
      <w:r>
        <w:rPr>
          <w:color w:val="FF0000"/>
        </w:rPr>
        <w:t>122.49.74.200/27</w:t>
      </w:r>
      <w:r w:rsidRPr="001425E6">
        <w:rPr>
          <w:color w:val="FF0000"/>
        </w:rPr>
        <w:t xml:space="preserve"> </w:t>
      </w:r>
      <w:r>
        <w:t xml:space="preserve">dev eth0 – </w:t>
      </w:r>
      <w:r w:rsidRPr="001425E6">
        <w:rPr>
          <w:color w:val="FF0000"/>
        </w:rPr>
        <w:t xml:space="preserve">ip </w:t>
      </w:r>
      <w:r w:rsidRPr="001425E6">
        <w:rPr>
          <w:rFonts w:hint="eastAsia"/>
          <w:color w:val="FF0000"/>
        </w:rPr>
        <w:t xml:space="preserve">변경시 수정 </w:t>
      </w:r>
      <w:r w:rsidRPr="001425E6">
        <w:rPr>
          <w:color w:val="FF0000"/>
        </w:rPr>
        <w:t xml:space="preserve">( VIP </w:t>
      </w:r>
      <w:r w:rsidRPr="001425E6">
        <w:rPr>
          <w:rFonts w:hint="eastAsia"/>
          <w:color w:val="FF0000"/>
        </w:rPr>
        <w:t xml:space="preserve">와 </w:t>
      </w:r>
      <w:r w:rsidRPr="001425E6">
        <w:rPr>
          <w:color w:val="FF0000"/>
        </w:rPr>
        <w:t xml:space="preserve">/ </w:t>
      </w:r>
      <w:r w:rsidRPr="001425E6">
        <w:rPr>
          <w:rFonts w:hint="eastAsia"/>
          <w:color w:val="FF0000"/>
        </w:rPr>
        <w:t>비트 수 입력)</w:t>
      </w:r>
    </w:p>
    <w:p w14:paraId="6166D53D" w14:textId="77777777" w:rsidR="00DA187D" w:rsidRDefault="00DA187D" w:rsidP="008D7B44"/>
    <w:p w14:paraId="6E39EB6A" w14:textId="7D60B202" w:rsidR="001425E6" w:rsidRDefault="001425E6" w:rsidP="001425E6">
      <w:r>
        <w:t xml:space="preserve">###### </w:t>
      </w:r>
      <w:r>
        <w:rPr>
          <w:rFonts w:hint="eastAsia"/>
        </w:rPr>
        <w:t>2</w:t>
      </w:r>
      <w:r w:rsidRPr="001425E6">
        <w:rPr>
          <w:rFonts w:hint="eastAsia"/>
        </w:rPr>
        <w:t>번 장비 설정</w:t>
      </w:r>
      <w:r>
        <w:rPr>
          <w:rFonts w:hint="eastAsia"/>
        </w:rPr>
        <w:t xml:space="preserve"> </w:t>
      </w:r>
      <w:r>
        <w:t>####</w:t>
      </w:r>
      <w:r w:rsidR="00D81367">
        <w:t>#</w:t>
      </w:r>
    </w:p>
    <w:p w14:paraId="28471929" w14:textId="7EFED14B" w:rsidR="001425E6" w:rsidRDefault="001425E6" w:rsidP="001425E6">
      <w:r>
        <w:t>[root@</w:t>
      </w:r>
      <w:r w:rsidR="00D81367">
        <w:rPr>
          <w:rFonts w:hint="eastAsia"/>
        </w:rPr>
        <w:t>Slave</w:t>
      </w:r>
      <w:r w:rsidR="00D81367">
        <w:t>PBX</w:t>
      </w:r>
      <w:r>
        <w:t xml:space="preserve"> </w:t>
      </w:r>
      <w:r>
        <w:rPr>
          <w:rFonts w:hint="eastAsia"/>
        </w:rPr>
        <w:t>~</w:t>
      </w:r>
      <w:r>
        <w:t>]#</w:t>
      </w:r>
      <w:r w:rsidRPr="00DA187D">
        <w:t>vim /usr/HA/scripts/pbxSvr.sh</w:t>
      </w:r>
    </w:p>
    <w:p w14:paraId="4A9CF2FD" w14:textId="1EA0D737" w:rsidR="001425E6" w:rsidRPr="001425E6" w:rsidRDefault="001425E6" w:rsidP="001425E6">
      <w:pPr>
        <w:rPr>
          <w:color w:val="FF0000"/>
        </w:rPr>
      </w:pPr>
      <w:r w:rsidRPr="001425E6">
        <w:rPr>
          <w:color w:val="FF0000"/>
        </w:rPr>
        <w:t xml:space="preserve">export CLASSPATH=$CLASSPATH:/home/ippbxmng/lib/mysql-connector-java-5.0.3-bin.jar -&gt; </w:t>
      </w:r>
      <w:r w:rsidR="00D81367">
        <w:rPr>
          <w:rFonts w:hint="eastAsia"/>
          <w:color w:val="FF0000"/>
        </w:rPr>
        <w:t xml:space="preserve">버전에 따라 </w:t>
      </w:r>
      <w:r w:rsidR="00D81367" w:rsidRPr="001425E6">
        <w:rPr>
          <w:rFonts w:hint="eastAsia"/>
          <w:color w:val="FF0000"/>
        </w:rPr>
        <w:t>변경</w:t>
      </w:r>
    </w:p>
    <w:p w14:paraId="0222BD7D" w14:textId="77777777" w:rsidR="001425E6" w:rsidRDefault="001425E6" w:rsidP="001425E6">
      <w:r w:rsidRPr="00DA187D">
        <w:t>export CLASSPATH=$CLASSPATH:/home/ippbxmng/lib/mysql-connector</w:t>
      </w:r>
      <w:del w:id="236" w:author="박 성진" w:date="2023-01-19T09:37:00Z">
        <w:r w:rsidRPr="00DA187D" w:rsidDel="00A26C3A">
          <w:delText>-</w:delText>
        </w:r>
      </w:del>
      <w:r>
        <w:t>-java-8.0.18.jar</w:t>
      </w:r>
    </w:p>
    <w:p w14:paraId="6916A1FF" w14:textId="77777777" w:rsidR="001425E6" w:rsidRDefault="001425E6" w:rsidP="001425E6">
      <w:r>
        <w:t># Start daemon</w:t>
      </w:r>
    </w:p>
    <w:p w14:paraId="2451B4D1" w14:textId="77777777" w:rsidR="001425E6" w:rsidRDefault="001425E6" w:rsidP="001425E6">
      <w:r>
        <w:t xml:space="preserve">        ####### contents Sync first Only Slave #########</w:t>
      </w:r>
    </w:p>
    <w:p w14:paraId="526CDCDC" w14:textId="77777777" w:rsidR="00D81367" w:rsidRDefault="001425E6" w:rsidP="001425E6">
      <w:r>
        <w:t xml:space="preserve"> </w:t>
      </w:r>
      <w:r w:rsidR="00D81367">
        <w:t xml:space="preserve">       /bin/rm -f /usr/HA/ISRUN</w:t>
      </w:r>
    </w:p>
    <w:p w14:paraId="25BCDC43" w14:textId="4807A2D9" w:rsidR="001425E6" w:rsidRPr="00D81367" w:rsidRDefault="00D81367" w:rsidP="001425E6">
      <w:pPr>
        <w:rPr>
          <w:b/>
          <w:color w:val="FF0000"/>
        </w:rPr>
      </w:pPr>
      <w:r>
        <w:rPr>
          <w:rFonts w:hint="eastAsia"/>
        </w:rPr>
        <w:t>주석 해제</w:t>
      </w:r>
      <w:r w:rsidRPr="00D81367">
        <w:rPr>
          <w:color w:val="FF0000"/>
        </w:rPr>
        <w:t xml:space="preserve">/usr/HA/syncSvr.sh </w:t>
      </w:r>
      <w:r>
        <w:t xml:space="preserve">-&gt; </w:t>
      </w:r>
      <w:r w:rsidR="001425E6">
        <w:t>/usr/HA/scripts/syncSvr.sh</w:t>
      </w:r>
      <w:r>
        <w:t xml:space="preserve"> </w:t>
      </w:r>
      <w:r>
        <w:rPr>
          <w:rFonts w:hint="eastAsia"/>
        </w:rPr>
        <w:t xml:space="preserve">수정 </w:t>
      </w:r>
      <w:r w:rsidRPr="00D81367">
        <w:rPr>
          <w:rFonts w:hint="eastAsia"/>
          <w:b/>
          <w:color w:val="FF0000"/>
        </w:rPr>
        <w:t>(</w:t>
      </w:r>
      <w:r w:rsidRPr="00D81367">
        <w:rPr>
          <w:b/>
          <w:color w:val="FF0000"/>
        </w:rPr>
        <w:t xml:space="preserve">centos6 </w:t>
      </w:r>
      <w:r w:rsidRPr="00D81367">
        <w:rPr>
          <w:rFonts w:hint="eastAsia"/>
          <w:b/>
          <w:color w:val="FF0000"/>
        </w:rPr>
        <w:t>와 centos7</w:t>
      </w:r>
      <w:r w:rsidRPr="00D81367">
        <w:rPr>
          <w:b/>
          <w:color w:val="FF0000"/>
        </w:rPr>
        <w:t xml:space="preserve"> </w:t>
      </w:r>
      <w:r w:rsidRPr="00D81367">
        <w:rPr>
          <w:rFonts w:hint="eastAsia"/>
          <w:b/>
          <w:color w:val="FF0000"/>
        </w:rPr>
        <w:t>다름)</w:t>
      </w:r>
    </w:p>
    <w:p w14:paraId="595AC995" w14:textId="3400ECCF" w:rsidR="001425E6" w:rsidRDefault="00D81367" w:rsidP="001425E6">
      <w:r>
        <w:rPr>
          <w:rFonts w:hint="eastAsia"/>
        </w:rPr>
        <w:t>주석 해제</w:t>
      </w:r>
      <w:r w:rsidR="001425E6">
        <w:t>/usr/bin/wget -T 5 -t 1 "http://211.115.81.41/monit/admin/sms_send_ha.jsp?msg=rs4pbx2" -o /dev/null &amp;</w:t>
      </w:r>
    </w:p>
    <w:p w14:paraId="0AF451C4" w14:textId="77777777" w:rsidR="001425E6" w:rsidRDefault="001425E6" w:rsidP="001425E6">
      <w:r>
        <w:t xml:space="preserve">        ####### contents Sync first Only Slaver #########</w:t>
      </w:r>
    </w:p>
    <w:p w14:paraId="59F1909D" w14:textId="77777777" w:rsidR="001425E6" w:rsidRDefault="001425E6" w:rsidP="001425E6"/>
    <w:p w14:paraId="2345AAA8" w14:textId="77777777" w:rsidR="001425E6" w:rsidRDefault="001425E6" w:rsidP="001425E6">
      <w:r>
        <w:t xml:space="preserve">        /usr/local/sbin/drbd-master</w:t>
      </w:r>
    </w:p>
    <w:p w14:paraId="42B0BDC8" w14:textId="77777777" w:rsidR="001425E6" w:rsidRDefault="001425E6" w:rsidP="001425E6">
      <w:r>
        <w:t xml:space="preserve">        /bin/touch /usr/HA/ISRUN</w:t>
      </w:r>
    </w:p>
    <w:p w14:paraId="116D77D4" w14:textId="77777777" w:rsidR="001425E6" w:rsidRDefault="001425E6" w:rsidP="001425E6">
      <w:r>
        <w:t xml:space="preserve">        /etc/init.d/mysqld start</w:t>
      </w:r>
    </w:p>
    <w:p w14:paraId="2F9AAF26" w14:textId="77777777" w:rsidR="001425E6" w:rsidRDefault="001425E6" w:rsidP="001425E6">
      <w:r>
        <w:t xml:space="preserve">        sleep 1</w:t>
      </w:r>
    </w:p>
    <w:p w14:paraId="5C3E01F2" w14:textId="77777777" w:rsidR="001425E6" w:rsidRDefault="001425E6" w:rsidP="001425E6">
      <w:r>
        <w:t xml:space="preserve">        /usr/sbin/asterisk</w:t>
      </w:r>
    </w:p>
    <w:p w14:paraId="51DD8325" w14:textId="77777777" w:rsidR="001425E6" w:rsidRDefault="001425E6" w:rsidP="001425E6">
      <w:r>
        <w:t xml:space="preserve">        sleep 1</w:t>
      </w:r>
    </w:p>
    <w:p w14:paraId="39FD014D" w14:textId="77777777" w:rsidR="001425E6" w:rsidRDefault="001425E6" w:rsidP="001425E6">
      <w:r>
        <w:t xml:space="preserve">        /home/ippbxmng/lib/start_all.sh</w:t>
      </w:r>
    </w:p>
    <w:p w14:paraId="3A27BF2A" w14:textId="77777777" w:rsidR="001425E6" w:rsidRDefault="001425E6" w:rsidP="001425E6">
      <w:r>
        <w:t xml:space="preserve">        sleep 1</w:t>
      </w:r>
    </w:p>
    <w:p w14:paraId="75D57E38" w14:textId="77777777" w:rsidR="00D81367" w:rsidRDefault="001425E6" w:rsidP="001425E6">
      <w:r>
        <w:t xml:space="preserve">        /usr/local/tomcat/bin/startu</w:t>
      </w:r>
      <w:r w:rsidR="00D81367">
        <w:t>p.sh</w:t>
      </w:r>
    </w:p>
    <w:p w14:paraId="6A779B33" w14:textId="1A58241B" w:rsidR="001425E6" w:rsidRDefault="001425E6" w:rsidP="00D81367">
      <w:pPr>
        <w:ind w:firstLineChars="400" w:firstLine="800"/>
      </w:pPr>
      <w:r>
        <w:t>sleep 3</w:t>
      </w:r>
    </w:p>
    <w:p w14:paraId="0989E665" w14:textId="77777777" w:rsidR="001425E6" w:rsidRDefault="001425E6" w:rsidP="001425E6">
      <w:r>
        <w:t xml:space="preserve">        /home/ippbxmng/lib/ipcc_chk_ha_vrrp.sh start</w:t>
      </w:r>
    </w:p>
    <w:p w14:paraId="01DAACD1" w14:textId="57C0C4C5" w:rsidR="00D81367" w:rsidRPr="001425E6" w:rsidRDefault="001425E6" w:rsidP="00D81367">
      <w:pPr>
        <w:ind w:firstLineChars="300" w:firstLine="600"/>
        <w:rPr>
          <w:color w:val="FF0000"/>
        </w:rPr>
      </w:pPr>
      <w:r>
        <w:t xml:space="preserve"> </w:t>
      </w:r>
      <w:r w:rsidR="00D81367" w:rsidRPr="001425E6">
        <w:rPr>
          <w:color w:val="FF0000"/>
        </w:rPr>
        <w:t xml:space="preserve">ping -c3 -I 122.49.74.200 </w:t>
      </w:r>
      <w:r w:rsidR="00D81367">
        <w:rPr>
          <w:color w:val="FF0000"/>
        </w:rPr>
        <w:t>122.49.74</w:t>
      </w:r>
      <w:r w:rsidR="00D81367" w:rsidRPr="001425E6">
        <w:rPr>
          <w:color w:val="FF0000"/>
        </w:rPr>
        <w:t>.97</w:t>
      </w:r>
      <w:r w:rsidR="00D81367">
        <w:rPr>
          <w:color w:val="FF0000"/>
        </w:rPr>
        <w:t xml:space="preserve"> – IP </w:t>
      </w:r>
      <w:r w:rsidR="00D81367">
        <w:rPr>
          <w:rFonts w:hint="eastAsia"/>
          <w:color w:val="FF0000"/>
        </w:rPr>
        <w:t xml:space="preserve">변경 시 수정 </w:t>
      </w:r>
      <w:r w:rsidR="00D81367">
        <w:rPr>
          <w:color w:val="FF0000"/>
        </w:rPr>
        <w:t>(VIP /</w:t>
      </w:r>
      <w:r w:rsidR="00D81367">
        <w:rPr>
          <w:rFonts w:hint="eastAsia"/>
          <w:color w:val="FF0000"/>
        </w:rPr>
        <w:t>게이트웨이)</w:t>
      </w:r>
    </w:p>
    <w:p w14:paraId="7EA55928" w14:textId="655826F0" w:rsidR="001425E6" w:rsidRPr="00D81367" w:rsidRDefault="001425E6" w:rsidP="001425E6"/>
    <w:p w14:paraId="1893A49C" w14:textId="77777777" w:rsidR="001425E6" w:rsidRDefault="001425E6" w:rsidP="001425E6">
      <w:r>
        <w:t># Stop daemon</w:t>
      </w:r>
    </w:p>
    <w:p w14:paraId="731EAD51" w14:textId="77777777" w:rsidR="001425E6" w:rsidRDefault="001425E6" w:rsidP="001425E6">
      <w:r>
        <w:t xml:space="preserve">        /home/ippbxmng/lib/ipcc_chk_ha_vrrp.sh stop</w:t>
      </w:r>
    </w:p>
    <w:p w14:paraId="05869BF4" w14:textId="77777777" w:rsidR="00D81367" w:rsidRDefault="00D81367" w:rsidP="001425E6">
      <w:r>
        <w:t xml:space="preserve">        sleep 3</w:t>
      </w:r>
    </w:p>
    <w:p w14:paraId="4C0AB247" w14:textId="181994B1" w:rsidR="001425E6" w:rsidRDefault="001425E6" w:rsidP="00D81367">
      <w:pPr>
        <w:ind w:firstLineChars="400" w:firstLine="800"/>
      </w:pPr>
      <w:r>
        <w:t>/usr/local/tomcat/bin/shutdown.sh</w:t>
      </w:r>
    </w:p>
    <w:p w14:paraId="516635F1" w14:textId="77777777" w:rsidR="001425E6" w:rsidRDefault="001425E6" w:rsidP="001425E6">
      <w:r>
        <w:t xml:space="preserve">        /home/ippbxmng/lib/stop_all.sh</w:t>
      </w:r>
    </w:p>
    <w:p w14:paraId="59304AD2" w14:textId="77777777" w:rsidR="001425E6" w:rsidRDefault="001425E6" w:rsidP="001425E6">
      <w:r>
        <w:t xml:space="preserve">        /usr/sbin/asterisk -rx 'core stop now'</w:t>
      </w:r>
    </w:p>
    <w:p w14:paraId="2CB34630" w14:textId="77777777" w:rsidR="001425E6" w:rsidRDefault="001425E6" w:rsidP="001425E6">
      <w:r>
        <w:lastRenderedPageBreak/>
        <w:t xml:space="preserve">        /etc/init.d/mysqld stop</w:t>
      </w:r>
    </w:p>
    <w:p w14:paraId="285A5229" w14:textId="7498687D" w:rsidR="001425E6" w:rsidRDefault="001425E6" w:rsidP="001425E6">
      <w:r>
        <w:t xml:space="preserve">        /usr/local/sbin/drbd-backup</w:t>
      </w:r>
    </w:p>
    <w:p w14:paraId="6865C3F9" w14:textId="3EFC7B83" w:rsidR="00D81367" w:rsidRDefault="00D81367" w:rsidP="001425E6">
      <w:r>
        <w:t>[root@</w:t>
      </w:r>
      <w:r>
        <w:rPr>
          <w:rFonts w:hint="eastAsia"/>
        </w:rPr>
        <w:t>Slave</w:t>
      </w:r>
      <w:r>
        <w:t xml:space="preserve">PBX </w:t>
      </w:r>
      <w:r>
        <w:rPr>
          <w:rFonts w:hint="eastAsia"/>
        </w:rPr>
        <w:t>~</w:t>
      </w:r>
      <w:r>
        <w:t>]#</w:t>
      </w:r>
      <w:r w:rsidRPr="00D81367">
        <w:t xml:space="preserve"> </w:t>
      </w:r>
      <w:r w:rsidRPr="001425E6">
        <w:t>vim /etc/keepalived/keepalived.conf</w:t>
      </w:r>
    </w:p>
    <w:p w14:paraId="5C96B356" w14:textId="77777777" w:rsidR="00D81367" w:rsidRDefault="00D81367" w:rsidP="00D81367"/>
    <w:p w14:paraId="050997CD" w14:textId="77777777" w:rsidR="00D81367" w:rsidRDefault="00D81367" w:rsidP="00D81367">
      <w:r>
        <w:t>vrrp_script gateway_check {</w:t>
      </w:r>
    </w:p>
    <w:p w14:paraId="5C1142C0" w14:textId="77777777" w:rsidR="00D81367" w:rsidRDefault="00D81367" w:rsidP="00D81367">
      <w:r>
        <w:t xml:space="preserve">    </w:t>
      </w:r>
      <w:r w:rsidRPr="00D81367">
        <w:rPr>
          <w:color w:val="FF0000"/>
        </w:rPr>
        <w:t xml:space="preserve">script "/usr/bin/ping -c 1 122.49.74.97" – </w:t>
      </w:r>
      <w:r w:rsidRPr="00D81367">
        <w:rPr>
          <w:rFonts w:hint="eastAsia"/>
          <w:color w:val="FF0000"/>
        </w:rPr>
        <w:t>IP 변경 시 ( 게이트웨이)</w:t>
      </w:r>
    </w:p>
    <w:p w14:paraId="1D3AB132" w14:textId="77777777" w:rsidR="00D81367" w:rsidRDefault="00D81367" w:rsidP="00D81367">
      <w:r>
        <w:t xml:space="preserve">    interval 2</w:t>
      </w:r>
    </w:p>
    <w:p w14:paraId="6FAC7EC9" w14:textId="77777777" w:rsidR="00D81367" w:rsidRDefault="00D81367" w:rsidP="00D81367">
      <w:r>
        <w:t xml:space="preserve">    fall 5</w:t>
      </w:r>
    </w:p>
    <w:p w14:paraId="4788EAFE" w14:textId="77777777" w:rsidR="00D81367" w:rsidRDefault="00D81367" w:rsidP="00D81367">
      <w:r>
        <w:t>}</w:t>
      </w:r>
    </w:p>
    <w:p w14:paraId="6AABE36B" w14:textId="77777777" w:rsidR="00D81367" w:rsidRDefault="00D81367" w:rsidP="00D81367"/>
    <w:p w14:paraId="5F407535" w14:textId="77777777" w:rsidR="00D81367" w:rsidRDefault="00D81367" w:rsidP="00D81367">
      <w:r>
        <w:t>vrrp_instance VI_1 {</w:t>
      </w:r>
    </w:p>
    <w:p w14:paraId="46DD5D54" w14:textId="77777777" w:rsidR="00D81367" w:rsidRDefault="00D81367" w:rsidP="00D81367">
      <w:r>
        <w:t xml:space="preserve">    state BACKUP</w:t>
      </w:r>
    </w:p>
    <w:p w14:paraId="355228A6" w14:textId="77777777" w:rsidR="00D81367" w:rsidRDefault="00D81367" w:rsidP="00D81367">
      <w:r>
        <w:t xml:space="preserve">    nopreempt</w:t>
      </w:r>
    </w:p>
    <w:p w14:paraId="2BEE2692" w14:textId="77777777" w:rsidR="00D81367" w:rsidRDefault="00D81367" w:rsidP="00D81367">
      <w:r>
        <w:t xml:space="preserve">    garp_master_delay 10</w:t>
      </w:r>
    </w:p>
    <w:p w14:paraId="6A4A86B4" w14:textId="77777777" w:rsidR="00D81367" w:rsidRDefault="00D81367" w:rsidP="00D81367">
      <w:r>
        <w:t xml:space="preserve">    interface eth1</w:t>
      </w:r>
    </w:p>
    <w:p w14:paraId="481E9529" w14:textId="77777777" w:rsidR="00D81367" w:rsidRDefault="00D81367" w:rsidP="00D81367">
      <w:r>
        <w:t xml:space="preserve">    virtual_router_id 50     # 0~255</w:t>
      </w:r>
    </w:p>
    <w:p w14:paraId="584D23B4" w14:textId="77777777" w:rsidR="00D81367" w:rsidRDefault="00D81367" w:rsidP="00D81367">
      <w:r>
        <w:t xml:space="preserve">    priority 100               # highest priority wins, 0~1000</w:t>
      </w:r>
    </w:p>
    <w:p w14:paraId="225F9A1E" w14:textId="77777777" w:rsidR="00D81367" w:rsidRDefault="00D81367" w:rsidP="00D81367">
      <w:r>
        <w:t xml:space="preserve">    advert_int 1</w:t>
      </w:r>
    </w:p>
    <w:p w14:paraId="48A82FB0" w14:textId="77777777" w:rsidR="00D81367" w:rsidRDefault="00D81367" w:rsidP="00D81367">
      <w:r>
        <w:t xml:space="preserve">    authentication {</w:t>
      </w:r>
    </w:p>
    <w:p w14:paraId="773A5504" w14:textId="77777777" w:rsidR="00D81367" w:rsidRDefault="00D81367" w:rsidP="00D81367">
      <w:r>
        <w:t xml:space="preserve">        auth_type PASS</w:t>
      </w:r>
    </w:p>
    <w:p w14:paraId="13DC71BE" w14:textId="77777777" w:rsidR="00D81367" w:rsidRDefault="00D81367" w:rsidP="00D81367">
      <w:r>
        <w:t xml:space="preserve">        auth_pass eicnvrrp</w:t>
      </w:r>
    </w:p>
    <w:p w14:paraId="0B044019" w14:textId="77777777" w:rsidR="00D81367" w:rsidRDefault="00D81367" w:rsidP="00D81367">
      <w:r>
        <w:t xml:space="preserve">    }</w:t>
      </w:r>
    </w:p>
    <w:p w14:paraId="3D1BA9CB" w14:textId="77777777" w:rsidR="00D81367" w:rsidRDefault="00D81367" w:rsidP="00D81367">
      <w:r>
        <w:t xml:space="preserve">    unicast_peer {</w:t>
      </w:r>
    </w:p>
    <w:p w14:paraId="694D98C0" w14:textId="1D95BE3E" w:rsidR="00D81367" w:rsidRPr="008E4354" w:rsidRDefault="00D81367" w:rsidP="00D81367">
      <w:pPr>
        <w:rPr>
          <w:color w:val="FF0000"/>
          <w:rPrChange w:id="237" w:author="Microsoft 계정" w:date="2023-07-12T17:56:00Z">
            <w:rPr/>
          </w:rPrChange>
        </w:rPr>
      </w:pPr>
      <w:r w:rsidRPr="008E4354">
        <w:rPr>
          <w:color w:val="FF0000"/>
          <w:rPrChange w:id="238" w:author="Microsoft 계정" w:date="2023-07-12T17:56:00Z">
            <w:rPr/>
          </w:rPrChange>
        </w:rPr>
        <w:t xml:space="preserve">        </w:t>
      </w:r>
      <w:del w:id="239" w:author="Microsoft 계정" w:date="2023-07-12T17:56:00Z">
        <w:r w:rsidRPr="008E4354" w:rsidDel="008E4354">
          <w:rPr>
            <w:color w:val="FF0000"/>
            <w:rPrChange w:id="240" w:author="Microsoft 계정" w:date="2023-07-12T17:56:00Z">
              <w:rPr/>
            </w:rPrChange>
          </w:rPr>
          <w:delText>10.10.10.12</w:delText>
        </w:r>
      </w:del>
      <w:ins w:id="241" w:author="Microsoft 계정" w:date="2023-07-12T17:56:00Z">
        <w:r w:rsidR="008E4354" w:rsidRPr="008E4354">
          <w:rPr>
            <w:color w:val="FF0000"/>
            <w:rPrChange w:id="242" w:author="Microsoft 계정" w:date="2023-07-12T17:56:00Z">
              <w:rPr/>
            </w:rPrChange>
          </w:rPr>
          <w:t>1번 서버 공인 IP</w:t>
        </w:r>
      </w:ins>
    </w:p>
    <w:p w14:paraId="60E9ECF1" w14:textId="77777777" w:rsidR="00D81367" w:rsidRDefault="00D81367" w:rsidP="00D81367">
      <w:r>
        <w:t xml:space="preserve">    }</w:t>
      </w:r>
    </w:p>
    <w:p w14:paraId="0933C8AC" w14:textId="77777777" w:rsidR="00D81367" w:rsidRDefault="00D81367" w:rsidP="00D81367">
      <w:r>
        <w:t xml:space="preserve">    virtual_ipaddress {</w:t>
      </w:r>
    </w:p>
    <w:p w14:paraId="22A63046" w14:textId="5B773A35" w:rsidR="00D81367" w:rsidRPr="00D81367" w:rsidRDefault="00D81367" w:rsidP="00D81367">
      <w:pPr>
        <w:rPr>
          <w:color w:val="FF0000"/>
        </w:rPr>
      </w:pPr>
      <w:r>
        <w:t xml:space="preserve">        </w:t>
      </w:r>
      <w:r w:rsidRPr="00D81367">
        <w:rPr>
          <w:color w:val="FF0000"/>
        </w:rPr>
        <w:t xml:space="preserve">122.49.74.200/27 dev eth0 – </w:t>
      </w:r>
      <w:r w:rsidRPr="00D81367">
        <w:rPr>
          <w:rFonts w:hint="eastAsia"/>
          <w:color w:val="FF0000"/>
        </w:rPr>
        <w:t xml:space="preserve">IP 변경시 수정 </w:t>
      </w:r>
      <w:r w:rsidRPr="00D81367">
        <w:rPr>
          <w:color w:val="FF0000"/>
        </w:rPr>
        <w:t xml:space="preserve">( VIP </w:t>
      </w:r>
      <w:r w:rsidRPr="00D81367">
        <w:rPr>
          <w:rFonts w:hint="eastAsia"/>
          <w:color w:val="FF0000"/>
        </w:rPr>
        <w:t xml:space="preserve">와 </w:t>
      </w:r>
      <w:r w:rsidRPr="00D81367">
        <w:rPr>
          <w:color w:val="FF0000"/>
        </w:rPr>
        <w:t xml:space="preserve">/ </w:t>
      </w:r>
      <w:r w:rsidRPr="00D81367">
        <w:rPr>
          <w:rFonts w:hint="eastAsia"/>
          <w:color w:val="FF0000"/>
        </w:rPr>
        <w:t>비트 수 입력)</w:t>
      </w:r>
    </w:p>
    <w:p w14:paraId="231C0A70" w14:textId="77777777" w:rsidR="00D81367" w:rsidRDefault="00D81367" w:rsidP="001425E6"/>
    <w:p w14:paraId="05C94282" w14:textId="77777777" w:rsidR="00D81367" w:rsidRPr="001425E6" w:rsidRDefault="00D81367" w:rsidP="001425E6"/>
    <w:p w14:paraId="6B942C37" w14:textId="77777777" w:rsidR="001425E6" w:rsidRPr="001425E6" w:rsidRDefault="001425E6" w:rsidP="008D7B44"/>
    <w:p w14:paraId="68279399" w14:textId="77777777" w:rsidR="001425E6" w:rsidRPr="00ED37D0" w:rsidRDefault="001425E6" w:rsidP="008D7B44"/>
    <w:p w14:paraId="70F16F04" w14:textId="77777777" w:rsidR="008D7B44" w:rsidRDefault="008D7B44" w:rsidP="008D7B44">
      <w:r>
        <w:t>++++++++++++++++++++++++++++++++++++++++++++++++++++++++++++++++++++++++++</w:t>
      </w:r>
    </w:p>
    <w:p w14:paraId="793CEF20" w14:textId="77777777" w:rsidR="008D7B44" w:rsidRDefault="008D7B44" w:rsidP="008D7B44">
      <w:r>
        <w:t>++++++++++++++++++++++++++++++++++++++++++++++++++++++++++++++++++++++++++</w:t>
      </w:r>
    </w:p>
    <w:p w14:paraId="31AE9670" w14:textId="77777777" w:rsidR="008D7B44" w:rsidRDefault="008D7B44" w:rsidP="008D7B44">
      <w:r>
        <w:t>++++++++++++++++++++++++++++++++++++++++++++++++++++++++++++++++++++++++++</w:t>
      </w:r>
    </w:p>
    <w:p w14:paraId="11CE0B40" w14:textId="77777777" w:rsidR="008D7B44" w:rsidRPr="008D7B44" w:rsidRDefault="008D7B44" w:rsidP="008D7B44">
      <w:pPr>
        <w:rPr>
          <w:b/>
          <w:color w:val="FF0000"/>
        </w:rPr>
      </w:pPr>
    </w:p>
    <w:p w14:paraId="28925172" w14:textId="77777777" w:rsidR="008D7B44" w:rsidRDefault="008D7B44" w:rsidP="008D7B44">
      <w:pPr>
        <w:rPr>
          <w:b/>
          <w:color w:val="FF0000"/>
        </w:rPr>
      </w:pPr>
    </w:p>
    <w:p w14:paraId="104B48ED" w14:textId="77777777" w:rsidR="008D7B44" w:rsidRPr="008D7B44" w:rsidRDefault="004D63F9" w:rsidP="008D7B44">
      <w:pPr>
        <w:rPr>
          <w:b/>
          <w:color w:val="FF0000"/>
        </w:rPr>
      </w:pPr>
      <w:r>
        <w:rPr>
          <w:rFonts w:hint="eastAsia"/>
          <w:b/>
          <w:color w:val="FF0000"/>
        </w:rPr>
        <w:t>################################# 필요시 작업 #</w:t>
      </w:r>
      <w:r>
        <w:rPr>
          <w:b/>
          <w:color w:val="FF0000"/>
        </w:rPr>
        <w:t>#######################################</w:t>
      </w:r>
    </w:p>
    <w:p w14:paraId="33395CA7" w14:textId="77777777" w:rsidR="00055638" w:rsidRDefault="00055638" w:rsidP="00055638">
      <w:pPr>
        <w:rPr>
          <w:b/>
          <w:sz w:val="24"/>
        </w:rPr>
      </w:pPr>
      <w:r w:rsidRPr="000A535C">
        <w:rPr>
          <w:rFonts w:hint="eastAsia"/>
          <w:b/>
          <w:sz w:val="24"/>
        </w:rPr>
        <w:t xml:space="preserve">## </w:t>
      </w:r>
      <w:r>
        <w:rPr>
          <w:rFonts w:hint="eastAsia"/>
          <w:b/>
          <w:sz w:val="24"/>
        </w:rPr>
        <w:t>https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적용</w:t>
      </w:r>
      <w:r>
        <w:rPr>
          <w:b/>
          <w:sz w:val="24"/>
        </w:rPr>
        <w:t>(openssl)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55638" w:rsidRPr="00055638" w14:paraId="0B8EB3BB" w14:textId="77777777" w:rsidTr="00055638">
        <w:tc>
          <w:tcPr>
            <w:tcW w:w="10456" w:type="dxa"/>
          </w:tcPr>
          <w:p w14:paraId="3AA4411E" w14:textId="77777777" w:rsidR="00055638" w:rsidRPr="00413421" w:rsidRDefault="00055638" w:rsidP="00413421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#ssh와 openssl버전 호환성문제로 먼저 설치후 진행해야함.</w:t>
            </w:r>
          </w:p>
          <w:p w14:paraId="4A62FC8E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yum install openssh</w:t>
            </w:r>
          </w:p>
          <w:p w14:paraId="527FB990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 w:val="16"/>
                <w:szCs w:val="16"/>
              </w:rPr>
            </w:pPr>
          </w:p>
          <w:p w14:paraId="08FEAB53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#openssl 설치</w:t>
            </w:r>
          </w:p>
          <w:p w14:paraId="2CFF32BF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wget </w:t>
            </w:r>
            <w:hyperlink r:id="rId18" w:tgtFrame="_blank" w:history="1">
              <w:r w:rsidRPr="00413421">
                <w:rPr>
                  <w:rStyle w:val="a8"/>
                  <w:rFonts w:asciiTheme="majorHAnsi" w:eastAsiaTheme="majorHAnsi" w:hAnsiTheme="majorHAnsi" w:cs="Arial"/>
                  <w:strike/>
                  <w:color w:val="D9D9D9" w:themeColor="background1" w:themeShade="D9"/>
                  <w:szCs w:val="20"/>
                  <w:bdr w:val="none" w:sz="0" w:space="0" w:color="auto" w:frame="1"/>
                </w:rPr>
                <w:t>http://211.115.81.41/install/openssl-1.0.1.tar.gz</w:t>
              </w:r>
            </w:hyperlink>
          </w:p>
          <w:p w14:paraId="554A8794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tar xvfz openssl-1.0.1.tar.gz</w:t>
            </w:r>
          </w:p>
          <w:p w14:paraId="27400977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lastRenderedPageBreak/>
              <w:t>cd openssl-1.0.1</w:t>
            </w:r>
          </w:p>
          <w:p w14:paraId="5EB7E5C2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./config --prefix=/usr --openssldir=/usr/openssl shared</w:t>
            </w:r>
          </w:p>
          <w:p w14:paraId="4FF620E9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make</w:t>
            </w:r>
          </w:p>
          <w:p w14:paraId="305977E4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make test</w:t>
            </w:r>
          </w:p>
          <w:p w14:paraId="73593938" w14:textId="77777777" w:rsidR="00055638" w:rsidRPr="00413421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</w:pPr>
            <w:r w:rsidRPr="0041342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make install</w:t>
            </w:r>
          </w:p>
          <w:p w14:paraId="40F51FEA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16D6368B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#키생성(패스워드 : eicn!5527)</w:t>
            </w:r>
          </w:p>
          <w:p w14:paraId="32F72081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230091">
              <w:rPr>
                <w:rFonts w:asciiTheme="majorHAnsi" w:eastAsiaTheme="majorHAnsi" w:hAnsiTheme="majorHAnsi" w:cs="Arial"/>
                <w:strike/>
                <w:color w:val="D9D9D9" w:themeColor="background1" w:themeShade="D9"/>
                <w:szCs w:val="20"/>
              </w:rPr>
              <w:t>cd /usr/local/apache/conf/extra/</w:t>
            </w:r>
          </w:p>
          <w:p w14:paraId="4DA6BC92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mkdir ssl</w:t>
            </w:r>
          </w:p>
          <w:p w14:paraId="109D005D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openssl genrsa -des3 -out ssl.key 2048</w:t>
            </w:r>
          </w:p>
          <w:p w14:paraId="7223A2A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openssl req -new -key ssl.key -out ssl.csr</w:t>
            </w:r>
          </w:p>
          <w:p w14:paraId="5C24140B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openssl x509 -req -days 36500 -in ssl.csr -signkey ssl.key -out ssl.crt</w:t>
            </w:r>
          </w:p>
          <w:p w14:paraId="6F21E480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02480208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#아파치에 ssl적용</w:t>
            </w:r>
          </w:p>
          <w:p w14:paraId="1F82A661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cd /usr/local/apache/conf/</w:t>
            </w:r>
          </w:p>
          <w:p w14:paraId="723596ED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vi httpd.conf 설정부분</w:t>
            </w:r>
          </w:p>
          <w:p w14:paraId="0CEC0214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55187608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LoadModule socache_shmcb_module modules/mod_socache_shmcb.so   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#주석해제</w:t>
            </w:r>
          </w:p>
          <w:p w14:paraId="2674F6A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LoadModule ssl_module modules/mod_ssl.so   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#주석해제</w:t>
            </w:r>
          </w:p>
          <w:p w14:paraId="70277E7E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Include conf/extra/httpd-ssl.conf    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#주석해제</w:t>
            </w:r>
          </w:p>
          <w:p w14:paraId="362CA474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69ADD991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4D80914D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vi extra/httpd-ssl.conf  설정부분</w:t>
            </w:r>
          </w:p>
          <w:p w14:paraId="585319F4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07177D76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SSLCertificateFile "/root/ssl/ssl.crt"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#키주소설정</w:t>
            </w:r>
          </w:p>
          <w:p w14:paraId="2B34C6D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SSLCertificateKeyFile "/root/ssl/ssl.key"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#키주소설정</w:t>
            </w:r>
          </w:p>
          <w:p w14:paraId="22BD4867" w14:textId="77777777" w:rsidR="00055638" w:rsidRPr="00554782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 w:val="16"/>
                <w:szCs w:val="16"/>
              </w:rPr>
            </w:pPr>
          </w:p>
          <w:p w14:paraId="528F5B87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#mod_jk에 들어가는부분 여기에 설정(맨아래)</w:t>
            </w:r>
          </w:p>
          <w:p w14:paraId="60B72827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JkMount /ipcc/servlet/* ajp13</w:t>
            </w:r>
            <w:r w:rsidRPr="00055638">
              <w:rPr>
                <w:rFonts w:asciiTheme="majorHAnsi" w:eastAsiaTheme="majorHAnsi" w:hAnsiTheme="majorHAnsi" w:cs="Arial"/>
                <w:color w:val="000000"/>
                <w:szCs w:val="20"/>
                <w:bdr w:val="none" w:sz="0" w:space="0" w:color="auto" w:frame="1"/>
              </w:rPr>
              <w:t xml:space="preserve"> </w:t>
            </w:r>
          </w:p>
          <w:p w14:paraId="6D8C3F66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JkMount /ipcc/* ajp13</w:t>
            </w:r>
          </w:p>
          <w:p w14:paraId="38692716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&lt;/VirtualHost&gt;</w:t>
            </w:r>
          </w:p>
          <w:p w14:paraId="350D5AB9" w14:textId="77777777" w:rsidR="00055638" w:rsidRPr="00055638" w:rsidRDefault="00055638" w:rsidP="00055638">
            <w:pPr>
              <w:shd w:val="clear" w:color="auto" w:fill="FFFFFF"/>
              <w:textAlignment w:val="baseline"/>
              <w:rPr>
                <w:rFonts w:asciiTheme="majorHAnsi" w:eastAsiaTheme="majorHAnsi" w:hAnsiTheme="majorHAnsi" w:cs="Arial"/>
                <w:color w:val="00000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szCs w:val="20"/>
              </w:rPr>
              <w:t>#++++++++++++++++++++++++++++++++++++++++++++++++++++++#</w:t>
            </w:r>
          </w:p>
          <w:p w14:paraId="5C5E3BFA" w14:textId="77777777" w:rsidR="00055638" w:rsidRPr="00554782" w:rsidRDefault="00055638" w:rsidP="00ED610F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262FDEAE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#아파치 키값 입력없이 start하는 방법(키가 생성된 위치로 이동)</w:t>
            </w:r>
          </w:p>
          <w:p w14:paraId="157E9287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cd /usr/local/apache/conf/extra/ssl/</w:t>
            </w:r>
          </w:p>
          <w:p w14:paraId="33C80C4D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openssl rsa -in ssl.key -out newssl.key</w:t>
            </w:r>
          </w:p>
          <w:p w14:paraId="1C8CB5D9" w14:textId="77777777" w:rsidR="00055638" w:rsidRPr="00055638" w:rsidRDefault="00055638" w:rsidP="00055638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mv ssl.key ssl.key.bak</w:t>
            </w:r>
          </w:p>
          <w:p w14:paraId="5D29116F" w14:textId="77777777" w:rsidR="00055638" w:rsidRPr="00554782" w:rsidRDefault="00055638" w:rsidP="00554782">
            <w:pPr>
              <w:widowControl/>
              <w:shd w:val="clear" w:color="auto" w:fill="FFFFFF"/>
              <w:wordWrap/>
              <w:autoSpaceDE/>
              <w:autoSpaceDN/>
              <w:jc w:val="left"/>
              <w:textAlignment w:val="baseline"/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</w:pPr>
            <w:r w:rsidRPr="00055638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mv newss</w:t>
            </w:r>
            <w:r w:rsidR="00554782">
              <w:rPr>
                <w:rFonts w:asciiTheme="majorHAnsi" w:eastAsiaTheme="majorHAnsi" w:hAnsiTheme="majorHAnsi" w:cs="Arial"/>
                <w:color w:val="000000"/>
                <w:kern w:val="0"/>
                <w:szCs w:val="20"/>
              </w:rPr>
              <w:t>l.key ssl.key</w:t>
            </w:r>
          </w:p>
        </w:tc>
      </w:tr>
    </w:tbl>
    <w:p w14:paraId="7C91CFB1" w14:textId="77777777" w:rsidR="008A0DA3" w:rsidRDefault="000A535C" w:rsidP="00ED610F">
      <w:pPr>
        <w:rPr>
          <w:b/>
          <w:sz w:val="24"/>
        </w:rPr>
      </w:pPr>
      <w:r w:rsidRPr="000A535C">
        <w:rPr>
          <w:rFonts w:hint="eastAsia"/>
          <w:b/>
          <w:sz w:val="24"/>
        </w:rPr>
        <w:lastRenderedPageBreak/>
        <w:t>## AstSecure 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14C9" w14:paraId="5187BC65" w14:textId="77777777" w:rsidTr="00A914C9">
        <w:tc>
          <w:tcPr>
            <w:tcW w:w="10664" w:type="dxa"/>
          </w:tcPr>
          <w:p w14:paraId="00D9B370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라이브러리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등록</w:t>
            </w:r>
          </w:p>
          <w:p w14:paraId="3AC5862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vi /etc/ld.so.conf</w:t>
            </w:r>
          </w:p>
          <w:p w14:paraId="46B8AEC2" w14:textId="77777777" w:rsidR="00A914C9" w:rsidRPr="000A535C" w:rsidRDefault="00A914C9" w:rsidP="00A914C9">
            <w:pPr>
              <w:shd w:val="clear" w:color="auto" w:fill="FFFFFF"/>
              <w:ind w:firstLine="8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/usr/local/lib</w:t>
            </w:r>
          </w:p>
          <w:p w14:paraId="361521F1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ldconfig</w:t>
            </w:r>
          </w:p>
          <w:p w14:paraId="63C3EFBE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</w:pPr>
          </w:p>
          <w:p w14:paraId="6ED13A04" w14:textId="77777777" w:rsidR="00A914C9" w:rsidRDefault="00A914C9" w:rsidP="00A914C9">
            <w:pPr>
              <w:shd w:val="clear" w:color="auto" w:fill="FFFFFF"/>
              <w:textAlignment w:val="baseline"/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>
              <w:rPr>
                <w:rFonts w:ascii="굴림" w:hAnsi="굴림"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패키</w:t>
            </w:r>
            <w:r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지</w:t>
            </w:r>
            <w:r>
              <w:rPr>
                <w:rFonts w:ascii="굴림" w:hAnsi="굴림"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다운로드</w:t>
            </w:r>
          </w:p>
          <w:p w14:paraId="6BAB9E2A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lastRenderedPageBreak/>
              <w:t># yum -y install glibc*</w:t>
            </w:r>
          </w:p>
          <w:p w14:paraId="31DFB50F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yum install libpcap*</w:t>
            </w:r>
          </w:p>
          <w:p w14:paraId="6E31C767" w14:textId="77777777" w:rsidR="00A914C9" w:rsidRDefault="00A914C9" w:rsidP="00A914C9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</w:pPr>
          </w:p>
          <w:p w14:paraId="06BBBB26" w14:textId="77777777" w:rsidR="00A914C9" w:rsidRPr="00E2324B" w:rsidRDefault="00A914C9" w:rsidP="00A914C9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E2324B">
              <w:rPr>
                <w:rFonts w:asciiTheme="majorHAnsi" w:eastAsiaTheme="majorHAnsi" w:hAnsiTheme="majorHAnsi" w:cs="굴림" w:hint="eastAsia"/>
                <w:bCs/>
                <w:color w:val="000000"/>
                <w:kern w:val="0"/>
                <w:szCs w:val="20"/>
                <w:shd w:val="clear" w:color="auto" w:fill="FFFFFF"/>
              </w:rPr>
              <w:t># cd /usr/local/src</w:t>
            </w:r>
          </w:p>
          <w:p w14:paraId="6B0756AD" w14:textId="77777777" w:rsidR="00A914C9" w:rsidRPr="00E2324B" w:rsidRDefault="00A914C9" w:rsidP="00A914C9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</w:pPr>
            <w:r w:rsidRPr="00E2324B">
              <w:rPr>
                <w:rFonts w:asciiTheme="majorHAnsi" w:eastAsiaTheme="majorHAnsi" w:hAnsiTheme="majorHAnsi" w:cs="굴림" w:hint="eastAsia"/>
                <w:bCs/>
                <w:color w:val="000000"/>
                <w:kern w:val="0"/>
                <w:szCs w:val="20"/>
                <w:shd w:val="clear" w:color="auto" w:fill="FFFFFF"/>
              </w:rPr>
              <w:t># wget http://211.115.81.41/install/</w:t>
            </w:r>
            <w:r w:rsidRPr="00E2324B">
              <w:rPr>
                <w:rFonts w:asciiTheme="majorHAnsi" w:eastAsiaTheme="majorHAnsi" w:hAnsiTheme="majorHAnsi" w:cs="굴림"/>
                <w:bCs/>
                <w:color w:val="000000"/>
                <w:kern w:val="0"/>
                <w:szCs w:val="20"/>
                <w:shd w:val="clear" w:color="auto" w:fill="FFFFFF"/>
              </w:rPr>
              <w:t>AstSecure_install.tar.gz</w:t>
            </w:r>
          </w:p>
          <w:p w14:paraId="13951BB1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5A541E0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패키지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설치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 </w:t>
            </w:r>
          </w:p>
          <w:p w14:paraId="6811E73C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tar xvfz AstSecure_</w:t>
            </w:r>
            <w:r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install.tar.gz</w:t>
            </w: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</w:p>
          <w:p w14:paraId="11E0D512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</w:t>
            </w:r>
            <w:r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cd Astsecure</w:t>
            </w:r>
          </w:p>
          <w:p w14:paraId="795AD912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xvfz AstSecure_CentOS.tar.gz </w:t>
            </w:r>
          </w:p>
          <w:p w14:paraId="2D4676F5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xvfz DBD-mysql-4.018.tar.gz </w:t>
            </w:r>
          </w:p>
          <w:p w14:paraId="034E72B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xvfz DBI-1.616.tar.gz </w:t>
            </w:r>
          </w:p>
          <w:p w14:paraId="73949F6A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tar xvfj ngrep-1.45.tar.bz2 </w:t>
            </w:r>
          </w:p>
          <w:p w14:paraId="27B48EC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54D6875D" w14:textId="77777777" w:rsidR="00A914C9" w:rsidRDefault="00A914C9" w:rsidP="00A914C9">
            <w:pPr>
              <w:shd w:val="clear" w:color="auto" w:fill="FFFFFF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mv AstSecure /usr/local/</w:t>
            </w:r>
          </w:p>
          <w:p w14:paraId="4513EC87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</w:p>
          <w:p w14:paraId="2865C68B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cd DBI-1.616</w:t>
            </w:r>
          </w:p>
          <w:p w14:paraId="637E919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perl Makefile.PL </w:t>
            </w:r>
          </w:p>
          <w:p w14:paraId="09A5536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make &amp;&amp; make install</w:t>
            </w:r>
          </w:p>
          <w:p w14:paraId="267DA40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3D0AAC49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cd ../DBD-mysql-4.018</w:t>
            </w:r>
          </w:p>
          <w:p w14:paraId="5D803D24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perl Makefile.PL --mysql_config=/usr/local/mysql/bin/mysql_config</w:t>
            </w:r>
          </w:p>
          <w:p w14:paraId="1BB67901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make &amp;&amp; make install </w:t>
            </w:r>
          </w:p>
          <w:p w14:paraId="424CD68F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18CFF276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cd ngrep-1.45</w:t>
            </w:r>
          </w:p>
          <w:p w14:paraId="7C95496B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./configure</w:t>
            </w:r>
          </w:p>
          <w:p w14:paraId="062E82B0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# make &amp;&amp; make install</w:t>
            </w:r>
          </w:p>
          <w:p w14:paraId="4158544F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74A72147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ngrep -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패킷이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돌아다니는것이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보이면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 xml:space="preserve"> </w:t>
            </w:r>
            <w:r w:rsidRPr="000A535C">
              <w:rPr>
                <w:rFonts w:ascii="굴림" w:hAnsi="굴림" w:cs="굴림"/>
                <w:color w:val="000000"/>
                <w:kern w:val="0"/>
                <w:szCs w:val="20"/>
                <w:shd w:val="clear" w:color="auto" w:fill="FFFFFF"/>
              </w:rPr>
              <w:t>정상설치된것</w:t>
            </w:r>
          </w:p>
          <w:p w14:paraId="4AB4A50B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0F2C6167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 xml:space="preserve"># </w:t>
            </w:r>
            <w:r w:rsidRPr="000A535C">
              <w:rPr>
                <w:rFonts w:ascii="굴림" w:hAnsi="굴림" w:cs="굴림"/>
                <w:b/>
                <w:bCs/>
                <w:color w:val="000000"/>
                <w:kern w:val="0"/>
                <w:szCs w:val="20"/>
                <w:u w:val="single" w:color="000000"/>
                <w:shd w:val="clear" w:color="auto" w:fill="FFFFFF"/>
              </w:rPr>
              <w:t>데이타베이스생성</w:t>
            </w:r>
          </w:p>
          <w:p w14:paraId="34A16E0E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mysql -ueicn -peicnrw</w:t>
            </w:r>
          </w:p>
          <w:p w14:paraId="3007ED6C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mysql&gt; create database ASTSECURE;</w:t>
            </w:r>
          </w:p>
          <w:p w14:paraId="3B2C1603" w14:textId="77777777" w:rsidR="00A914C9" w:rsidRPr="000A535C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mysql&gt; quit </w:t>
            </w:r>
          </w:p>
          <w:p w14:paraId="25553966" w14:textId="77777777" w:rsidR="00A914C9" w:rsidRPr="00A914C9" w:rsidRDefault="00A914C9" w:rsidP="00A914C9">
            <w:pPr>
              <w:shd w:val="clear" w:color="auto" w:fill="FFFFFF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A535C"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 xml:space="preserve"># mysql -ueicn -peicnrw ASTSECURE &lt; ASTSECURE.sql </w:t>
            </w:r>
          </w:p>
        </w:tc>
      </w:tr>
    </w:tbl>
    <w:p w14:paraId="5F534D53" w14:textId="77777777" w:rsidR="00385A93" w:rsidRDefault="00385A93" w:rsidP="00ED610F"/>
    <w:p w14:paraId="19CA52CE" w14:textId="77777777" w:rsidR="00E2324B" w:rsidRDefault="00E2324B" w:rsidP="00E2324B">
      <w:pPr>
        <w:shd w:val="clear" w:color="auto" w:fill="FFFFFF"/>
        <w:textAlignment w:val="baseline"/>
        <w:rPr>
          <w:rFonts w:cs="굴림"/>
          <w:b/>
          <w:bCs/>
          <w:color w:val="000000"/>
          <w:kern w:val="0"/>
          <w:szCs w:val="20"/>
          <w:u w:val="single" w:color="000000"/>
          <w:shd w:val="clear" w:color="auto" w:fill="FFFFFF"/>
        </w:rPr>
      </w:pPr>
      <w:r w:rsidRPr="000A535C">
        <w:rPr>
          <w:rFonts w:cs="굴림" w:hint="eastAsia"/>
          <w:b/>
          <w:bCs/>
          <w:color w:val="000000"/>
          <w:kern w:val="0"/>
          <w:szCs w:val="20"/>
          <w:u w:val="single" w:color="000000"/>
          <w:shd w:val="clear" w:color="auto" w:fill="FFFFFF"/>
        </w:rPr>
        <w:t xml:space="preserve"># </w:t>
      </w:r>
      <w:r>
        <w:rPr>
          <w:rFonts w:cs="굴림" w:hint="eastAsia"/>
          <w:b/>
          <w:bCs/>
          <w:color w:val="000000"/>
          <w:kern w:val="0"/>
          <w:szCs w:val="20"/>
          <w:u w:val="single" w:color="000000"/>
          <w:shd w:val="clear" w:color="auto" w:fill="FFFFFF"/>
        </w:rPr>
        <w:t>Astsecure 설정</w:t>
      </w:r>
    </w:p>
    <w:p w14:paraId="01D760A9" w14:textId="77777777" w:rsidR="00E2324B" w:rsidRDefault="00E2324B" w:rsidP="00E2324B">
      <w:pPr>
        <w:shd w:val="clear" w:color="auto" w:fill="FFFFFF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p w14:paraId="3EA3F33C" w14:textId="77777777" w:rsidR="00E2324B" w:rsidRDefault="00A914C9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# </w:t>
      </w:r>
      <w:r w:rsidR="00E2324B" w:rsidRPr="00E2324B">
        <w:rPr>
          <w:rFonts w:ascii="굴림" w:eastAsia="굴림" w:hAnsi="굴림" w:cs="굴림" w:hint="eastAsia"/>
          <w:b/>
          <w:color w:val="000000"/>
          <w:kern w:val="0"/>
          <w:szCs w:val="20"/>
        </w:rPr>
        <w:t>vi /usr/local/AstSecure/</w:t>
      </w:r>
      <w:r w:rsidR="00E2324B" w:rsidRPr="00E2324B">
        <w:rPr>
          <w:rFonts w:ascii="굴림" w:eastAsia="굴림" w:hAnsi="굴림" w:cs="굴림"/>
          <w:b/>
          <w:color w:val="000000"/>
          <w:kern w:val="0"/>
          <w:szCs w:val="20"/>
        </w:rPr>
        <w:t>SipPacketGard.pl</w:t>
      </w:r>
      <w:r w:rsidR="00E2324B"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  #(여기서 sms보낼 번호와 Host이름을 지정한다</w:t>
      </w: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>, 한글은 안됨)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2324B" w:rsidRPr="00A914C9" w14:paraId="34BACBED" w14:textId="77777777" w:rsidTr="00E2324B">
        <w:tc>
          <w:tcPr>
            <w:tcW w:w="10664" w:type="dxa"/>
          </w:tcPr>
          <w:p w14:paraId="32B71559" w14:textId="77777777" w:rsidR="00E2324B" w:rsidRPr="00A914C9" w:rsidRDefault="00E2324B" w:rsidP="00E2324B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my $cmdWget="/usr/bin/wget -T 5 -t 1 '".$SMSURL."?msg=[</w:t>
            </w:r>
            <w:r w:rsidRPr="00A914C9">
              <w:rPr>
                <w:rFonts w:ascii="굴림" w:eastAsia="굴림" w:hAnsi="굴림" w:cs="굴림" w:hint="eastAsia"/>
                <w:b/>
                <w:color w:val="FF0000"/>
                <w:kern w:val="0"/>
                <w:szCs w:val="20"/>
              </w:rPr>
              <w:t>Host이름</w:t>
            </w: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]".$ssip." DROP&amp;callback=07075490101&amp;custom_phone=</w:t>
            </w:r>
            <w:r w:rsidRPr="00A914C9">
              <w:rPr>
                <w:rFonts w:ascii="굴림" w:eastAsia="굴림" w:hAnsi="굴림" w:cs="굴림" w:hint="eastAsia"/>
                <w:b/>
                <w:color w:val="FF0000"/>
                <w:kern w:val="0"/>
                <w:szCs w:val="20"/>
              </w:rPr>
              <w:t>모니터링담당자휴대폰번호</w:t>
            </w: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&amp;title=ttt'";</w:t>
            </w:r>
          </w:p>
        </w:tc>
      </w:tr>
    </w:tbl>
    <w:p w14:paraId="7D2E1FB5" w14:textId="77777777" w:rsidR="00E2324B" w:rsidRDefault="00E2324B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</w:p>
    <w:p w14:paraId="6D835012" w14:textId="77777777" w:rsidR="00E2324B" w:rsidRDefault="00A914C9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# </w:t>
      </w:r>
      <w:r w:rsidRPr="00E2324B">
        <w:rPr>
          <w:rFonts w:ascii="굴림" w:eastAsia="굴림" w:hAnsi="굴림" w:cs="굴림" w:hint="eastAsia"/>
          <w:b/>
          <w:color w:val="000000"/>
          <w:kern w:val="0"/>
          <w:szCs w:val="20"/>
        </w:rPr>
        <w:t>vi /usr/local/AstSecure/</w:t>
      </w: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>CONFS/</w:t>
      </w:r>
      <w:r w:rsidRPr="00A914C9">
        <w:rPr>
          <w:rFonts w:ascii="굴림" w:eastAsia="굴림" w:hAnsi="굴림" w:cs="굴림"/>
          <w:b/>
          <w:color w:val="000000"/>
          <w:kern w:val="0"/>
          <w:szCs w:val="20"/>
        </w:rPr>
        <w:t>net_chk_config</w:t>
      </w:r>
      <w:r>
        <w:rPr>
          <w:rFonts w:ascii="굴림" w:eastAsia="굴림" w:hAnsi="굴림" w:cs="굴림" w:hint="eastAsia"/>
          <w:b/>
          <w:color w:val="000000"/>
          <w:kern w:val="0"/>
          <w:szCs w:val="20"/>
        </w:rPr>
        <w:t xml:space="preserve">  #(담당자/서버정보입력)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14C9" w14:paraId="34A3D344" w14:textId="77777777" w:rsidTr="00A914C9">
        <w:tc>
          <w:tcPr>
            <w:tcW w:w="10664" w:type="dxa"/>
          </w:tcPr>
          <w:p w14:paraId="61A3C357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HOSTIP|</w:t>
            </w:r>
            <w:r w:rsidRPr="00A914C9">
              <w:rPr>
                <w:rFonts w:ascii="굴림" w:eastAsia="굴림" w:hAnsi="굴림" w:cs="굴림"/>
                <w:b/>
                <w:color w:val="FF0000"/>
                <w:kern w:val="0"/>
                <w:szCs w:val="20"/>
              </w:rPr>
              <w:t>211.115.81.78</w:t>
            </w:r>
          </w:p>
          <w:p w14:paraId="6289C3BC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CheckTimeGap|20</w:t>
            </w:r>
          </w:p>
          <w:p w14:paraId="5A26E90C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WarnMaxCnt|10</w:t>
            </w:r>
          </w:p>
          <w:p w14:paraId="21C764D3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RejectMaxCnt|20</w:t>
            </w:r>
          </w:p>
          <w:p w14:paraId="7973C8F7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14:paraId="69F1B585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CheckTimeGap2|60</w:t>
            </w:r>
          </w:p>
          <w:p w14:paraId="78CDB104" w14:textId="77777777" w:rsidR="00A914C9" w:rsidRPr="00A914C9" w:rsidRDefault="00A914C9" w:rsidP="00A914C9">
            <w:pPr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lastRenderedPageBreak/>
              <w:t>RejectMaxCnt2|60</w:t>
            </w:r>
          </w:p>
          <w:p w14:paraId="060CD068" w14:textId="77777777" w:rsidR="00A914C9" w:rsidRDefault="00A914C9" w:rsidP="00A914C9">
            <w:pPr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Cs w:val="20"/>
              </w:rPr>
            </w:pP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PHONE|</w:t>
            </w:r>
            <w:r w:rsidRPr="00A914C9">
              <w:rPr>
                <w:rFonts w:ascii="굴림" w:eastAsia="굴림" w:hAnsi="굴림" w:cs="굴림"/>
                <w:b/>
                <w:color w:val="FF0000"/>
                <w:kern w:val="0"/>
                <w:szCs w:val="20"/>
              </w:rPr>
              <w:t>01093813347</w:t>
            </w:r>
            <w:r w:rsidRPr="00A914C9">
              <w:rPr>
                <w:rFonts w:ascii="굴림" w:eastAsia="굴림" w:hAnsi="굴림" w:cs="굴림"/>
                <w:color w:val="000000"/>
                <w:kern w:val="0"/>
                <w:szCs w:val="20"/>
              </w:rPr>
              <w:t>|0|MASTER</w:t>
            </w:r>
          </w:p>
        </w:tc>
      </w:tr>
    </w:tbl>
    <w:p w14:paraId="0BEC94FF" w14:textId="77777777" w:rsidR="00A914C9" w:rsidRPr="000A535C" w:rsidRDefault="00A914C9" w:rsidP="00E2324B">
      <w:pPr>
        <w:shd w:val="clear" w:color="auto" w:fill="FFFFFF"/>
        <w:textAlignment w:val="baseline"/>
        <w:rPr>
          <w:rFonts w:ascii="굴림" w:eastAsia="굴림" w:hAnsi="굴림" w:cs="굴림"/>
          <w:b/>
          <w:color w:val="000000"/>
          <w:kern w:val="0"/>
          <w:szCs w:val="20"/>
        </w:rPr>
      </w:pPr>
    </w:p>
    <w:p w14:paraId="0E1CC472" w14:textId="77777777" w:rsidR="00E2324B" w:rsidRPr="00A914C9" w:rsidRDefault="00A914C9" w:rsidP="00A914C9">
      <w:pPr>
        <w:widowControl/>
        <w:rPr>
          <w:b/>
        </w:rPr>
      </w:pPr>
      <w:r w:rsidRPr="00A914C9">
        <w:rPr>
          <w:rFonts w:hint="eastAsia"/>
          <w:b/>
        </w:rPr>
        <w:t xml:space="preserve"># </w:t>
      </w:r>
      <w:r w:rsidR="00E2324B" w:rsidRPr="00A914C9">
        <w:rPr>
          <w:rFonts w:hint="eastAsia"/>
          <w:b/>
        </w:rPr>
        <w:t xml:space="preserve">허용할 IP를 정기적으로 추가하는 곳 </w:t>
      </w:r>
    </w:p>
    <w:p w14:paraId="00A8F9AC" w14:textId="77777777" w:rsidR="00E2324B" w:rsidRDefault="00E2324B" w:rsidP="00A914C9">
      <w:r>
        <w:rPr>
          <w:rFonts w:hint="eastAsia"/>
        </w:rPr>
        <w:t>/usr/local/AstSecure/CONF/WHITEIP</w:t>
      </w:r>
      <w:r w:rsidR="00A914C9">
        <w:rPr>
          <w:rFonts w:hint="eastAsia"/>
        </w:rPr>
        <w:t>/</w:t>
      </w:r>
    </w:p>
    <w:p w14:paraId="6D7EEE0F" w14:textId="77777777" w:rsidR="00E2324B" w:rsidRPr="00A914C9" w:rsidRDefault="00E2324B" w:rsidP="00A914C9">
      <w:pPr>
        <w:rPr>
          <w:u w:val="single"/>
        </w:rPr>
      </w:pPr>
      <w:r w:rsidRPr="00A914C9">
        <w:rPr>
          <w:rFonts w:hint="eastAsia"/>
          <w:u w:val="single"/>
        </w:rPr>
        <w:t xml:space="preserve">위 장소에서 허용할 IP를 touch로 만들어 주며, touch 1.2.3.4 형식의 빈 파일을 </w:t>
      </w:r>
      <w:r w:rsidR="00A914C9">
        <w:rPr>
          <w:rFonts w:hint="eastAsia"/>
          <w:u w:val="single"/>
        </w:rPr>
        <w:t>생성</w:t>
      </w:r>
      <w:r w:rsidRPr="00A914C9">
        <w:rPr>
          <w:rFonts w:hint="eastAsia"/>
          <w:u w:val="single"/>
        </w:rPr>
        <w:t>.</w:t>
      </w:r>
    </w:p>
    <w:p w14:paraId="397FA698" w14:textId="77777777" w:rsidR="00E2324B" w:rsidRDefault="00E2324B" w:rsidP="00E2324B">
      <w:pPr>
        <w:ind w:firstLine="800"/>
      </w:pPr>
    </w:p>
    <w:p w14:paraId="7126DEDF" w14:textId="77777777" w:rsidR="00E2324B" w:rsidRPr="00A914C9" w:rsidRDefault="00A914C9" w:rsidP="00A914C9">
      <w:pPr>
        <w:widowControl/>
        <w:rPr>
          <w:b/>
        </w:rPr>
      </w:pPr>
      <w:r w:rsidRPr="00A914C9">
        <w:rPr>
          <w:rFonts w:hint="eastAsia"/>
          <w:b/>
        </w:rPr>
        <w:t xml:space="preserve"># </w:t>
      </w:r>
      <w:r w:rsidR="00E2324B" w:rsidRPr="00A914C9">
        <w:rPr>
          <w:rFonts w:hint="eastAsia"/>
          <w:b/>
        </w:rPr>
        <w:t xml:space="preserve">SIP공격탐지프로그램(AstSecure) 실행 및 중단 </w:t>
      </w:r>
      <w:r w:rsidRPr="00A914C9">
        <w:rPr>
          <w:rFonts w:hint="eastAsia"/>
          <w:b/>
        </w:rPr>
        <w:t>경로</w:t>
      </w:r>
      <w:r w:rsidR="00E2324B" w:rsidRPr="00A914C9">
        <w:rPr>
          <w:rFonts w:hint="eastAsia"/>
          <w:b/>
        </w:rPr>
        <w:t>.</w:t>
      </w:r>
    </w:p>
    <w:p w14:paraId="7B41000D" w14:textId="77777777" w:rsidR="00E2324B" w:rsidRDefault="00E2324B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실행 : /usr/local/tomcat/webapps/centrex/AstSecure/run.sh start</w:t>
      </w:r>
    </w:p>
    <w:p w14:paraId="07ABFA6C" w14:textId="77777777" w:rsidR="00E2324B" w:rsidRDefault="00E2324B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실행취소 : /usr/local/tomcat/webapps/centrex/AstSecure/run.sh stop</w:t>
      </w:r>
    </w:p>
    <w:p w14:paraId="6BB2B2E9" w14:textId="77777777" w:rsidR="00E2324B" w:rsidRDefault="00E2324B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 xml:space="preserve">데몬 자동재시작 : /home/centrex/lib/AstSecure-check.sh </w:t>
      </w:r>
    </w:p>
    <w:p w14:paraId="41867EE5" w14:textId="77777777" w:rsidR="00E2324B" w:rsidRPr="00A914C9" w:rsidRDefault="00E2324B" w:rsidP="00A914C9">
      <w:pPr>
        <w:ind w:leftChars="100" w:left="200"/>
        <w:rPr>
          <w:u w:val="single"/>
        </w:rPr>
      </w:pPr>
      <w:r w:rsidRPr="00A914C9">
        <w:rPr>
          <w:rFonts w:hint="eastAsia"/>
          <w:u w:val="single"/>
        </w:rPr>
        <w:t>(자동재시작은 별도의 start/stop이 없으며, 실행시에는 백그라운드실행, 중단은 프로세스 kill을 이용)</w:t>
      </w:r>
    </w:p>
    <w:p w14:paraId="5FBEE08B" w14:textId="77777777" w:rsidR="00E2324B" w:rsidRDefault="00E2324B" w:rsidP="00E2324B"/>
    <w:p w14:paraId="38B92E08" w14:textId="77777777" w:rsidR="00E2324B" w:rsidRPr="00A914C9" w:rsidRDefault="00A914C9" w:rsidP="00A914C9">
      <w:pPr>
        <w:widowControl/>
        <w:rPr>
          <w:b/>
          <w:color w:val="FF0000"/>
        </w:rPr>
      </w:pPr>
      <w:r w:rsidRPr="00A914C9">
        <w:rPr>
          <w:rFonts w:hint="eastAsia"/>
          <w:b/>
          <w:color w:val="FF0000"/>
        </w:rPr>
        <w:t xml:space="preserve"># </w:t>
      </w:r>
      <w:r w:rsidR="00E2324B" w:rsidRPr="00A914C9">
        <w:rPr>
          <w:rFonts w:hint="eastAsia"/>
          <w:b/>
          <w:color w:val="FF0000"/>
        </w:rPr>
        <w:t xml:space="preserve">긴급상황에는 IP를 즉시 허용해 주어야 하는데, 이와 같은 경우에는 iptables을 </w:t>
      </w:r>
      <w:r w:rsidRPr="00A914C9">
        <w:rPr>
          <w:rFonts w:hint="eastAsia"/>
          <w:b/>
          <w:color w:val="FF0000"/>
        </w:rPr>
        <w:t>재시작</w:t>
      </w:r>
      <w:r w:rsidR="00E2324B" w:rsidRPr="00A914C9">
        <w:rPr>
          <w:rFonts w:hint="eastAsia"/>
          <w:b/>
          <w:color w:val="FF0000"/>
        </w:rPr>
        <w:t>.</w:t>
      </w:r>
    </w:p>
    <w:p w14:paraId="3327B436" w14:textId="77777777" w:rsidR="00E2324B" w:rsidRDefault="00A914C9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Debian</w:t>
      </w:r>
      <w:r w:rsidR="00E2324B">
        <w:rPr>
          <w:rFonts w:hint="eastAsia"/>
        </w:rPr>
        <w:t xml:space="preserve"> : /etc/init.d/rc.firewall stop</w:t>
      </w:r>
    </w:p>
    <w:p w14:paraId="15394427" w14:textId="77777777" w:rsidR="00E2324B" w:rsidRDefault="00E2324B" w:rsidP="00E2324B">
      <w:r>
        <w:rPr>
          <w:rFonts w:hint="eastAsia"/>
        </w:rPr>
        <w:t>                           /etc/init.d/rc.firewall start</w:t>
      </w:r>
    </w:p>
    <w:p w14:paraId="50F8390D" w14:textId="77777777" w:rsidR="00E2324B" w:rsidRDefault="00A914C9" w:rsidP="00E2324B">
      <w:pPr>
        <w:pStyle w:val="a9"/>
        <w:widowControl/>
        <w:numPr>
          <w:ilvl w:val="0"/>
          <w:numId w:val="6"/>
        </w:numPr>
        <w:ind w:leftChars="0"/>
      </w:pPr>
      <w:r>
        <w:rPr>
          <w:rFonts w:hint="eastAsia"/>
        </w:rPr>
        <w:t>CentOS</w:t>
      </w:r>
      <w:r w:rsidR="00E2324B">
        <w:rPr>
          <w:rFonts w:hint="eastAsia"/>
        </w:rPr>
        <w:t xml:space="preserve"> : /etc/init.d/iptables restart</w:t>
      </w:r>
    </w:p>
    <w:p w14:paraId="5DB179FE" w14:textId="77777777" w:rsidR="00E2324B" w:rsidRDefault="00E2324B" w:rsidP="00ED610F"/>
    <w:p w14:paraId="7CA1F00B" w14:textId="77777777" w:rsidR="00E44E1C" w:rsidRDefault="00E44E1C" w:rsidP="00ED610F"/>
    <w:p w14:paraId="6B82CFFA" w14:textId="77777777" w:rsidR="00E44E1C" w:rsidRDefault="00E44E1C" w:rsidP="00ED610F"/>
    <w:p w14:paraId="14719EF0" w14:textId="77777777" w:rsidR="00E44E1C" w:rsidRDefault="00E44E1C" w:rsidP="00ED610F"/>
    <w:p w14:paraId="65EB0D11" w14:textId="77777777" w:rsidR="00554782" w:rsidRDefault="00554782" w:rsidP="00ED610F"/>
    <w:p w14:paraId="056121A4" w14:textId="77777777" w:rsidR="00554782" w:rsidRDefault="00554782" w:rsidP="00ED610F"/>
    <w:p w14:paraId="7A544998" w14:textId="77777777" w:rsidR="00554782" w:rsidRDefault="00554782" w:rsidP="00ED610F"/>
    <w:p w14:paraId="0E985531" w14:textId="77777777" w:rsidR="00554782" w:rsidRDefault="00554782" w:rsidP="00ED610F"/>
    <w:p w14:paraId="0508EDC7" w14:textId="77777777" w:rsidR="00554782" w:rsidRDefault="00554782" w:rsidP="00ED610F"/>
    <w:p w14:paraId="4296AEE1" w14:textId="77777777" w:rsidR="00554782" w:rsidRDefault="00554782" w:rsidP="00ED610F"/>
    <w:p w14:paraId="29BFC16F" w14:textId="77777777" w:rsidR="00554782" w:rsidRDefault="00554782" w:rsidP="00ED610F"/>
    <w:p w14:paraId="3C6C950B" w14:textId="77777777" w:rsidR="00554782" w:rsidRDefault="00554782" w:rsidP="00ED610F"/>
    <w:p w14:paraId="2C9E990B" w14:textId="77777777" w:rsidR="00554782" w:rsidRDefault="00554782" w:rsidP="00ED610F"/>
    <w:p w14:paraId="5B6210DD" w14:textId="77777777" w:rsidR="00554782" w:rsidRDefault="00554782" w:rsidP="00ED610F"/>
    <w:p w14:paraId="5C2DCE44" w14:textId="77777777" w:rsidR="00554782" w:rsidRDefault="00554782" w:rsidP="00ED610F"/>
    <w:p w14:paraId="644EFAB1" w14:textId="77777777" w:rsidR="00554782" w:rsidRDefault="00554782" w:rsidP="00ED610F"/>
    <w:p w14:paraId="44F43909" w14:textId="77777777" w:rsidR="00554782" w:rsidRDefault="00554782" w:rsidP="00ED610F"/>
    <w:p w14:paraId="683CD4DA" w14:textId="77777777" w:rsidR="00554782" w:rsidRDefault="00554782" w:rsidP="00ED610F"/>
    <w:p w14:paraId="00BE8D16" w14:textId="77777777" w:rsidR="00E44E1C" w:rsidRDefault="00E44E1C" w:rsidP="00ED610F"/>
    <w:p w14:paraId="293728F6" w14:textId="77777777" w:rsidR="00E44E1C" w:rsidRDefault="00E44E1C" w:rsidP="00ED610F"/>
    <w:p w14:paraId="442B200A" w14:textId="77777777" w:rsidR="00554782" w:rsidRDefault="00554782" w:rsidP="00554782">
      <w:pPr>
        <w:rPr>
          <w:b/>
          <w:sz w:val="22"/>
        </w:rPr>
      </w:pPr>
      <w:r w:rsidRPr="000049DF">
        <w:rPr>
          <w:rFonts w:hint="eastAsia"/>
          <w:b/>
          <w:sz w:val="22"/>
        </w:rPr>
        <w:t xml:space="preserve">## </w:t>
      </w:r>
      <w:r>
        <w:rPr>
          <w:b/>
          <w:sz w:val="22"/>
        </w:rPr>
        <w:t xml:space="preserve">TTS Install ( CentOS 6.4 </w:t>
      </w:r>
      <w:r>
        <w:rPr>
          <w:rFonts w:hint="eastAsia"/>
          <w:b/>
          <w:sz w:val="22"/>
        </w:rPr>
        <w:t>이상에서 설치 시 )</w:t>
      </w:r>
    </w:p>
    <w:p w14:paraId="4578E73A" w14:textId="77777777" w:rsidR="00554782" w:rsidRDefault="00554782" w:rsidP="00554782">
      <w:pPr>
        <w:rPr>
          <w:b/>
        </w:rPr>
      </w:pPr>
      <w:r>
        <w:rPr>
          <w:rFonts w:hint="eastAsia"/>
          <w:b/>
        </w:rPr>
        <w:t>#</w:t>
      </w:r>
      <w:r>
        <w:rPr>
          <w:b/>
        </w:rPr>
        <w:t xml:space="preserve">TTS </w:t>
      </w:r>
      <w:r>
        <w:rPr>
          <w:rFonts w:hint="eastAsia"/>
          <w:b/>
        </w:rPr>
        <w:t xml:space="preserve">설치 이미지를 서버에 이동후 진행( 이동위치 </w:t>
      </w:r>
      <w:r>
        <w:rPr>
          <w:b/>
        </w:rPr>
        <w:t>: /usr/local/ )</w:t>
      </w:r>
    </w:p>
    <w:p w14:paraId="4A4B7815" w14:textId="77777777" w:rsidR="00554782" w:rsidRDefault="00554782" w:rsidP="00554782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 xml:space="preserve">install </w:t>
      </w:r>
      <w:r w:rsidR="00A332F6">
        <w:rPr>
          <w:rFonts w:hint="eastAsia"/>
          <w:color w:val="548DD4" w:themeColor="text2" w:themeTint="99"/>
        </w:rPr>
        <w:t>glibc.i686</w:t>
      </w:r>
    </w:p>
    <w:p w14:paraId="4C4A9991" w14:textId="77777777" w:rsidR="00A332F6" w:rsidRDefault="00A332F6" w:rsidP="00A332F6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 xml:space="preserve">install </w:t>
      </w:r>
      <w:r w:rsidRPr="00B54EA9">
        <w:rPr>
          <w:color w:val="548DD4" w:themeColor="text2" w:themeTint="99"/>
        </w:rPr>
        <w:t>ld-linux.so.2</w:t>
      </w:r>
    </w:p>
    <w:p w14:paraId="64F224A4" w14:textId="77777777" w:rsidR="00A332F6" w:rsidRDefault="00A332F6" w:rsidP="00A332F6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>install libgcc*</w:t>
      </w:r>
    </w:p>
    <w:p w14:paraId="3874A708" w14:textId="77777777" w:rsidR="00A332F6" w:rsidRDefault="00A332F6" w:rsidP="00A332F6">
      <w:pPr>
        <w:rPr>
          <w:color w:val="548DD4" w:themeColor="text2" w:themeTint="99"/>
        </w:rPr>
      </w:pPr>
      <w:r>
        <w:t xml:space="preserve">[root@localhost ~]# </w:t>
      </w:r>
      <w:r>
        <w:rPr>
          <w:rFonts w:hint="eastAsia"/>
          <w:color w:val="548DD4" w:themeColor="text2" w:themeTint="99"/>
        </w:rPr>
        <w:t xml:space="preserve">yum </w:t>
      </w:r>
      <w:r>
        <w:rPr>
          <w:color w:val="548DD4" w:themeColor="text2" w:themeTint="99"/>
        </w:rPr>
        <w:t>-</w:t>
      </w:r>
      <w:r>
        <w:rPr>
          <w:rFonts w:hint="eastAsia"/>
          <w:color w:val="548DD4" w:themeColor="text2" w:themeTint="99"/>
        </w:rPr>
        <w:t xml:space="preserve">y </w:t>
      </w:r>
      <w:r>
        <w:rPr>
          <w:color w:val="548DD4" w:themeColor="text2" w:themeTint="99"/>
        </w:rPr>
        <w:t>install libgcc_s.so.1</w:t>
      </w:r>
    </w:p>
    <w:p w14:paraId="6E38B69E" w14:textId="77777777" w:rsidR="00554782" w:rsidRDefault="00554782" w:rsidP="00554782"/>
    <w:p w14:paraId="15FE8DF2" w14:textId="625207DB" w:rsidR="00F86BFF" w:rsidRDefault="00F86BFF" w:rsidP="00554782">
      <w:pPr>
        <w:rPr>
          <w:color w:val="548DD4" w:themeColor="text2" w:themeTint="99"/>
        </w:rPr>
      </w:pPr>
      <w:r>
        <w:t xml:space="preserve">[root@localhost ~]# </w:t>
      </w:r>
      <w:r>
        <w:rPr>
          <w:color w:val="548DD4" w:themeColor="text2" w:themeTint="99"/>
        </w:rPr>
        <w:t>cd /usr/local/</w:t>
      </w:r>
    </w:p>
    <w:p w14:paraId="00043A99" w14:textId="37E891C1" w:rsidR="00F86BFF" w:rsidRDefault="00F86BFF" w:rsidP="00554782">
      <w:r>
        <w:lastRenderedPageBreak/>
        <w:t xml:space="preserve">[root@localhost ~]# </w:t>
      </w:r>
      <w:r w:rsidRPr="00F86BFF">
        <w:rPr>
          <w:rFonts w:hint="eastAsia"/>
          <w:color w:val="548DD4" w:themeColor="text2" w:themeTint="99"/>
        </w:rPr>
        <w:t>tar xvfz</w:t>
      </w:r>
      <w:r>
        <w:rPr>
          <w:rFonts w:hint="eastAsia"/>
        </w:rPr>
        <w:t xml:space="preserve"> </w:t>
      </w:r>
      <w:r>
        <w:rPr>
          <w:color w:val="548DD4" w:themeColor="text2" w:themeTint="99"/>
        </w:rPr>
        <w:t>DioTTS-Server.tar.gz</w:t>
      </w:r>
    </w:p>
    <w:p w14:paraId="10C2CE00" w14:textId="743ED39E" w:rsidR="00554782" w:rsidRPr="00413093" w:rsidRDefault="00554782" w:rsidP="00554782">
      <w:pPr>
        <w:rPr>
          <w:color w:val="548DD4" w:themeColor="text2" w:themeTint="99"/>
        </w:rPr>
      </w:pPr>
      <w:r>
        <w:t xml:space="preserve">[root@localhost ~]# </w:t>
      </w:r>
      <w:r>
        <w:rPr>
          <w:color w:val="548DD4" w:themeColor="text2" w:themeTint="99"/>
        </w:rPr>
        <w:t xml:space="preserve">cd </w:t>
      </w:r>
      <w:r w:rsidR="00413093">
        <w:rPr>
          <w:color w:val="548DD4" w:themeColor="text2" w:themeTint="99"/>
        </w:rPr>
        <w:t>DioTTS-Server/bin</w:t>
      </w:r>
    </w:p>
    <w:p w14:paraId="1C65A08E" w14:textId="77777777" w:rsidR="00413093" w:rsidRPr="00413093" w:rsidRDefault="00413093" w:rsidP="00413093">
      <w:pPr>
        <w:rPr>
          <w:color w:val="548DD4" w:themeColor="text2" w:themeTint="99"/>
        </w:rPr>
      </w:pPr>
      <w:r>
        <w:t xml:space="preserve">[root@localhost bin]# </w:t>
      </w:r>
      <w:r>
        <w:rPr>
          <w:color w:val="548DD4" w:themeColor="text2" w:themeTint="99"/>
        </w:rPr>
        <w:t>cp ./*.so /usr/lib</w:t>
      </w:r>
    </w:p>
    <w:p w14:paraId="01CD372A" w14:textId="77777777" w:rsidR="00413093" w:rsidRPr="00413093" w:rsidRDefault="00413093" w:rsidP="00413093">
      <w:pPr>
        <w:rPr>
          <w:color w:val="548DD4" w:themeColor="text2" w:themeTint="99"/>
        </w:rPr>
      </w:pPr>
      <w:r>
        <w:t xml:space="preserve">[root@localhost bin]# </w:t>
      </w:r>
      <w:r>
        <w:rPr>
          <w:color w:val="548DD4" w:themeColor="text2" w:themeTint="99"/>
        </w:rPr>
        <w:t>cd ../</w:t>
      </w:r>
    </w:p>
    <w:p w14:paraId="38C9F5FD" w14:textId="77777777" w:rsidR="00554782" w:rsidRPr="00413093" w:rsidRDefault="00554782" w:rsidP="00554782">
      <w:pPr>
        <w:rPr>
          <w:color w:val="548DD4" w:themeColor="text2" w:themeTint="99"/>
        </w:rPr>
      </w:pPr>
    </w:p>
    <w:p w14:paraId="36EEB970" w14:textId="77777777" w:rsidR="00554782" w:rsidRPr="00B54EA9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>lib/OS_Independent/Java/diotts_class.jar</w:t>
      </w:r>
      <w:r>
        <w:rPr>
          <w:color w:val="548DD4" w:themeColor="text2" w:themeTint="99"/>
        </w:rPr>
        <w:t xml:space="preserve"> </w:t>
      </w:r>
      <w:r w:rsidRPr="00B54EA9">
        <w:rPr>
          <w:color w:val="548DD4" w:themeColor="text2" w:themeTint="99"/>
        </w:rPr>
        <w:t>/home/ippbxmng/lib/</w:t>
      </w:r>
    </w:p>
    <w:p w14:paraId="7F4CD5F3" w14:textId="77777777" w:rsidR="00554782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 xml:space="preserve">lib/Linux/Java/x64/libpttsnetJava.so </w:t>
      </w:r>
      <w:r w:rsidRPr="00B54EA9">
        <w:rPr>
          <w:color w:val="548DD4" w:themeColor="text2" w:themeTint="99"/>
        </w:rPr>
        <w:t>/usr/lib/</w:t>
      </w:r>
    </w:p>
    <w:p w14:paraId="41B8CA6E" w14:textId="015EB15A" w:rsidR="00554782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 xml:space="preserve">lib/Linux/Java/x64/libpttsnetJava.so </w:t>
      </w:r>
      <w:r w:rsidR="00F86BFF">
        <w:rPr>
          <w:color w:val="548DD4" w:themeColor="text2" w:themeTint="99"/>
        </w:rPr>
        <w:t>/usr/local/</w:t>
      </w:r>
      <w:r w:rsidR="00F86BFF" w:rsidRPr="00F86BFF">
        <w:rPr>
          <w:color w:val="548DD4" w:themeColor="text2" w:themeTint="99"/>
        </w:rPr>
        <w:t>jdk1.8.0_181</w:t>
      </w:r>
      <w:r w:rsidRPr="00B54EA9">
        <w:rPr>
          <w:color w:val="548DD4" w:themeColor="text2" w:themeTint="99"/>
        </w:rPr>
        <w:t>/jre/lib/amd64/server/</w:t>
      </w:r>
    </w:p>
    <w:p w14:paraId="693AC13D" w14:textId="77777777" w:rsidR="00554782" w:rsidRDefault="00554782" w:rsidP="00554782">
      <w:pPr>
        <w:rPr>
          <w:color w:val="548DD4" w:themeColor="text2" w:themeTint="99"/>
        </w:rPr>
      </w:pPr>
      <w:r>
        <w:t xml:space="preserve">[root@localhost java]# </w:t>
      </w:r>
      <w:r>
        <w:rPr>
          <w:color w:val="548DD4" w:themeColor="text2" w:themeTint="99"/>
        </w:rPr>
        <w:t xml:space="preserve">cp </w:t>
      </w:r>
      <w:r w:rsidR="00413093" w:rsidRPr="00413093">
        <w:rPr>
          <w:color w:val="548DD4" w:themeColor="text2" w:themeTint="99"/>
        </w:rPr>
        <w:t>lib/Linux/Java/x64/libpttsnetJava.so</w:t>
      </w:r>
      <w:r w:rsidR="00413093">
        <w:rPr>
          <w:color w:val="548DD4" w:themeColor="text2" w:themeTint="99"/>
        </w:rPr>
        <w:t xml:space="preserve"> </w:t>
      </w:r>
      <w:r w:rsidRPr="00B54EA9">
        <w:rPr>
          <w:color w:val="548DD4" w:themeColor="text2" w:themeTint="99"/>
        </w:rPr>
        <w:t>/usr/local/</w:t>
      </w:r>
      <w:r w:rsidRPr="000357B2">
        <w:rPr>
          <w:color w:val="548DD4" w:themeColor="text2" w:themeTint="99"/>
        </w:rPr>
        <w:t>tomcat/webapps/ipcc/</w:t>
      </w:r>
      <w:r w:rsidRPr="00B54EA9">
        <w:rPr>
          <w:color w:val="548DD4" w:themeColor="text2" w:themeTint="99"/>
        </w:rPr>
        <w:t>WEB-INF/lib/</w:t>
      </w:r>
    </w:p>
    <w:p w14:paraId="0E1434DA" w14:textId="77777777" w:rsidR="00554782" w:rsidRDefault="00554782" w:rsidP="00554782">
      <w:pPr>
        <w:rPr>
          <w:color w:val="548DD4" w:themeColor="text2" w:themeTint="99"/>
        </w:rPr>
      </w:pPr>
    </w:p>
    <w:p w14:paraId="383C540E" w14:textId="77777777" w:rsidR="00554782" w:rsidRPr="00A70754" w:rsidRDefault="00554782" w:rsidP="00554782">
      <w:pPr>
        <w:rPr>
          <w:rFonts w:asciiTheme="minorHAnsi" w:eastAsiaTheme="minorHAnsi" w:hAnsiTheme="minorHAnsi"/>
          <w:b/>
        </w:rPr>
      </w:pPr>
      <w:r>
        <w:rPr>
          <w:rFonts w:hint="eastAsia"/>
          <w:b/>
        </w:rPr>
        <w:t>#</w:t>
      </w:r>
      <w:r>
        <w:rPr>
          <w:b/>
        </w:rPr>
        <w:t xml:space="preserve">TTS </w:t>
      </w:r>
      <w:r>
        <w:rPr>
          <w:rFonts w:hint="eastAsia"/>
          <w:b/>
        </w:rPr>
        <w:t>라이선스 발급</w:t>
      </w:r>
    </w:p>
    <w:p w14:paraId="7D717426" w14:textId="77777777" w:rsidR="00554782" w:rsidRPr="00A70754" w:rsidRDefault="00554782" w:rsidP="00554782">
      <w:pPr>
        <w:pStyle w:val="a5"/>
        <w:snapToGrid/>
        <w:rPr>
          <w:rFonts w:asciiTheme="minorHAnsi" w:eastAsiaTheme="minorHAnsi" w:hAnsiTheme="minorHAnsi"/>
          <w:color w:val="548DD4" w:themeColor="text2" w:themeTint="99"/>
        </w:rPr>
      </w:pPr>
      <w:r w:rsidRPr="00A70754">
        <w:rPr>
          <w:rFonts w:asciiTheme="minorHAnsi" w:eastAsiaTheme="minorHAnsi" w:hAnsiTheme="minorHAnsi"/>
        </w:rPr>
        <w:t xml:space="preserve">[root@localhost ~]# </w:t>
      </w:r>
      <w:r w:rsidRPr="00A70754">
        <w:rPr>
          <w:rFonts w:asciiTheme="minorHAnsi" w:eastAsiaTheme="minorHAnsi" w:hAnsiTheme="minorHAnsi" w:hint="eastAsia"/>
          <w:color w:val="548DD4" w:themeColor="text2" w:themeTint="99"/>
        </w:rPr>
        <w:t>cd</w:t>
      </w:r>
      <w:r w:rsidRPr="00A70754">
        <w:rPr>
          <w:rFonts w:asciiTheme="minorHAnsi" w:eastAsiaTheme="minorHAnsi" w:hAnsiTheme="minorHAnsi"/>
          <w:color w:val="548DD4" w:themeColor="text2" w:themeTint="99"/>
        </w:rPr>
        <w:t xml:space="preserve"> </w:t>
      </w:r>
      <w:r w:rsidRPr="00A70754">
        <w:rPr>
          <w:rFonts w:asciiTheme="minorHAnsi" w:eastAsiaTheme="minorHAnsi" w:hAnsiTheme="minorHAnsi" w:hint="eastAsia"/>
          <w:color w:val="548DD4" w:themeColor="text2" w:themeTint="99"/>
          <w:shd w:val="clear" w:color="auto" w:fill="FFFFFF"/>
        </w:rPr>
        <w:t>/usr/local/</w:t>
      </w:r>
      <w:r w:rsidR="00413093">
        <w:rPr>
          <w:rFonts w:asciiTheme="minorHAnsi" w:eastAsiaTheme="minorHAnsi" w:hAnsiTheme="minorHAnsi"/>
          <w:color w:val="548DD4" w:themeColor="text2" w:themeTint="99"/>
          <w:shd w:val="clear" w:color="auto" w:fill="FFFFFF"/>
        </w:rPr>
        <w:t>DioTTS-Server</w:t>
      </w:r>
      <w:r w:rsidRPr="00A70754">
        <w:rPr>
          <w:rFonts w:asciiTheme="minorHAnsi" w:eastAsiaTheme="minorHAnsi" w:hAnsiTheme="minorHAnsi" w:hint="eastAsia"/>
          <w:color w:val="548DD4" w:themeColor="text2" w:themeTint="99"/>
          <w:shd w:val="clear" w:color="auto" w:fill="FFFFFF"/>
        </w:rPr>
        <w:t>/bin/</w:t>
      </w:r>
    </w:p>
    <w:p w14:paraId="0481D88F" w14:textId="77777777" w:rsidR="00554782" w:rsidRPr="00A70754" w:rsidRDefault="00554782" w:rsidP="00554782">
      <w:pPr>
        <w:pStyle w:val="a5"/>
        <w:snapToGrid/>
        <w:rPr>
          <w:rFonts w:ascii="굴림" w:eastAsia="굴림" w:hAnsi="굴림"/>
          <w:color w:val="548DD4" w:themeColor="text2" w:themeTint="99"/>
        </w:rPr>
      </w:pPr>
      <w:r w:rsidRPr="00A70754">
        <w:rPr>
          <w:rFonts w:asciiTheme="minorHAnsi" w:eastAsiaTheme="minorHAnsi" w:hAnsiTheme="minorHAnsi"/>
        </w:rPr>
        <w:t xml:space="preserve">[root@localhost </w:t>
      </w:r>
      <w:r>
        <w:rPr>
          <w:rFonts w:asciiTheme="minorHAnsi" w:eastAsiaTheme="minorHAnsi" w:hAnsiTheme="minorHAnsi" w:hint="eastAsia"/>
        </w:rPr>
        <w:t>bin</w:t>
      </w:r>
      <w:r w:rsidRPr="00A70754">
        <w:rPr>
          <w:rFonts w:asciiTheme="minorHAnsi" w:eastAsiaTheme="minorHAnsi" w:hAnsiTheme="minorHAnsi"/>
        </w:rPr>
        <w:t xml:space="preserve">]# </w:t>
      </w:r>
      <w:r w:rsidRPr="00A70754">
        <w:rPr>
          <w:rFonts w:asciiTheme="minorHAnsi" w:eastAsiaTheme="minorHAnsi" w:hAnsiTheme="minorHAnsi"/>
          <w:color w:val="548DD4" w:themeColor="text2" w:themeTint="99"/>
        </w:rPr>
        <w:t>./</w:t>
      </w:r>
      <w:r w:rsidR="00413093" w:rsidRPr="00413093">
        <w:rPr>
          <w:rFonts w:ascii="맑은 고딕" w:eastAsia="맑은 고딕" w:hAnsi="맑은 고딕"/>
          <w:color w:val="548DD4" w:themeColor="text2" w:themeTint="99"/>
          <w:shd w:val="clear" w:color="auto" w:fill="FFFFFF"/>
        </w:rPr>
        <w:t>LicenseInfoMaker_v4.0</w:t>
      </w:r>
      <w:r w:rsidR="00413093" w:rsidRPr="00413093">
        <w:rPr>
          <w:rFonts w:ascii="맑은 고딕" w:eastAsia="맑은 고딕" w:hAnsi="맑은 고딕" w:hint="eastAsia"/>
          <w:color w:val="548DD4" w:themeColor="text2" w:themeTint="99"/>
          <w:shd w:val="clear" w:color="auto" w:fill="FFFFFF"/>
        </w:rPr>
        <w:t xml:space="preserve"> </w:t>
      </w:r>
      <w:r w:rsidRPr="00A70754">
        <w:rPr>
          <w:rFonts w:ascii="맑은 고딕" w:eastAsia="맑은 고딕" w:hAnsi="맑은 고딕" w:hint="eastAsia"/>
          <w:color w:val="548DD4" w:themeColor="text2" w:themeTint="99"/>
          <w:shd w:val="clear" w:color="auto" w:fill="FFFFFF"/>
        </w:rPr>
        <w:t>eicn_</w:t>
      </w:r>
      <w:r w:rsidRPr="00A70754">
        <w:rPr>
          <w:rFonts w:ascii="굴림" w:eastAsia="맑은 고딕" w:hAnsi="굴림"/>
          <w:color w:val="548DD4" w:themeColor="text2" w:themeTint="99"/>
          <w:shd w:val="clear" w:color="auto" w:fill="FFFFFF"/>
        </w:rPr>
        <w:t>회사이름</w:t>
      </w:r>
      <w:r w:rsidRPr="00A70754">
        <w:rPr>
          <w:rFonts w:ascii="맑은 고딕" w:eastAsia="맑은 고딕" w:hAnsi="맑은 고딕" w:hint="eastAsia"/>
          <w:color w:val="548DD4" w:themeColor="text2" w:themeTint="99"/>
          <w:shd w:val="clear" w:color="auto" w:fill="FFFFFF"/>
        </w:rPr>
        <w:t>.info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54782" w:rsidRPr="00A70754" w14:paraId="003669F2" w14:textId="77777777" w:rsidTr="00327228">
        <w:tc>
          <w:tcPr>
            <w:tcW w:w="10456" w:type="dxa"/>
          </w:tcPr>
          <w:p w14:paraId="24074F14" w14:textId="5F75C10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ab/>
              <w:t>Copyright(C</w:t>
            </w: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) DIOTEK  Version 4.0 for Linux</w:t>
            </w:r>
          </w:p>
          <w:p w14:paraId="477187D5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************************** Caution **************************</w:t>
            </w:r>
          </w:p>
          <w:p w14:paraId="6974E0DA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    You must re-generate the license key</w:t>
            </w:r>
          </w:p>
          <w:p w14:paraId="43E2E94E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    in case of that you would run program other system.</w:t>
            </w:r>
          </w:p>
          <w:p w14:paraId="731D3491" w14:textId="77777777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    Please check in advance.</w:t>
            </w:r>
          </w:p>
          <w:p w14:paraId="5AF3987B" w14:textId="62180E71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******************************</w:t>
            </w: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*******************************</w:t>
            </w:r>
          </w:p>
          <w:p w14:paraId="470C53C9" w14:textId="4FEEFE82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Company Name  : actcash</w:t>
            </w:r>
          </w:p>
          <w:p w14:paraId="2979ED80" w14:textId="7193BA08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Usage         :  </w:t>
            </w:r>
            <w:r>
              <w:rPr>
                <w:rFonts w:cs="굴림" w:hint="eastAsia"/>
                <w:color w:val="000000"/>
                <w:kern w:val="0"/>
                <w:szCs w:val="20"/>
                <w:shd w:val="clear" w:color="auto" w:fill="FFFFFF"/>
              </w:rPr>
              <w:t>채널수</w:t>
            </w:r>
          </w:p>
          <w:p w14:paraId="1D22897B" w14:textId="7B1E6FBF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Client Name   : actcash</w:t>
            </w:r>
          </w:p>
          <w:p w14:paraId="2C462F55" w14:textId="19A908B5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E-m</w:t>
            </w: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ail        : support@eicn.co.kr</w:t>
            </w:r>
          </w:p>
          <w:p w14:paraId="639CF3FD" w14:textId="04BFC859" w:rsidR="00B23DB9" w:rsidRPr="00B23DB9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 xml:space="preserve">Phone Number  : 16447549 </w:t>
            </w:r>
          </w:p>
          <w:p w14:paraId="4F580EA3" w14:textId="17492534" w:rsidR="00554782" w:rsidRPr="00A70754" w:rsidRDefault="00B23DB9" w:rsidP="00B23DB9">
            <w:pPr>
              <w:shd w:val="clear" w:color="auto" w:fill="FFFFFF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23DB9"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License (R/D) : R</w:t>
            </w:r>
          </w:p>
        </w:tc>
      </w:tr>
    </w:tbl>
    <w:p w14:paraId="428B1D84" w14:textId="77777777" w:rsidR="00D34841" w:rsidRPr="00A70754" w:rsidRDefault="00D34841" w:rsidP="00D34841">
      <w:pPr>
        <w:shd w:val="clear" w:color="auto" w:fill="FFFFFF"/>
        <w:spacing w:line="384" w:lineRule="auto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  <w:r w:rsidRPr="00A70754">
        <w:rPr>
          <w:rFonts w:cs="굴림" w:hint="eastAsia"/>
          <w:color w:val="000000"/>
          <w:kern w:val="0"/>
          <w:szCs w:val="20"/>
          <w:shd w:val="clear" w:color="auto" w:fill="FFFFFF"/>
        </w:rPr>
        <w:t>License (R/D) :</w:t>
      </w:r>
      <w:r>
        <w:rPr>
          <w:rFonts w:cs="굴림"/>
          <w:color w:val="000000"/>
          <w:kern w:val="0"/>
          <w:szCs w:val="20"/>
          <w:shd w:val="clear" w:color="auto" w:fill="FFFFFF"/>
        </w:rPr>
        <w:t xml:space="preserve"> R</w:t>
      </w:r>
      <w:r>
        <w:rPr>
          <w:rFonts w:cs="굴림" w:hint="eastAsia"/>
          <w:color w:val="000000"/>
          <w:kern w:val="0"/>
          <w:szCs w:val="20"/>
          <w:shd w:val="clear" w:color="auto" w:fill="FFFFFF"/>
        </w:rPr>
        <w:t>은 정식버전,</w:t>
      </w:r>
      <w:r>
        <w:rPr>
          <w:rFonts w:cs="굴림"/>
          <w:color w:val="000000"/>
          <w:kern w:val="0"/>
          <w:szCs w:val="20"/>
          <w:shd w:val="clear" w:color="auto" w:fill="FFFFFF"/>
        </w:rPr>
        <w:t xml:space="preserve"> D</w:t>
      </w:r>
      <w:r>
        <w:rPr>
          <w:rFonts w:cs="굴림" w:hint="eastAsia"/>
          <w:color w:val="000000"/>
          <w:kern w:val="0"/>
          <w:szCs w:val="20"/>
          <w:shd w:val="clear" w:color="auto" w:fill="FFFFFF"/>
        </w:rPr>
        <w:t>는 데모버전</w:t>
      </w:r>
    </w:p>
    <w:p w14:paraId="6DF8180F" w14:textId="77777777" w:rsidR="00D34841" w:rsidRDefault="00D34841" w:rsidP="00554782">
      <w:pPr>
        <w:rPr>
          <w:b/>
        </w:rPr>
      </w:pPr>
    </w:p>
    <w:p w14:paraId="61BFEE22" w14:textId="77777777" w:rsidR="00554782" w:rsidRPr="00A70754" w:rsidRDefault="00554782" w:rsidP="00554782">
      <w:pPr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hint="eastAsia"/>
          <w:b/>
        </w:rPr>
        <w:t xml:space="preserve"># </w:t>
      </w:r>
      <w:r>
        <w:rPr>
          <w:b/>
        </w:rPr>
        <w:t xml:space="preserve">TTS </w:t>
      </w:r>
      <w:r>
        <w:rPr>
          <w:rFonts w:hint="eastAsia"/>
          <w:b/>
        </w:rPr>
        <w:t xml:space="preserve">포트 : </w:t>
      </w:r>
      <w:r>
        <w:rPr>
          <w:b/>
        </w:rPr>
        <w:t>tcp6789</w:t>
      </w:r>
    </w:p>
    <w:p w14:paraId="1B1F83C4" w14:textId="77777777" w:rsidR="00554782" w:rsidRDefault="00554782" w:rsidP="00554782">
      <w:pPr>
        <w:rPr>
          <w:b/>
        </w:rPr>
      </w:pPr>
    </w:p>
    <w:p w14:paraId="230EC1E2" w14:textId="77777777" w:rsidR="00554782" w:rsidRPr="00A70754" w:rsidRDefault="00554782" w:rsidP="00554782">
      <w:pPr>
        <w:rPr>
          <w:rFonts w:ascii="굴림" w:eastAsia="굴림" w:hAnsi="굴림" w:cs="굴림"/>
          <w:color w:val="000000"/>
          <w:kern w:val="0"/>
          <w:szCs w:val="20"/>
        </w:rPr>
      </w:pPr>
      <w:r>
        <w:rPr>
          <w:rFonts w:hint="eastAsia"/>
          <w:b/>
        </w:rPr>
        <w:t xml:space="preserve"># </w:t>
      </w:r>
      <w:r>
        <w:rPr>
          <w:b/>
        </w:rPr>
        <w:t xml:space="preserve">TTS </w:t>
      </w:r>
      <w:r>
        <w:rPr>
          <w:rFonts w:hint="eastAsia"/>
          <w:b/>
        </w:rPr>
        <w:t xml:space="preserve">실행 : </w:t>
      </w:r>
      <w:r w:rsidRPr="00317B48">
        <w:rPr>
          <w:b/>
        </w:rPr>
        <w:t>/usr/local/</w:t>
      </w:r>
      <w:r w:rsidR="00413093">
        <w:rPr>
          <w:b/>
        </w:rPr>
        <w:t>DioTTS</w:t>
      </w:r>
      <w:r w:rsidRPr="00317B48">
        <w:rPr>
          <w:b/>
        </w:rPr>
        <w:t>-S</w:t>
      </w:r>
      <w:r w:rsidR="00413093">
        <w:rPr>
          <w:b/>
        </w:rPr>
        <w:t>erver</w:t>
      </w:r>
      <w:r w:rsidRPr="00317B48">
        <w:rPr>
          <w:b/>
        </w:rPr>
        <w:t>/bin</w:t>
      </w:r>
      <w:r>
        <w:rPr>
          <w:b/>
        </w:rPr>
        <w:t>/pttsnet.sh start</w:t>
      </w:r>
    </w:p>
    <w:p w14:paraId="0830C01D" w14:textId="77777777" w:rsidR="00554782" w:rsidRPr="00A70754" w:rsidRDefault="00554782" w:rsidP="00554782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5146D72D" w14:textId="77777777" w:rsidR="00413093" w:rsidRPr="00C15805" w:rsidRDefault="004B5D39" w:rsidP="00554782">
      <w:pPr>
        <w:rPr>
          <w:rFonts w:asciiTheme="minorHAnsi" w:eastAsiaTheme="minorHAnsi" w:hAnsiTheme="minorHAnsi"/>
          <w:b/>
        </w:rPr>
      </w:pPr>
      <w:r w:rsidRPr="00C15805">
        <w:rPr>
          <w:rFonts w:asciiTheme="minorHAnsi" w:eastAsiaTheme="minorHAnsi" w:hAnsiTheme="minorHAnsi" w:hint="eastAsia"/>
          <w:b/>
        </w:rPr>
        <w:t># TTS 정상동작 확인방법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13093" w14:paraId="0F3ED3FA" w14:textId="77777777" w:rsidTr="004A7DC2">
        <w:tc>
          <w:tcPr>
            <w:tcW w:w="10456" w:type="dxa"/>
          </w:tcPr>
          <w:p w14:paraId="25B9AD7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package ippbx.tools;</w:t>
            </w:r>
          </w:p>
          <w:p w14:paraId="5F4193F0" w14:textId="77777777" w:rsid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import diotts.Pttsnet;</w:t>
            </w:r>
          </w:p>
          <w:p w14:paraId="71D53DD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CB36C21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public class testTTS {</w:t>
            </w:r>
          </w:p>
          <w:p w14:paraId="2A47F8D8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6223B8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public static void main(String[] args) {</w:t>
            </w:r>
          </w:p>
          <w:p w14:paraId="0A537C33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if( args.length &lt; 1 ) {</w:t>
            </w:r>
          </w:p>
          <w:p w14:paraId="3FD05A3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System.out.println( "Text를 입력하세요!!" );</w:t>
            </w:r>
          </w:p>
          <w:p w14:paraId="3720BCFA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return;</w:t>
            </w:r>
          </w:p>
          <w:p w14:paraId="7DFE9EFB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</w:t>
            </w:r>
          </w:p>
          <w:p w14:paraId="2C25ED0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System.out.println( args[0] );</w:t>
            </w:r>
          </w:p>
          <w:p w14:paraId="4604254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int nResult = 0;</w:t>
            </w:r>
          </w:p>
          <w:p w14:paraId="2815E90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try {</w:t>
            </w:r>
          </w:p>
          <w:p w14:paraId="6B9AB1F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//jhlee수정201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60531</w:t>
            </w:r>
          </w:p>
          <w:p w14:paraId="28AB83C4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Pttsnet TTS = new Pttsnet ();</w:t>
            </w:r>
          </w:p>
          <w:p w14:paraId="56EAC10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nResult = TTS.PTTSNET_FILE_A_EX ("127.0.0.1", "6789", 20, 120, " This is a test sentence.", "tts.wav", null, null, 0, 0, 296, 100, 100, 100, 0, 0, 1, -1, null, -1);</w:t>
            </w:r>
          </w:p>
          <w:p w14:paraId="06FD2189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FC4A61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 catch( Exception ex ) {</w:t>
            </w:r>
          </w:p>
          <w:p w14:paraId="64BE3B43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System.out.println( ex.getMessage() );</w:t>
            </w:r>
          </w:p>
          <w:p w14:paraId="70F452E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</w:t>
            </w:r>
          </w:p>
          <w:p w14:paraId="681C5DE6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34B2A95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if( nResult &lt; 0 ) {</w:t>
            </w:r>
          </w:p>
          <w:p w14:paraId="15AD4A6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System.out.println( "실행 실패 : " + nResult );</w:t>
            </w:r>
          </w:p>
          <w:p w14:paraId="340D2F8F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 else {</w:t>
            </w:r>
          </w:p>
          <w:p w14:paraId="78E6535E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        System.out.println( "실행 성공 : " + nResult );</w:t>
            </w:r>
          </w:p>
          <w:p w14:paraId="371935DC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        }</w:t>
            </w:r>
          </w:p>
          <w:p w14:paraId="5D340460" w14:textId="77777777" w:rsidR="00413093" w:rsidRP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       }</w:t>
            </w:r>
          </w:p>
          <w:p w14:paraId="2F98AD58" w14:textId="77777777" w:rsidR="00413093" w:rsidRDefault="00413093" w:rsidP="00413093">
            <w:pPr>
              <w:shd w:val="clear" w:color="auto" w:fill="FFFFFF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093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}</w:t>
            </w:r>
          </w:p>
        </w:tc>
      </w:tr>
    </w:tbl>
    <w:p w14:paraId="7856CA79" w14:textId="77777777" w:rsidR="00554782" w:rsidRPr="00C15805" w:rsidRDefault="00554782" w:rsidP="00554782">
      <w:pPr>
        <w:rPr>
          <w:rFonts w:asciiTheme="minorHAnsi" w:eastAsiaTheme="minorHAnsi" w:hAnsiTheme="minorHAnsi"/>
          <w:b/>
        </w:rPr>
      </w:pPr>
    </w:p>
    <w:p w14:paraId="34A28E0D" w14:textId="77777777" w:rsidR="00554782" w:rsidRDefault="004B5D39" w:rsidP="004B5D39">
      <w:pPr>
        <w:pStyle w:val="a5"/>
        <w:snapToGrid/>
      </w:pPr>
      <w:r>
        <w:rPr>
          <w:rFonts w:hint="eastAsia"/>
        </w:rPr>
        <w:t xml:space="preserve"> </w:t>
      </w:r>
      <w:r w:rsidRPr="004B5D39">
        <w:rPr>
          <w:rFonts w:asciiTheme="majorHAnsi" w:eastAsiaTheme="majorHAnsi" w:hAnsiTheme="majorHAnsi"/>
          <w:color w:val="548DD4" w:themeColor="text2" w:themeTint="99"/>
          <w:shd w:val="clear" w:color="auto" w:fill="FFFFFF"/>
        </w:rPr>
        <w:t xml:space="preserve">java ippbx.tools.testTTS </w:t>
      </w:r>
      <w:r w:rsidRPr="004B5D39">
        <w:rPr>
          <w:rFonts w:asciiTheme="majorHAnsi" w:eastAsiaTheme="majorHAnsi" w:hAnsiTheme="majorHAnsi" w:hint="eastAsia"/>
          <w:color w:val="548DD4" w:themeColor="text2" w:themeTint="99"/>
          <w:shd w:val="clear" w:color="auto" w:fill="FFFFFF"/>
        </w:rPr>
        <w:t>가나다</w:t>
      </w:r>
      <w:r>
        <w:rPr>
          <w:rFonts w:hint="eastAsia"/>
        </w:rPr>
        <w:t xml:space="preserve"> </w:t>
      </w:r>
    </w:p>
    <w:p w14:paraId="5B305992" w14:textId="77777777" w:rsidR="00554782" w:rsidRPr="00C15805" w:rsidRDefault="004B5D39" w:rsidP="00ED610F">
      <w:pPr>
        <w:rPr>
          <w:u w:val="single"/>
        </w:rPr>
      </w:pPr>
      <w:r w:rsidRPr="00C15805">
        <w:rPr>
          <w:rFonts w:hint="eastAsia"/>
          <w:u w:val="single"/>
        </w:rPr>
        <w:t>성공이 나오면 정상</w:t>
      </w:r>
    </w:p>
    <w:p w14:paraId="68E90F80" w14:textId="77777777" w:rsidR="00554782" w:rsidRDefault="00554782" w:rsidP="00ED610F"/>
    <w:p w14:paraId="50049D0E" w14:textId="77777777" w:rsidR="00554782" w:rsidRDefault="00554782" w:rsidP="00ED610F"/>
    <w:p w14:paraId="5C0A1014" w14:textId="77777777" w:rsidR="00554782" w:rsidRDefault="00554782" w:rsidP="00ED610F"/>
    <w:p w14:paraId="0917C1FC" w14:textId="77777777" w:rsidR="00554782" w:rsidRDefault="00554782" w:rsidP="00ED610F"/>
    <w:p w14:paraId="6F79978B" w14:textId="77777777" w:rsidR="00554782" w:rsidRDefault="00554782" w:rsidP="00ED610F"/>
    <w:p w14:paraId="26B795C6" w14:textId="77777777" w:rsidR="00413093" w:rsidRDefault="00413093" w:rsidP="00ED610F"/>
    <w:p w14:paraId="6BF9A485" w14:textId="77777777" w:rsidR="00413093" w:rsidRDefault="00413093" w:rsidP="00ED610F"/>
    <w:p w14:paraId="6329691E" w14:textId="77777777" w:rsidR="00413093" w:rsidRDefault="00413093" w:rsidP="00ED610F"/>
    <w:p w14:paraId="46B285D4" w14:textId="77777777" w:rsidR="00413093" w:rsidRDefault="00413093" w:rsidP="00ED610F"/>
    <w:p w14:paraId="49C4FF5D" w14:textId="77777777" w:rsidR="00413093" w:rsidRDefault="00413093" w:rsidP="00ED610F"/>
    <w:p w14:paraId="25857B76" w14:textId="77777777" w:rsidR="00413093" w:rsidRDefault="00413093" w:rsidP="00ED610F"/>
    <w:p w14:paraId="0CDE2E32" w14:textId="77777777" w:rsidR="00413093" w:rsidRDefault="00413093" w:rsidP="00ED610F"/>
    <w:p w14:paraId="429EDCDA" w14:textId="77777777" w:rsidR="00413093" w:rsidRDefault="00413093" w:rsidP="00ED610F"/>
    <w:p w14:paraId="638B62DF" w14:textId="77777777" w:rsidR="00554782" w:rsidRDefault="00554782" w:rsidP="00ED610F"/>
    <w:p w14:paraId="755CF062" w14:textId="77777777" w:rsidR="00E44E1C" w:rsidRPr="00385A93" w:rsidRDefault="00E44E1C" w:rsidP="00ED610F">
      <w:pPr>
        <w:rPr>
          <w:b/>
          <w:color w:val="FF0000"/>
          <w:sz w:val="24"/>
          <w:szCs w:val="24"/>
        </w:rPr>
      </w:pPr>
      <w:r w:rsidRPr="00385A93">
        <w:rPr>
          <w:rFonts w:hint="eastAsia"/>
          <w:b/>
          <w:color w:val="FF0000"/>
          <w:sz w:val="24"/>
          <w:szCs w:val="24"/>
        </w:rPr>
        <w:lastRenderedPageBreak/>
        <w:t>별첨 #1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44E1C" w14:paraId="0748FFE7" w14:textId="77777777" w:rsidTr="00E44E1C">
        <w:tc>
          <w:tcPr>
            <w:tcW w:w="10664" w:type="dxa"/>
          </w:tcPr>
          <w:p w14:paraId="097EC49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1. 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MySQL 사용자 계정 생성하기</w:t>
            </w:r>
          </w:p>
          <w:p w14:paraId="5F494274" w14:textId="77777777" w:rsidR="00E44E1C" w:rsidRPr="00E44E1C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887354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#useradd -M mysql</w:t>
            </w:r>
          </w:p>
          <w:p w14:paraId="1614D10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-M 옵션을 주면 사용자의 홈디렉토리를 만들지 않습니다.</w:t>
            </w:r>
          </w:p>
          <w:p w14:paraId="37A384E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72F8FA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16A7CB4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2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. 컴파일(기존에 ./configure 와 다르게 CMAKE를 사용해서 컴파일을한다)  </w:t>
            </w:r>
          </w:p>
          <w:p w14:paraId="3E2EE838" w14:textId="77777777" w:rsidR="00E44E1C" w:rsidRPr="00E44E1C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288F7C5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color w:val="000000" w:themeColor="text1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color w:val="000000" w:themeColor="text1"/>
                <w:sz w:val="16"/>
                <w:szCs w:val="16"/>
              </w:rPr>
              <w:t>[root@develop2 mysql-5.6.10]# cmake -DCMAKDE_INSTALL_PREFIX=/usr/local/mysql -DMYSQL_DATADIR=/usr/local/mysql/data -DWITH_EXTRA_CHARSETS=all -DEFAULT_CHARSET=utf8 -DWITH_READLINE=true -DENABLED_LOCAL_INFILE=true</w:t>
            </w:r>
          </w:p>
          <w:p w14:paraId="23A2FBB1" w14:textId="77777777" w:rsidR="00E44E1C" w:rsidRPr="00E44E1C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3E9E6B1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Running cmake version 2.6.4</w:t>
            </w:r>
          </w:p>
          <w:p w14:paraId="5E7F87F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MySQL 5.6.10</w:t>
            </w:r>
          </w:p>
          <w:p w14:paraId="5D8F8EBB" w14:textId="7066811B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-- </w:t>
            </w:r>
            <w:del w:id="243" w:author="박 성진" w:date="2023-02-01T15:49:00Z">
              <w:r w:rsidRPr="00B75036" w:rsidDel="00254C85">
                <w:rPr>
                  <w:rFonts w:asciiTheme="majorHAnsi" w:eastAsiaTheme="majorHAnsi" w:hAnsiTheme="majorHAnsi"/>
                  <w:sz w:val="16"/>
                  <w:szCs w:val="16"/>
                </w:rPr>
                <w:delText xml:space="preserve">Packaging </w:delText>
              </w:r>
            </w:del>
            <w:ins w:id="244" w:author="박 성진" w:date="2023-02-01T15:49:00Z">
              <w:r w:rsidR="00254C85" w:rsidRPr="00B75036">
                <w:rPr>
                  <w:rFonts w:asciiTheme="majorHAnsi" w:eastAsiaTheme="majorHAnsi" w:hAnsiTheme="majorHAnsi"/>
                  <w:sz w:val="16"/>
                  <w:szCs w:val="16"/>
                </w:rPr>
                <w:t>Pack</w:t>
              </w:r>
              <w:r w:rsidR="00254C85">
                <w:rPr>
                  <w:rFonts w:asciiTheme="majorHAnsi" w:eastAsiaTheme="majorHAnsi" w:hAnsiTheme="majorHAnsi"/>
                  <w:sz w:val="16"/>
                  <w:szCs w:val="16"/>
                </w:rPr>
                <w:t>A</w:t>
              </w:r>
              <w:r w:rsidR="00254C85" w:rsidRPr="00B75036">
                <w:rPr>
                  <w:rFonts w:asciiTheme="majorHAnsi" w:eastAsiaTheme="majorHAnsi" w:hAnsiTheme="majorHAnsi"/>
                  <w:sz w:val="16"/>
                  <w:szCs w:val="16"/>
                </w:rPr>
                <w:t xml:space="preserve">ng </w:t>
              </w:r>
            </w:ins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as: mysql-5.6.10-Linux-x86_64</w:t>
            </w:r>
          </w:p>
          <w:p w14:paraId="676375C5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HAVE_VISIBILITY_HIDDEN</w:t>
            </w:r>
          </w:p>
          <w:p w14:paraId="6DA9FE99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HAVE_VISIBILITY_HIDDEN</w:t>
            </w:r>
          </w:p>
          <w:p w14:paraId="2D99335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HAVE_VISIBILITY_HIDDEN</w:t>
            </w:r>
          </w:p>
          <w:p w14:paraId="6953388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Using cmake version 2.6.4</w:t>
            </w:r>
          </w:p>
          <w:p w14:paraId="38ACFF38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Not building NDB</w:t>
            </w:r>
          </w:p>
          <w:p w14:paraId="5FC7CF3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Warning: Bison executable not found in PATH</w:t>
            </w:r>
          </w:p>
          <w:p w14:paraId="0F64B8C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Configuring done</w:t>
            </w:r>
          </w:p>
          <w:p w14:paraId="2611C805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Generating done</w:t>
            </w:r>
          </w:p>
          <w:p w14:paraId="133328D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-- Build files have been written to: /usr/local/src/mysql-5.6.10</w:t>
            </w:r>
          </w:p>
          <w:p w14:paraId="2CB3268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6FD937F8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make</w:t>
            </w:r>
          </w:p>
          <w:p w14:paraId="7B4510C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make install</w:t>
            </w:r>
          </w:p>
          <w:p w14:paraId="23A109C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4017B7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7E9C849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3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. 홈디렉토리 권한설정</w:t>
            </w:r>
          </w:p>
          <w:p w14:paraId="5EB58CB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#chown -R mysql.mysql /usr/local/mysql/</w:t>
            </w:r>
          </w:p>
          <w:p w14:paraId="75E4D7A5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#chown -R mysql.mysql /usr/local/mysql/data</w:t>
            </w:r>
          </w:p>
          <w:p w14:paraId="6731BC7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A1908C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4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. 디비생성 </w:t>
            </w:r>
          </w:p>
          <w:p w14:paraId="2D73E1A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1A40E8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#.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 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/usr/local/mysql/scripts/mysql_install_db --user=mysql --datadir=/usr/local/mysql/data </w:t>
            </w:r>
          </w:p>
          <w:p w14:paraId="1DCECCA8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218DFA90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에러발생시</w:t>
            </w:r>
          </w:p>
          <w:p w14:paraId="5ED21C4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cd /usr/local/mysql</w:t>
            </w:r>
          </w:p>
          <w:p w14:paraId="3D9307CA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./scripts/mysql_install_db --user=mysql --datadir=/usr/local/mysql/data</w:t>
            </w:r>
          </w:p>
          <w:p w14:paraId="4C9E94D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="Courier New" w:eastAsiaTheme="majorHAnsi" w:hAnsi="Courier New" w:cs="Courier New"/>
                <w:sz w:val="16"/>
                <w:szCs w:val="16"/>
              </w:rPr>
              <w:t>﻿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7AC1E33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B3765C9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5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.</w:t>
            </w:r>
            <w:r w:rsidRPr="00B75036">
              <w:rPr>
                <w:rFonts w:ascii="Courier New" w:eastAsiaTheme="majorHAnsi" w:hAnsi="Courier New" w:cs="Courier New"/>
                <w:sz w:val="16"/>
                <w:szCs w:val="16"/>
              </w:rPr>
              <w:t>﻿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설정파일 복사</w:t>
            </w:r>
          </w:p>
          <w:p w14:paraId="1748CCE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EEA722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#cp /usr/local/mysql/support-files/my-default.cnf /etc/my.cnf </w:t>
            </w:r>
          </w:p>
          <w:p w14:paraId="6329CB4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56975A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덮어쓸것인가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물어본다면 YES</w:t>
            </w:r>
            <w:r w:rsidRPr="00B75036">
              <w:rPr>
                <w:rFonts w:ascii="Courier New" w:eastAsiaTheme="majorHAnsi" w:hAnsi="Courier New" w:cs="Courier New"/>
                <w:sz w:val="16"/>
                <w:szCs w:val="16"/>
              </w:rPr>
              <w:t>﻿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</w:t>
            </w:r>
          </w:p>
          <w:p w14:paraId="49D4883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979ED4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만약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 xml:space="preserve"> 덮어쓰지 않았다면 시작시 다음과 같은 에러가 발생될수 있습니다.</w:t>
            </w:r>
          </w:p>
          <w:p w14:paraId="558FE9EC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0D0DE0C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Starting MySQL... ERROR! The server quit without updating PID file (/var/lib/mysql/localhost.localdomain.pid).</w:t>
            </w:r>
          </w:p>
          <w:p w14:paraId="6874BDD4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#cp /usr/local/mysql/support-files/mysql.server /etc/init.d/mysqld</w:t>
            </w:r>
          </w:p>
          <w:p w14:paraId="61A36D2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559FEDD3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>
              <w:rPr>
                <w:rFonts w:asciiTheme="majorHAnsi" w:eastAsiaTheme="majorHAnsi" w:hAnsiTheme="majorHAnsi" w:hint="eastAsia"/>
                <w:sz w:val="16"/>
                <w:szCs w:val="16"/>
              </w:rPr>
              <w:t>6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실행</w:t>
            </w:r>
          </w:p>
          <w:p w14:paraId="7373A45F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# /etc/init.d/mysqld start</w:t>
            </w:r>
          </w:p>
          <w:p w14:paraId="3675BFDB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lastRenderedPageBreak/>
              <w:t xml:space="preserve">Starting MySQL. SUCCESS! </w:t>
            </w:r>
          </w:p>
          <w:p w14:paraId="5E4E0B6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731835E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vi /etc/init.d/mysqld</w:t>
            </w:r>
          </w:p>
          <w:p w14:paraId="02D89D56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B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asedir=/usr/local/mysql</w:t>
            </w:r>
          </w:p>
          <w:p w14:paraId="4B18AB8E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D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atadir=/usr/local/mysql/data</w:t>
            </w:r>
          </w:p>
          <w:p w14:paraId="0C7A5317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4BD23E12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>cd /usr/bin</w:t>
            </w:r>
          </w:p>
          <w:p w14:paraId="5BA41287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</w:p>
          <w:p w14:paraId="4067A4A7" w14:textId="77777777" w:rsidR="00E44E1C" w:rsidRPr="00B75036" w:rsidRDefault="00E44E1C" w:rsidP="00E44E1C">
            <w:pPr>
              <w:rPr>
                <w:rFonts w:asciiTheme="majorHAnsi" w:eastAsiaTheme="majorHAnsi" w:hAnsiTheme="majorHAnsi"/>
                <w:sz w:val="16"/>
                <w:szCs w:val="16"/>
              </w:rPr>
            </w:pP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ln -s </w:t>
            </w:r>
            <w:r w:rsidRPr="00B75036">
              <w:rPr>
                <w:rFonts w:asciiTheme="majorHAnsi" w:eastAsiaTheme="majorHAnsi" w:hAnsiTheme="majorHAnsi"/>
                <w:sz w:val="16"/>
                <w:szCs w:val="16"/>
              </w:rPr>
              <w:t>/usr/local/mysql/bin/mysql</w:t>
            </w:r>
            <w:r w:rsidRPr="00B75036">
              <w:rPr>
                <w:rFonts w:asciiTheme="majorHAnsi" w:eastAsiaTheme="majorHAnsi" w:hAnsiTheme="majorHAnsi" w:hint="eastAsia"/>
                <w:sz w:val="16"/>
                <w:szCs w:val="16"/>
              </w:rPr>
              <w:t xml:space="preserve"> mysql</w:t>
            </w:r>
          </w:p>
          <w:p w14:paraId="63246BD0" w14:textId="77777777" w:rsidR="00E44E1C" w:rsidRPr="00E44E1C" w:rsidRDefault="00E44E1C" w:rsidP="00ED610F"/>
        </w:tc>
      </w:tr>
    </w:tbl>
    <w:p w14:paraId="168E05A1" w14:textId="77777777" w:rsidR="00E44E1C" w:rsidRDefault="00E44E1C" w:rsidP="00ED610F"/>
    <w:p w14:paraId="617ABA9E" w14:textId="77777777" w:rsidR="00661BD8" w:rsidRDefault="00661BD8" w:rsidP="00ED610F"/>
    <w:p w14:paraId="3C562407" w14:textId="77777777" w:rsidR="00661BD8" w:rsidRPr="00385A93" w:rsidRDefault="00661BD8" w:rsidP="00661BD8">
      <w:pPr>
        <w:rPr>
          <w:b/>
          <w:color w:val="FF0000"/>
          <w:sz w:val="24"/>
          <w:szCs w:val="24"/>
        </w:rPr>
      </w:pPr>
      <w:r w:rsidRPr="00385A93">
        <w:rPr>
          <w:rFonts w:hint="eastAsia"/>
          <w:b/>
          <w:color w:val="FF0000"/>
          <w:sz w:val="24"/>
          <w:szCs w:val="24"/>
        </w:rPr>
        <w:t>별첨 #2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61BD8" w:rsidRPr="00F66FEF" w14:paraId="0D77A375" w14:textId="77777777" w:rsidTr="009E7134">
        <w:tc>
          <w:tcPr>
            <w:tcW w:w="10664" w:type="dxa"/>
          </w:tcPr>
          <w:p w14:paraId="4FB0F835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yum install apr apr-devel apr-util</w:t>
            </w:r>
          </w:p>
          <w:p w14:paraId="532EF706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yum install pcre-devel</w:t>
            </w:r>
          </w:p>
          <w:p w14:paraId="4BC77EFD" w14:textId="77777777" w:rsidR="00661BD8" w:rsidRPr="00F66FEF" w:rsidRDefault="00661BD8" w:rsidP="009E7134">
            <w:pPr>
              <w:rPr>
                <w:sz w:val="16"/>
              </w:rPr>
            </w:pPr>
          </w:p>
          <w:p w14:paraId="3F5F99A2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rFonts w:hint="eastAsia"/>
                <w:sz w:val="16"/>
              </w:rPr>
              <w:t xml:space="preserve">wget </w:t>
            </w:r>
            <w:r w:rsidRPr="00F66FEF">
              <w:rPr>
                <w:sz w:val="16"/>
              </w:rPr>
              <w:t>http://mirror.apache-kr.org/apr/apr-1.4.6.tar.gz</w:t>
            </w:r>
          </w:p>
          <w:p w14:paraId="5195C101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rFonts w:hint="eastAsia"/>
                <w:sz w:val="16"/>
              </w:rPr>
              <w:t xml:space="preserve">wget </w:t>
            </w:r>
            <w:r w:rsidRPr="00F66FEF">
              <w:rPr>
                <w:sz w:val="16"/>
              </w:rPr>
              <w:t>http://mirror.apache-kr.org/apr/apr-util-1.5.2.tar.gz</w:t>
            </w:r>
          </w:p>
          <w:p w14:paraId="791A2571" w14:textId="77777777" w:rsidR="00661BD8" w:rsidRPr="00F66FEF" w:rsidRDefault="00661BD8" w:rsidP="009E7134">
            <w:pPr>
              <w:rPr>
                <w:sz w:val="16"/>
              </w:rPr>
            </w:pPr>
          </w:p>
          <w:p w14:paraId="7B1B5755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mv apr-1.4.6 httpd-2.4.4/srclib/</w:t>
            </w:r>
            <w:r w:rsidRPr="00F66FEF">
              <w:rPr>
                <w:rFonts w:hint="eastAsia"/>
                <w:sz w:val="16"/>
              </w:rPr>
              <w:t>apr</w:t>
            </w:r>
          </w:p>
          <w:p w14:paraId="62F25EAC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 xml:space="preserve">mv </w:t>
            </w:r>
            <w:r w:rsidRPr="00F66FEF">
              <w:rPr>
                <w:rFonts w:hint="eastAsia"/>
                <w:sz w:val="16"/>
              </w:rPr>
              <w:t>a</w:t>
            </w:r>
            <w:r w:rsidRPr="00F66FEF">
              <w:rPr>
                <w:sz w:val="16"/>
              </w:rPr>
              <w:t>pr-util-1.5.2 httpd-2.4.4/srclib/</w:t>
            </w:r>
            <w:r w:rsidRPr="00F66FEF">
              <w:rPr>
                <w:rFonts w:hint="eastAsia"/>
                <w:sz w:val="16"/>
              </w:rPr>
              <w:t>apr-util</w:t>
            </w:r>
          </w:p>
          <w:p w14:paraId="0726E400" w14:textId="77777777" w:rsidR="00661BD8" w:rsidRPr="00F66FEF" w:rsidRDefault="00661BD8" w:rsidP="009E7134">
            <w:pPr>
              <w:rPr>
                <w:sz w:val="16"/>
              </w:rPr>
            </w:pPr>
          </w:p>
          <w:p w14:paraId="7A057C9C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./configure --prefix=/usr/local/apache --with-included-apr</w:t>
            </w:r>
          </w:p>
          <w:p w14:paraId="3F8A57BF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make</w:t>
            </w:r>
          </w:p>
          <w:p w14:paraId="39550398" w14:textId="77777777" w:rsidR="00661BD8" w:rsidRPr="00F66FEF" w:rsidRDefault="00661BD8" w:rsidP="009E7134">
            <w:pPr>
              <w:rPr>
                <w:sz w:val="16"/>
              </w:rPr>
            </w:pPr>
            <w:r w:rsidRPr="00F66FEF">
              <w:rPr>
                <w:sz w:val="16"/>
              </w:rPr>
              <w:t>make install</w:t>
            </w:r>
          </w:p>
        </w:tc>
      </w:tr>
    </w:tbl>
    <w:p w14:paraId="41C66CB0" w14:textId="77777777" w:rsidR="00661BD8" w:rsidRDefault="00661BD8" w:rsidP="00ED610F"/>
    <w:p w14:paraId="744463B7" w14:textId="77777777" w:rsidR="00137920" w:rsidRDefault="00137920" w:rsidP="00ED610F"/>
    <w:p w14:paraId="7EB26421" w14:textId="77777777" w:rsidR="00137920" w:rsidRDefault="00137920" w:rsidP="00ED610F">
      <w:r>
        <w:t>M</w:t>
      </w:r>
      <w:r>
        <w:rPr>
          <w:rFonts w:hint="eastAsia"/>
        </w:rPr>
        <w:t xml:space="preserve">aster 계정 접근 </w:t>
      </w:r>
      <w:r>
        <w:t>URL</w:t>
      </w:r>
    </w:p>
    <w:p w14:paraId="1CB8418C" w14:textId="77777777" w:rsidR="00137920" w:rsidRPr="000357B2" w:rsidRDefault="00137920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  <w:r w:rsidRPr="000357B2">
        <w:rPr>
          <w:rFonts w:ascii="굴림" w:eastAsia="굴림" w:cs="굴림"/>
          <w:color w:val="FF00FF"/>
          <w:kern w:val="0"/>
          <w:sz w:val="18"/>
          <w:szCs w:val="18"/>
        </w:rPr>
        <w:t>/ipcc/index.jsp?company=master</w:t>
      </w:r>
    </w:p>
    <w:p w14:paraId="63B75F90" w14:textId="77777777" w:rsidR="00B54EA9" w:rsidRPr="000357B2" w:rsidRDefault="00B54EA9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0CDA1100" w14:textId="77777777" w:rsidR="00B54EA9" w:rsidRDefault="00B54EA9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4CADFE1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15FB7B08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BAB8F89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FAE6C5D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517FED59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3C146B3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18C212ED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85CD607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4C8BB2C5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655FC72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4BC262D3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7B562871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35A778E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0A949D8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982B357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56270292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19A7F72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0F17FB2E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60BC11F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BFC7896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0FAAE06C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9703F1E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523217FF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66CF7105" w14:textId="77777777" w:rsidR="0055478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3F2FAF6C" w14:textId="77777777" w:rsidR="00554782" w:rsidRPr="000357B2" w:rsidRDefault="00554782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p w14:paraId="23699D93" w14:textId="77777777" w:rsidR="00B54EA9" w:rsidRPr="000357B2" w:rsidRDefault="00B54EA9" w:rsidP="00ED610F">
      <w:pPr>
        <w:rPr>
          <w:rFonts w:ascii="굴림" w:eastAsia="굴림" w:cs="굴림"/>
          <w:color w:val="FF00FF"/>
          <w:kern w:val="0"/>
          <w:sz w:val="18"/>
          <w:szCs w:val="18"/>
        </w:rPr>
      </w:pPr>
    </w:p>
    <w:sectPr w:rsidR="00B54EA9" w:rsidRPr="000357B2" w:rsidSect="005B40E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F13BD5" w14:textId="77777777" w:rsidR="00F82B2B" w:rsidRDefault="00F82B2B" w:rsidP="00EB4E37">
      <w:r>
        <w:separator/>
      </w:r>
    </w:p>
  </w:endnote>
  <w:endnote w:type="continuationSeparator" w:id="0">
    <w:p w14:paraId="70FD8BFD" w14:textId="77777777" w:rsidR="00F82B2B" w:rsidRDefault="00F82B2B" w:rsidP="00EB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num Goth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8E71CD" w14:textId="77777777" w:rsidR="00F82B2B" w:rsidRDefault="00F82B2B" w:rsidP="00EB4E37">
      <w:r>
        <w:separator/>
      </w:r>
    </w:p>
  </w:footnote>
  <w:footnote w:type="continuationSeparator" w:id="0">
    <w:p w14:paraId="07F36532" w14:textId="77777777" w:rsidR="00F82B2B" w:rsidRDefault="00F82B2B" w:rsidP="00EB4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D4AB9"/>
    <w:multiLevelType w:val="hybridMultilevel"/>
    <w:tmpl w:val="C7D0FBAE"/>
    <w:lvl w:ilvl="0" w:tplc="0314607A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5022A7A"/>
    <w:multiLevelType w:val="hybridMultilevel"/>
    <w:tmpl w:val="6E8097B6"/>
    <w:lvl w:ilvl="0" w:tplc="A38241D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180707B0"/>
    <w:multiLevelType w:val="hybridMultilevel"/>
    <w:tmpl w:val="9F480034"/>
    <w:lvl w:ilvl="0" w:tplc="A9E0747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1D992F07"/>
    <w:multiLevelType w:val="multilevel"/>
    <w:tmpl w:val="C01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E17F8F"/>
    <w:multiLevelType w:val="hybridMultilevel"/>
    <w:tmpl w:val="6EE2673E"/>
    <w:lvl w:ilvl="0" w:tplc="3B2452BE">
      <w:start w:val="1"/>
      <w:numFmt w:val="decimal"/>
      <w:lvlText w:val="%1."/>
      <w:lvlJc w:val="left"/>
      <w:pPr>
        <w:ind w:left="560" w:hanging="360"/>
      </w:pPr>
      <w:rPr>
        <w:rFonts w:hint="default"/>
        <w:b/>
        <w:color w:val="FF0000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>
    <w:nsid w:val="37697298"/>
    <w:multiLevelType w:val="hybridMultilevel"/>
    <w:tmpl w:val="337EBF72"/>
    <w:lvl w:ilvl="0" w:tplc="3DDE02C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3AE233D7"/>
    <w:multiLevelType w:val="hybridMultilevel"/>
    <w:tmpl w:val="C49AE6FA"/>
    <w:lvl w:ilvl="0" w:tplc="7C20536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3DCB55B1"/>
    <w:multiLevelType w:val="hybridMultilevel"/>
    <w:tmpl w:val="68A2A392"/>
    <w:lvl w:ilvl="0" w:tplc="EF22915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3E366C6C"/>
    <w:multiLevelType w:val="hybridMultilevel"/>
    <w:tmpl w:val="800EF99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4040121A"/>
    <w:multiLevelType w:val="multilevel"/>
    <w:tmpl w:val="3BA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8B92281"/>
    <w:multiLevelType w:val="hybridMultilevel"/>
    <w:tmpl w:val="4B98854A"/>
    <w:lvl w:ilvl="0" w:tplc="7794E21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5A8F7BD6"/>
    <w:multiLevelType w:val="hybridMultilevel"/>
    <w:tmpl w:val="55C26E92"/>
    <w:lvl w:ilvl="0" w:tplc="62B8BBA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5B2E381A"/>
    <w:multiLevelType w:val="hybridMultilevel"/>
    <w:tmpl w:val="0DA846EA"/>
    <w:lvl w:ilvl="0" w:tplc="7BAAB07C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5CB721A4"/>
    <w:multiLevelType w:val="hybridMultilevel"/>
    <w:tmpl w:val="3FFAD7A0"/>
    <w:lvl w:ilvl="0" w:tplc="A5CE697C">
      <w:start w:val="2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14">
    <w:nsid w:val="68C05E50"/>
    <w:multiLevelType w:val="hybridMultilevel"/>
    <w:tmpl w:val="FFB09986"/>
    <w:lvl w:ilvl="0" w:tplc="60FE8F60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69BC2AF8"/>
    <w:multiLevelType w:val="hybridMultilevel"/>
    <w:tmpl w:val="29A62D94"/>
    <w:lvl w:ilvl="0" w:tplc="3EFCD8D0">
      <w:start w:val="21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70A36553"/>
    <w:multiLevelType w:val="hybridMultilevel"/>
    <w:tmpl w:val="C57CB44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74A66746"/>
    <w:multiLevelType w:val="hybridMultilevel"/>
    <w:tmpl w:val="FBA69206"/>
    <w:lvl w:ilvl="0" w:tplc="D57EBFB4">
      <w:start w:val="2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75504688"/>
    <w:multiLevelType w:val="hybridMultilevel"/>
    <w:tmpl w:val="E0827B28"/>
    <w:lvl w:ilvl="0" w:tplc="4E847AFE">
      <w:start w:val="21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17"/>
  </w:num>
  <w:num w:numId="4">
    <w:abstractNumId w:val="1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5"/>
  </w:num>
  <w:num w:numId="8">
    <w:abstractNumId w:val="2"/>
  </w:num>
  <w:num w:numId="9">
    <w:abstractNumId w:val="14"/>
  </w:num>
  <w:num w:numId="10">
    <w:abstractNumId w:val="11"/>
  </w:num>
  <w:num w:numId="11">
    <w:abstractNumId w:val="7"/>
  </w:num>
  <w:num w:numId="12">
    <w:abstractNumId w:val="1"/>
  </w:num>
  <w:num w:numId="13">
    <w:abstractNumId w:val="3"/>
    <w:lvlOverride w:ilvl="0">
      <w:startOverride w:val="2"/>
    </w:lvlOverride>
  </w:num>
  <w:num w:numId="14">
    <w:abstractNumId w:val="9"/>
  </w:num>
  <w:num w:numId="15">
    <w:abstractNumId w:val="0"/>
  </w:num>
  <w:num w:numId="16">
    <w:abstractNumId w:val="8"/>
  </w:num>
  <w:num w:numId="17">
    <w:abstractNumId w:val="16"/>
  </w:num>
  <w:num w:numId="18">
    <w:abstractNumId w:val="4"/>
  </w:num>
  <w:num w:numId="19">
    <w:abstractNumId w:val="6"/>
  </w:num>
  <w:num w:numId="20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계정">
    <w15:presenceInfo w15:providerId="Windows Live" w15:userId="fd7d58559a61d8ea"/>
  </w15:person>
  <w15:person w15:author="정해원">
    <w15:presenceInfo w15:providerId="None" w15:userId="정해원"/>
  </w15:person>
  <w15:person w15:author="박 성진">
    <w15:presenceInfo w15:providerId="Windows Live" w15:userId="206b05f6b06c9fd3"/>
  </w15:person>
  <w15:person w15:author="김 동규">
    <w15:presenceInfo w15:providerId="Windows Live" w15:userId="1b057e437735a1b3"/>
  </w15:person>
  <w15:person w15:author="양 성훈">
    <w15:presenceInfo w15:providerId="Windows Live" w15:userId="0e71822ca8edd8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A32"/>
    <w:rsid w:val="000000C3"/>
    <w:rsid w:val="000015D0"/>
    <w:rsid w:val="0000376F"/>
    <w:rsid w:val="000049DF"/>
    <w:rsid w:val="00005CE5"/>
    <w:rsid w:val="00011290"/>
    <w:rsid w:val="00016245"/>
    <w:rsid w:val="00016DE9"/>
    <w:rsid w:val="0002016D"/>
    <w:rsid w:val="00024314"/>
    <w:rsid w:val="000248CF"/>
    <w:rsid w:val="00027318"/>
    <w:rsid w:val="0003026E"/>
    <w:rsid w:val="00032630"/>
    <w:rsid w:val="00033C99"/>
    <w:rsid w:val="000341A2"/>
    <w:rsid w:val="00034B4E"/>
    <w:rsid w:val="000357B2"/>
    <w:rsid w:val="00040C76"/>
    <w:rsid w:val="00043F1B"/>
    <w:rsid w:val="00046F9D"/>
    <w:rsid w:val="000509DB"/>
    <w:rsid w:val="00051A5E"/>
    <w:rsid w:val="00054D6F"/>
    <w:rsid w:val="00054E9F"/>
    <w:rsid w:val="00055638"/>
    <w:rsid w:val="000559AD"/>
    <w:rsid w:val="00056FA7"/>
    <w:rsid w:val="00060005"/>
    <w:rsid w:val="000602C6"/>
    <w:rsid w:val="00062F51"/>
    <w:rsid w:val="000700BD"/>
    <w:rsid w:val="00070A6F"/>
    <w:rsid w:val="00070BA1"/>
    <w:rsid w:val="000751D8"/>
    <w:rsid w:val="0008155B"/>
    <w:rsid w:val="00081681"/>
    <w:rsid w:val="000858CE"/>
    <w:rsid w:val="00090AC3"/>
    <w:rsid w:val="0009440F"/>
    <w:rsid w:val="000969F2"/>
    <w:rsid w:val="000A535C"/>
    <w:rsid w:val="000A589A"/>
    <w:rsid w:val="000A67F3"/>
    <w:rsid w:val="000B0328"/>
    <w:rsid w:val="000B03EE"/>
    <w:rsid w:val="000B1B38"/>
    <w:rsid w:val="000B4D0F"/>
    <w:rsid w:val="000C54C0"/>
    <w:rsid w:val="000D0CFE"/>
    <w:rsid w:val="000D0D5B"/>
    <w:rsid w:val="000D45E7"/>
    <w:rsid w:val="000E25C9"/>
    <w:rsid w:val="000E304A"/>
    <w:rsid w:val="000E6DFD"/>
    <w:rsid w:val="000F342E"/>
    <w:rsid w:val="0010096F"/>
    <w:rsid w:val="001026BF"/>
    <w:rsid w:val="001029FC"/>
    <w:rsid w:val="00103DD6"/>
    <w:rsid w:val="0010502D"/>
    <w:rsid w:val="001057F7"/>
    <w:rsid w:val="001067B3"/>
    <w:rsid w:val="00106AE1"/>
    <w:rsid w:val="00107A35"/>
    <w:rsid w:val="001100F6"/>
    <w:rsid w:val="00110ADF"/>
    <w:rsid w:val="00110E86"/>
    <w:rsid w:val="001161D3"/>
    <w:rsid w:val="00117708"/>
    <w:rsid w:val="00120364"/>
    <w:rsid w:val="001229B8"/>
    <w:rsid w:val="00125197"/>
    <w:rsid w:val="00127479"/>
    <w:rsid w:val="00131CA7"/>
    <w:rsid w:val="00133137"/>
    <w:rsid w:val="00133BAE"/>
    <w:rsid w:val="00135559"/>
    <w:rsid w:val="00136043"/>
    <w:rsid w:val="00137920"/>
    <w:rsid w:val="001425E6"/>
    <w:rsid w:val="001434F4"/>
    <w:rsid w:val="0014432D"/>
    <w:rsid w:val="00145546"/>
    <w:rsid w:val="00147A7F"/>
    <w:rsid w:val="00147F01"/>
    <w:rsid w:val="001504D2"/>
    <w:rsid w:val="00151786"/>
    <w:rsid w:val="00152D4B"/>
    <w:rsid w:val="001531E0"/>
    <w:rsid w:val="00155CE7"/>
    <w:rsid w:val="00162E9A"/>
    <w:rsid w:val="00163E43"/>
    <w:rsid w:val="00167DED"/>
    <w:rsid w:val="00171F0F"/>
    <w:rsid w:val="00172756"/>
    <w:rsid w:val="00173E32"/>
    <w:rsid w:val="00173F46"/>
    <w:rsid w:val="001804DF"/>
    <w:rsid w:val="0018601A"/>
    <w:rsid w:val="00186F97"/>
    <w:rsid w:val="001A07AD"/>
    <w:rsid w:val="001A192C"/>
    <w:rsid w:val="001A394C"/>
    <w:rsid w:val="001B38E1"/>
    <w:rsid w:val="001B44C9"/>
    <w:rsid w:val="001B4540"/>
    <w:rsid w:val="001C2CF8"/>
    <w:rsid w:val="001C5128"/>
    <w:rsid w:val="001C5602"/>
    <w:rsid w:val="001C6762"/>
    <w:rsid w:val="001C6ECF"/>
    <w:rsid w:val="001C71AF"/>
    <w:rsid w:val="001D2119"/>
    <w:rsid w:val="001D25AC"/>
    <w:rsid w:val="001D3EB5"/>
    <w:rsid w:val="001E140F"/>
    <w:rsid w:val="001E37BF"/>
    <w:rsid w:val="001E4ADD"/>
    <w:rsid w:val="001E6E6F"/>
    <w:rsid w:val="001F2E64"/>
    <w:rsid w:val="001F5591"/>
    <w:rsid w:val="002006C8"/>
    <w:rsid w:val="00204F9B"/>
    <w:rsid w:val="00211E60"/>
    <w:rsid w:val="00212032"/>
    <w:rsid w:val="0021521A"/>
    <w:rsid w:val="00217B47"/>
    <w:rsid w:val="002202D1"/>
    <w:rsid w:val="00221276"/>
    <w:rsid w:val="00221816"/>
    <w:rsid w:val="00226785"/>
    <w:rsid w:val="00227D10"/>
    <w:rsid w:val="00230091"/>
    <w:rsid w:val="00230718"/>
    <w:rsid w:val="002308A2"/>
    <w:rsid w:val="00241A01"/>
    <w:rsid w:val="00242126"/>
    <w:rsid w:val="002430B3"/>
    <w:rsid w:val="00243A3C"/>
    <w:rsid w:val="00246F78"/>
    <w:rsid w:val="0024755D"/>
    <w:rsid w:val="00254262"/>
    <w:rsid w:val="00254C85"/>
    <w:rsid w:val="00255AD0"/>
    <w:rsid w:val="002565DB"/>
    <w:rsid w:val="00261000"/>
    <w:rsid w:val="00262B2A"/>
    <w:rsid w:val="00265C05"/>
    <w:rsid w:val="002675CD"/>
    <w:rsid w:val="002728B0"/>
    <w:rsid w:val="00274C24"/>
    <w:rsid w:val="00281338"/>
    <w:rsid w:val="002833E1"/>
    <w:rsid w:val="00285011"/>
    <w:rsid w:val="00285A03"/>
    <w:rsid w:val="00290F2E"/>
    <w:rsid w:val="00295ED0"/>
    <w:rsid w:val="00296AD7"/>
    <w:rsid w:val="002A065E"/>
    <w:rsid w:val="002A09B2"/>
    <w:rsid w:val="002A147D"/>
    <w:rsid w:val="002A1FBC"/>
    <w:rsid w:val="002A25FD"/>
    <w:rsid w:val="002A26B9"/>
    <w:rsid w:val="002A2826"/>
    <w:rsid w:val="002A3410"/>
    <w:rsid w:val="002A4E07"/>
    <w:rsid w:val="002B207E"/>
    <w:rsid w:val="002B4905"/>
    <w:rsid w:val="002B4E7B"/>
    <w:rsid w:val="002B7214"/>
    <w:rsid w:val="002C06A7"/>
    <w:rsid w:val="002C0A5D"/>
    <w:rsid w:val="002C1AE3"/>
    <w:rsid w:val="002C5518"/>
    <w:rsid w:val="002D1649"/>
    <w:rsid w:val="002D5A58"/>
    <w:rsid w:val="002D5D79"/>
    <w:rsid w:val="002D688D"/>
    <w:rsid w:val="002D6A54"/>
    <w:rsid w:val="002D6E34"/>
    <w:rsid w:val="002E03E5"/>
    <w:rsid w:val="002E3A92"/>
    <w:rsid w:val="002E468C"/>
    <w:rsid w:val="002E56CD"/>
    <w:rsid w:val="002E6AA6"/>
    <w:rsid w:val="002E700A"/>
    <w:rsid w:val="002E7EFF"/>
    <w:rsid w:val="002F4A78"/>
    <w:rsid w:val="003012ED"/>
    <w:rsid w:val="003112BB"/>
    <w:rsid w:val="00312CEE"/>
    <w:rsid w:val="00316E93"/>
    <w:rsid w:val="00317B48"/>
    <w:rsid w:val="00320A28"/>
    <w:rsid w:val="00321395"/>
    <w:rsid w:val="00326CDC"/>
    <w:rsid w:val="00327228"/>
    <w:rsid w:val="00330C72"/>
    <w:rsid w:val="00333042"/>
    <w:rsid w:val="00333262"/>
    <w:rsid w:val="00335C23"/>
    <w:rsid w:val="0033750B"/>
    <w:rsid w:val="00345ED4"/>
    <w:rsid w:val="0034608E"/>
    <w:rsid w:val="00351303"/>
    <w:rsid w:val="00352E39"/>
    <w:rsid w:val="0035403B"/>
    <w:rsid w:val="0035403D"/>
    <w:rsid w:val="00354D62"/>
    <w:rsid w:val="00357C4F"/>
    <w:rsid w:val="0036094A"/>
    <w:rsid w:val="00361BB5"/>
    <w:rsid w:val="00363F48"/>
    <w:rsid w:val="00365284"/>
    <w:rsid w:val="00371719"/>
    <w:rsid w:val="00372E40"/>
    <w:rsid w:val="003733B2"/>
    <w:rsid w:val="00376E4B"/>
    <w:rsid w:val="0038410A"/>
    <w:rsid w:val="003847AF"/>
    <w:rsid w:val="00385A93"/>
    <w:rsid w:val="00391861"/>
    <w:rsid w:val="003918FC"/>
    <w:rsid w:val="0039329C"/>
    <w:rsid w:val="00393510"/>
    <w:rsid w:val="0039373B"/>
    <w:rsid w:val="00393990"/>
    <w:rsid w:val="00394FB5"/>
    <w:rsid w:val="003A2994"/>
    <w:rsid w:val="003A410D"/>
    <w:rsid w:val="003A45A4"/>
    <w:rsid w:val="003A4BF6"/>
    <w:rsid w:val="003A6D02"/>
    <w:rsid w:val="003A6E70"/>
    <w:rsid w:val="003B2EBF"/>
    <w:rsid w:val="003B6402"/>
    <w:rsid w:val="003B764C"/>
    <w:rsid w:val="003B7834"/>
    <w:rsid w:val="003B7C0B"/>
    <w:rsid w:val="003C0D03"/>
    <w:rsid w:val="003C295C"/>
    <w:rsid w:val="003C2D03"/>
    <w:rsid w:val="003C2EC4"/>
    <w:rsid w:val="003C322E"/>
    <w:rsid w:val="003C72A4"/>
    <w:rsid w:val="003C752C"/>
    <w:rsid w:val="003D2129"/>
    <w:rsid w:val="003D31F8"/>
    <w:rsid w:val="003D5F36"/>
    <w:rsid w:val="003E1FBA"/>
    <w:rsid w:val="003E6EA1"/>
    <w:rsid w:val="003F03D9"/>
    <w:rsid w:val="003F200B"/>
    <w:rsid w:val="003F47C8"/>
    <w:rsid w:val="003F70E2"/>
    <w:rsid w:val="00403EC2"/>
    <w:rsid w:val="004074FC"/>
    <w:rsid w:val="00410C30"/>
    <w:rsid w:val="00411879"/>
    <w:rsid w:val="00413093"/>
    <w:rsid w:val="004132EF"/>
    <w:rsid w:val="00413421"/>
    <w:rsid w:val="00413FCB"/>
    <w:rsid w:val="00415CBF"/>
    <w:rsid w:val="00421469"/>
    <w:rsid w:val="00421A95"/>
    <w:rsid w:val="00421D26"/>
    <w:rsid w:val="00421E23"/>
    <w:rsid w:val="004353D0"/>
    <w:rsid w:val="00436901"/>
    <w:rsid w:val="00437C6F"/>
    <w:rsid w:val="00440764"/>
    <w:rsid w:val="00441E2D"/>
    <w:rsid w:val="00444E51"/>
    <w:rsid w:val="00446D6A"/>
    <w:rsid w:val="00460022"/>
    <w:rsid w:val="004615CD"/>
    <w:rsid w:val="0046171A"/>
    <w:rsid w:val="00467276"/>
    <w:rsid w:val="00473A08"/>
    <w:rsid w:val="00477ED2"/>
    <w:rsid w:val="00481AFF"/>
    <w:rsid w:val="004853B1"/>
    <w:rsid w:val="00485491"/>
    <w:rsid w:val="00486780"/>
    <w:rsid w:val="00497CFF"/>
    <w:rsid w:val="004A2912"/>
    <w:rsid w:val="004A30AE"/>
    <w:rsid w:val="004A3BBD"/>
    <w:rsid w:val="004A7DC2"/>
    <w:rsid w:val="004B2055"/>
    <w:rsid w:val="004B2DFB"/>
    <w:rsid w:val="004B3D69"/>
    <w:rsid w:val="004B4D08"/>
    <w:rsid w:val="004B5D39"/>
    <w:rsid w:val="004B60CF"/>
    <w:rsid w:val="004B6BF6"/>
    <w:rsid w:val="004B71B5"/>
    <w:rsid w:val="004B7C16"/>
    <w:rsid w:val="004C24DC"/>
    <w:rsid w:val="004C4077"/>
    <w:rsid w:val="004C635C"/>
    <w:rsid w:val="004C6C3E"/>
    <w:rsid w:val="004D1214"/>
    <w:rsid w:val="004D628C"/>
    <w:rsid w:val="004D63F9"/>
    <w:rsid w:val="004E1277"/>
    <w:rsid w:val="004E32BE"/>
    <w:rsid w:val="004E3502"/>
    <w:rsid w:val="004E6B58"/>
    <w:rsid w:val="004F2A6B"/>
    <w:rsid w:val="004F3E4C"/>
    <w:rsid w:val="004F417C"/>
    <w:rsid w:val="005009FD"/>
    <w:rsid w:val="00501744"/>
    <w:rsid w:val="00504CBF"/>
    <w:rsid w:val="005055F8"/>
    <w:rsid w:val="00506BDD"/>
    <w:rsid w:val="0051177D"/>
    <w:rsid w:val="00513ADB"/>
    <w:rsid w:val="0051554F"/>
    <w:rsid w:val="0051687A"/>
    <w:rsid w:val="00516CFC"/>
    <w:rsid w:val="005179F9"/>
    <w:rsid w:val="00521923"/>
    <w:rsid w:val="00522923"/>
    <w:rsid w:val="00523AA4"/>
    <w:rsid w:val="005246D9"/>
    <w:rsid w:val="005253C6"/>
    <w:rsid w:val="00532E44"/>
    <w:rsid w:val="00536606"/>
    <w:rsid w:val="00536DD6"/>
    <w:rsid w:val="00536F93"/>
    <w:rsid w:val="00541861"/>
    <w:rsid w:val="00542897"/>
    <w:rsid w:val="00544A70"/>
    <w:rsid w:val="0054626B"/>
    <w:rsid w:val="0055252D"/>
    <w:rsid w:val="00554782"/>
    <w:rsid w:val="00556046"/>
    <w:rsid w:val="005607E2"/>
    <w:rsid w:val="00562923"/>
    <w:rsid w:val="00565AA7"/>
    <w:rsid w:val="005669CB"/>
    <w:rsid w:val="00567C3B"/>
    <w:rsid w:val="00573A5D"/>
    <w:rsid w:val="00574A7B"/>
    <w:rsid w:val="00575E5B"/>
    <w:rsid w:val="00581C05"/>
    <w:rsid w:val="00586740"/>
    <w:rsid w:val="00586A97"/>
    <w:rsid w:val="005870F2"/>
    <w:rsid w:val="00591267"/>
    <w:rsid w:val="0059668D"/>
    <w:rsid w:val="005966B3"/>
    <w:rsid w:val="00597F5C"/>
    <w:rsid w:val="005A1540"/>
    <w:rsid w:val="005A1A24"/>
    <w:rsid w:val="005A464A"/>
    <w:rsid w:val="005A4E17"/>
    <w:rsid w:val="005A50FE"/>
    <w:rsid w:val="005A7A97"/>
    <w:rsid w:val="005B1F84"/>
    <w:rsid w:val="005B2DF7"/>
    <w:rsid w:val="005B40E8"/>
    <w:rsid w:val="005B526B"/>
    <w:rsid w:val="005C2FBB"/>
    <w:rsid w:val="005D3F39"/>
    <w:rsid w:val="005E0CD1"/>
    <w:rsid w:val="005E0E50"/>
    <w:rsid w:val="005F02A8"/>
    <w:rsid w:val="005F2C7A"/>
    <w:rsid w:val="005F7DB6"/>
    <w:rsid w:val="005F7ED8"/>
    <w:rsid w:val="00607382"/>
    <w:rsid w:val="00610CC1"/>
    <w:rsid w:val="00613756"/>
    <w:rsid w:val="00614AE3"/>
    <w:rsid w:val="006218E0"/>
    <w:rsid w:val="00633AF4"/>
    <w:rsid w:val="0063567E"/>
    <w:rsid w:val="0064019B"/>
    <w:rsid w:val="00641763"/>
    <w:rsid w:val="0064233B"/>
    <w:rsid w:val="00646F9A"/>
    <w:rsid w:val="00651703"/>
    <w:rsid w:val="00652ACC"/>
    <w:rsid w:val="00654E68"/>
    <w:rsid w:val="0065535F"/>
    <w:rsid w:val="0065677A"/>
    <w:rsid w:val="00661BD8"/>
    <w:rsid w:val="00664709"/>
    <w:rsid w:val="00664F13"/>
    <w:rsid w:val="0067302C"/>
    <w:rsid w:val="00674092"/>
    <w:rsid w:val="00681C1D"/>
    <w:rsid w:val="0068445A"/>
    <w:rsid w:val="00693946"/>
    <w:rsid w:val="00693C2C"/>
    <w:rsid w:val="00694D9B"/>
    <w:rsid w:val="006951BF"/>
    <w:rsid w:val="006A2661"/>
    <w:rsid w:val="006A2CAB"/>
    <w:rsid w:val="006A4EAE"/>
    <w:rsid w:val="006B0BDA"/>
    <w:rsid w:val="006B1AFA"/>
    <w:rsid w:val="006B393A"/>
    <w:rsid w:val="006B49F1"/>
    <w:rsid w:val="006B5A21"/>
    <w:rsid w:val="006B63E4"/>
    <w:rsid w:val="006C2FD2"/>
    <w:rsid w:val="006C4D16"/>
    <w:rsid w:val="006C55C1"/>
    <w:rsid w:val="006C5B7C"/>
    <w:rsid w:val="006C6F2F"/>
    <w:rsid w:val="006C7D37"/>
    <w:rsid w:val="006D38D2"/>
    <w:rsid w:val="006D3E0A"/>
    <w:rsid w:val="006D4213"/>
    <w:rsid w:val="006D6349"/>
    <w:rsid w:val="006E011A"/>
    <w:rsid w:val="006E143E"/>
    <w:rsid w:val="006E353A"/>
    <w:rsid w:val="006E4752"/>
    <w:rsid w:val="006E53BD"/>
    <w:rsid w:val="006E60BD"/>
    <w:rsid w:val="006E6758"/>
    <w:rsid w:val="006F1799"/>
    <w:rsid w:val="006F52DA"/>
    <w:rsid w:val="006F68AE"/>
    <w:rsid w:val="006F7E10"/>
    <w:rsid w:val="007031CE"/>
    <w:rsid w:val="007052D7"/>
    <w:rsid w:val="00705AFA"/>
    <w:rsid w:val="00710994"/>
    <w:rsid w:val="007125FE"/>
    <w:rsid w:val="0071275D"/>
    <w:rsid w:val="00713D31"/>
    <w:rsid w:val="00715B2E"/>
    <w:rsid w:val="007213FB"/>
    <w:rsid w:val="00723E24"/>
    <w:rsid w:val="007277F9"/>
    <w:rsid w:val="00730FE9"/>
    <w:rsid w:val="00736181"/>
    <w:rsid w:val="007375A8"/>
    <w:rsid w:val="00737ABB"/>
    <w:rsid w:val="00744142"/>
    <w:rsid w:val="0074735A"/>
    <w:rsid w:val="00747B55"/>
    <w:rsid w:val="007500DC"/>
    <w:rsid w:val="00756379"/>
    <w:rsid w:val="007572C0"/>
    <w:rsid w:val="007575AE"/>
    <w:rsid w:val="0076337C"/>
    <w:rsid w:val="00766C53"/>
    <w:rsid w:val="007714FE"/>
    <w:rsid w:val="00771684"/>
    <w:rsid w:val="007730FA"/>
    <w:rsid w:val="00773A73"/>
    <w:rsid w:val="00774869"/>
    <w:rsid w:val="007843B1"/>
    <w:rsid w:val="007845C3"/>
    <w:rsid w:val="00785076"/>
    <w:rsid w:val="00786AA2"/>
    <w:rsid w:val="00787C2A"/>
    <w:rsid w:val="007945ED"/>
    <w:rsid w:val="007959BD"/>
    <w:rsid w:val="007A1EB4"/>
    <w:rsid w:val="007A32A4"/>
    <w:rsid w:val="007A3B3E"/>
    <w:rsid w:val="007A64AD"/>
    <w:rsid w:val="007A7370"/>
    <w:rsid w:val="007B004B"/>
    <w:rsid w:val="007B3364"/>
    <w:rsid w:val="007B3F3A"/>
    <w:rsid w:val="007B42D3"/>
    <w:rsid w:val="007C1AF0"/>
    <w:rsid w:val="007C3549"/>
    <w:rsid w:val="007C63B8"/>
    <w:rsid w:val="007D07A5"/>
    <w:rsid w:val="007D21AB"/>
    <w:rsid w:val="007D3BB3"/>
    <w:rsid w:val="007D75B6"/>
    <w:rsid w:val="007F075F"/>
    <w:rsid w:val="007F083A"/>
    <w:rsid w:val="007F2F79"/>
    <w:rsid w:val="0080103A"/>
    <w:rsid w:val="00801D72"/>
    <w:rsid w:val="00803107"/>
    <w:rsid w:val="00804F15"/>
    <w:rsid w:val="00806B03"/>
    <w:rsid w:val="00813DF4"/>
    <w:rsid w:val="00814264"/>
    <w:rsid w:val="0081484E"/>
    <w:rsid w:val="00817C97"/>
    <w:rsid w:val="0082489A"/>
    <w:rsid w:val="008260C3"/>
    <w:rsid w:val="008268D3"/>
    <w:rsid w:val="00830B5C"/>
    <w:rsid w:val="008357CE"/>
    <w:rsid w:val="00840A75"/>
    <w:rsid w:val="00844A9C"/>
    <w:rsid w:val="008478E4"/>
    <w:rsid w:val="00855E4C"/>
    <w:rsid w:val="008603A7"/>
    <w:rsid w:val="00860D08"/>
    <w:rsid w:val="00863AE2"/>
    <w:rsid w:val="00870E0B"/>
    <w:rsid w:val="00871CF8"/>
    <w:rsid w:val="008722B7"/>
    <w:rsid w:val="00874927"/>
    <w:rsid w:val="0087712C"/>
    <w:rsid w:val="008779C2"/>
    <w:rsid w:val="00881B04"/>
    <w:rsid w:val="00883FB0"/>
    <w:rsid w:val="00884BC4"/>
    <w:rsid w:val="00891160"/>
    <w:rsid w:val="00894012"/>
    <w:rsid w:val="008A0DA3"/>
    <w:rsid w:val="008A2174"/>
    <w:rsid w:val="008A49D6"/>
    <w:rsid w:val="008B085E"/>
    <w:rsid w:val="008B0A84"/>
    <w:rsid w:val="008B66A0"/>
    <w:rsid w:val="008C1F51"/>
    <w:rsid w:val="008C69FA"/>
    <w:rsid w:val="008D7B44"/>
    <w:rsid w:val="008E05EA"/>
    <w:rsid w:val="008E4354"/>
    <w:rsid w:val="008E59B8"/>
    <w:rsid w:val="008F0176"/>
    <w:rsid w:val="008F0EB3"/>
    <w:rsid w:val="008F2E5B"/>
    <w:rsid w:val="008F3977"/>
    <w:rsid w:val="008F3B14"/>
    <w:rsid w:val="008F5D8E"/>
    <w:rsid w:val="008F6573"/>
    <w:rsid w:val="008F6F8D"/>
    <w:rsid w:val="00901676"/>
    <w:rsid w:val="00902F2F"/>
    <w:rsid w:val="0090694B"/>
    <w:rsid w:val="00906DE0"/>
    <w:rsid w:val="00912C2A"/>
    <w:rsid w:val="00924B62"/>
    <w:rsid w:val="0092563F"/>
    <w:rsid w:val="00925E48"/>
    <w:rsid w:val="00926551"/>
    <w:rsid w:val="00926FEF"/>
    <w:rsid w:val="00930049"/>
    <w:rsid w:val="00931F4C"/>
    <w:rsid w:val="009346D8"/>
    <w:rsid w:val="00936E34"/>
    <w:rsid w:val="00941D4A"/>
    <w:rsid w:val="009433AD"/>
    <w:rsid w:val="00944303"/>
    <w:rsid w:val="00946FDA"/>
    <w:rsid w:val="0094773E"/>
    <w:rsid w:val="00952CCB"/>
    <w:rsid w:val="00953618"/>
    <w:rsid w:val="00954624"/>
    <w:rsid w:val="00956854"/>
    <w:rsid w:val="00962F76"/>
    <w:rsid w:val="009630AC"/>
    <w:rsid w:val="00963FD5"/>
    <w:rsid w:val="009657C1"/>
    <w:rsid w:val="00976139"/>
    <w:rsid w:val="009763CE"/>
    <w:rsid w:val="00981314"/>
    <w:rsid w:val="00990262"/>
    <w:rsid w:val="009939A2"/>
    <w:rsid w:val="009B0594"/>
    <w:rsid w:val="009B25C0"/>
    <w:rsid w:val="009B4162"/>
    <w:rsid w:val="009B64D1"/>
    <w:rsid w:val="009B6FCA"/>
    <w:rsid w:val="009B7E66"/>
    <w:rsid w:val="009C43D6"/>
    <w:rsid w:val="009D0C31"/>
    <w:rsid w:val="009D2A46"/>
    <w:rsid w:val="009D2E85"/>
    <w:rsid w:val="009E28F8"/>
    <w:rsid w:val="009E3E28"/>
    <w:rsid w:val="009E44D3"/>
    <w:rsid w:val="009E6604"/>
    <w:rsid w:val="009E7134"/>
    <w:rsid w:val="009F14F0"/>
    <w:rsid w:val="009F5110"/>
    <w:rsid w:val="009F5B61"/>
    <w:rsid w:val="009F602A"/>
    <w:rsid w:val="009F608B"/>
    <w:rsid w:val="009F724A"/>
    <w:rsid w:val="00A02BB6"/>
    <w:rsid w:val="00A02E56"/>
    <w:rsid w:val="00A05994"/>
    <w:rsid w:val="00A06E57"/>
    <w:rsid w:val="00A07294"/>
    <w:rsid w:val="00A104D7"/>
    <w:rsid w:val="00A113AB"/>
    <w:rsid w:val="00A14E88"/>
    <w:rsid w:val="00A239DC"/>
    <w:rsid w:val="00A24F2D"/>
    <w:rsid w:val="00A26602"/>
    <w:rsid w:val="00A26C3A"/>
    <w:rsid w:val="00A30736"/>
    <w:rsid w:val="00A332F6"/>
    <w:rsid w:val="00A36D3D"/>
    <w:rsid w:val="00A400AC"/>
    <w:rsid w:val="00A43F9E"/>
    <w:rsid w:val="00A458B5"/>
    <w:rsid w:val="00A4742A"/>
    <w:rsid w:val="00A52CC5"/>
    <w:rsid w:val="00A53CB2"/>
    <w:rsid w:val="00A5757F"/>
    <w:rsid w:val="00A652E8"/>
    <w:rsid w:val="00A65C37"/>
    <w:rsid w:val="00A6602D"/>
    <w:rsid w:val="00A70754"/>
    <w:rsid w:val="00A719B3"/>
    <w:rsid w:val="00A72848"/>
    <w:rsid w:val="00A740DE"/>
    <w:rsid w:val="00A75715"/>
    <w:rsid w:val="00A757A2"/>
    <w:rsid w:val="00A75BC3"/>
    <w:rsid w:val="00A7622D"/>
    <w:rsid w:val="00A825D7"/>
    <w:rsid w:val="00A82A03"/>
    <w:rsid w:val="00A846BA"/>
    <w:rsid w:val="00A86994"/>
    <w:rsid w:val="00A86FD7"/>
    <w:rsid w:val="00A874D7"/>
    <w:rsid w:val="00A90F6A"/>
    <w:rsid w:val="00A914C9"/>
    <w:rsid w:val="00A91B5D"/>
    <w:rsid w:val="00A94AAD"/>
    <w:rsid w:val="00A9595A"/>
    <w:rsid w:val="00AA05B3"/>
    <w:rsid w:val="00AA0AFB"/>
    <w:rsid w:val="00AA4587"/>
    <w:rsid w:val="00AA7041"/>
    <w:rsid w:val="00AB3BC0"/>
    <w:rsid w:val="00AB3F9A"/>
    <w:rsid w:val="00AB4EE5"/>
    <w:rsid w:val="00AB70C7"/>
    <w:rsid w:val="00AB7C16"/>
    <w:rsid w:val="00AC1C0D"/>
    <w:rsid w:val="00AC341C"/>
    <w:rsid w:val="00AC4B89"/>
    <w:rsid w:val="00AC4FC5"/>
    <w:rsid w:val="00AC7042"/>
    <w:rsid w:val="00AD4099"/>
    <w:rsid w:val="00AD5013"/>
    <w:rsid w:val="00AE1C31"/>
    <w:rsid w:val="00AE3F7E"/>
    <w:rsid w:val="00AE58DA"/>
    <w:rsid w:val="00AE7163"/>
    <w:rsid w:val="00AE7B9B"/>
    <w:rsid w:val="00AF28F5"/>
    <w:rsid w:val="00B02DD8"/>
    <w:rsid w:val="00B07B8A"/>
    <w:rsid w:val="00B138B3"/>
    <w:rsid w:val="00B14534"/>
    <w:rsid w:val="00B176F9"/>
    <w:rsid w:val="00B23DB9"/>
    <w:rsid w:val="00B2520B"/>
    <w:rsid w:val="00B2526A"/>
    <w:rsid w:val="00B26F80"/>
    <w:rsid w:val="00B37723"/>
    <w:rsid w:val="00B457F4"/>
    <w:rsid w:val="00B53A63"/>
    <w:rsid w:val="00B54EA9"/>
    <w:rsid w:val="00B553BB"/>
    <w:rsid w:val="00B649DD"/>
    <w:rsid w:val="00B66B92"/>
    <w:rsid w:val="00B75036"/>
    <w:rsid w:val="00B846DA"/>
    <w:rsid w:val="00B909F2"/>
    <w:rsid w:val="00B91153"/>
    <w:rsid w:val="00B92190"/>
    <w:rsid w:val="00B94AD0"/>
    <w:rsid w:val="00B96F3E"/>
    <w:rsid w:val="00B97612"/>
    <w:rsid w:val="00BA1900"/>
    <w:rsid w:val="00BA19B7"/>
    <w:rsid w:val="00BA33F4"/>
    <w:rsid w:val="00BA6EE5"/>
    <w:rsid w:val="00BA7741"/>
    <w:rsid w:val="00BB32E4"/>
    <w:rsid w:val="00BB4A32"/>
    <w:rsid w:val="00BB7085"/>
    <w:rsid w:val="00BB7D25"/>
    <w:rsid w:val="00BC2A4F"/>
    <w:rsid w:val="00BD194F"/>
    <w:rsid w:val="00BD6822"/>
    <w:rsid w:val="00BD764C"/>
    <w:rsid w:val="00BE0291"/>
    <w:rsid w:val="00BE07D9"/>
    <w:rsid w:val="00BE1440"/>
    <w:rsid w:val="00BE2898"/>
    <w:rsid w:val="00BF3643"/>
    <w:rsid w:val="00BF40DB"/>
    <w:rsid w:val="00BF45E1"/>
    <w:rsid w:val="00BF5678"/>
    <w:rsid w:val="00BF7C15"/>
    <w:rsid w:val="00C064BB"/>
    <w:rsid w:val="00C10735"/>
    <w:rsid w:val="00C14AF7"/>
    <w:rsid w:val="00C15805"/>
    <w:rsid w:val="00C21536"/>
    <w:rsid w:val="00C22912"/>
    <w:rsid w:val="00C23C8C"/>
    <w:rsid w:val="00C25546"/>
    <w:rsid w:val="00C25FC4"/>
    <w:rsid w:val="00C30695"/>
    <w:rsid w:val="00C30A29"/>
    <w:rsid w:val="00C31EE6"/>
    <w:rsid w:val="00C44D42"/>
    <w:rsid w:val="00C45DFE"/>
    <w:rsid w:val="00C463E9"/>
    <w:rsid w:val="00C51933"/>
    <w:rsid w:val="00C53584"/>
    <w:rsid w:val="00C55AB2"/>
    <w:rsid w:val="00C565CD"/>
    <w:rsid w:val="00C57080"/>
    <w:rsid w:val="00C60A0A"/>
    <w:rsid w:val="00C60DFF"/>
    <w:rsid w:val="00C646C7"/>
    <w:rsid w:val="00C67765"/>
    <w:rsid w:val="00C714F3"/>
    <w:rsid w:val="00C71A5C"/>
    <w:rsid w:val="00C7200F"/>
    <w:rsid w:val="00C76BCC"/>
    <w:rsid w:val="00C81675"/>
    <w:rsid w:val="00C81748"/>
    <w:rsid w:val="00C819CF"/>
    <w:rsid w:val="00C96248"/>
    <w:rsid w:val="00C96E38"/>
    <w:rsid w:val="00CA2303"/>
    <w:rsid w:val="00CA3475"/>
    <w:rsid w:val="00CC2124"/>
    <w:rsid w:val="00CC7F9B"/>
    <w:rsid w:val="00CD52FB"/>
    <w:rsid w:val="00CD6CA8"/>
    <w:rsid w:val="00CE1D09"/>
    <w:rsid w:val="00CE1DF8"/>
    <w:rsid w:val="00CE448C"/>
    <w:rsid w:val="00CF0F8E"/>
    <w:rsid w:val="00CF52E4"/>
    <w:rsid w:val="00D025E4"/>
    <w:rsid w:val="00D05008"/>
    <w:rsid w:val="00D069BA"/>
    <w:rsid w:val="00D12A7A"/>
    <w:rsid w:val="00D12DE0"/>
    <w:rsid w:val="00D14A54"/>
    <w:rsid w:val="00D20917"/>
    <w:rsid w:val="00D2152B"/>
    <w:rsid w:val="00D22384"/>
    <w:rsid w:val="00D229E2"/>
    <w:rsid w:val="00D235B9"/>
    <w:rsid w:val="00D25DD5"/>
    <w:rsid w:val="00D33097"/>
    <w:rsid w:val="00D337A9"/>
    <w:rsid w:val="00D34841"/>
    <w:rsid w:val="00D34F8C"/>
    <w:rsid w:val="00D351B7"/>
    <w:rsid w:val="00D430D8"/>
    <w:rsid w:val="00D4344E"/>
    <w:rsid w:val="00D44E96"/>
    <w:rsid w:val="00D45731"/>
    <w:rsid w:val="00D46C76"/>
    <w:rsid w:val="00D524D5"/>
    <w:rsid w:val="00D54F30"/>
    <w:rsid w:val="00D56726"/>
    <w:rsid w:val="00D56B50"/>
    <w:rsid w:val="00D570AB"/>
    <w:rsid w:val="00D577FF"/>
    <w:rsid w:val="00D615B5"/>
    <w:rsid w:val="00D64A6C"/>
    <w:rsid w:val="00D65065"/>
    <w:rsid w:val="00D70505"/>
    <w:rsid w:val="00D70D99"/>
    <w:rsid w:val="00D719CD"/>
    <w:rsid w:val="00D71A72"/>
    <w:rsid w:val="00D76642"/>
    <w:rsid w:val="00D76844"/>
    <w:rsid w:val="00D81367"/>
    <w:rsid w:val="00D85250"/>
    <w:rsid w:val="00D86F19"/>
    <w:rsid w:val="00D86FEF"/>
    <w:rsid w:val="00D92582"/>
    <w:rsid w:val="00D92EB9"/>
    <w:rsid w:val="00D93113"/>
    <w:rsid w:val="00D95E7E"/>
    <w:rsid w:val="00D96C22"/>
    <w:rsid w:val="00D97C8E"/>
    <w:rsid w:val="00DA187D"/>
    <w:rsid w:val="00DA4868"/>
    <w:rsid w:val="00DA4B82"/>
    <w:rsid w:val="00DA5A39"/>
    <w:rsid w:val="00DA5FB2"/>
    <w:rsid w:val="00DA66E0"/>
    <w:rsid w:val="00DB1961"/>
    <w:rsid w:val="00DB2F7B"/>
    <w:rsid w:val="00DB5B41"/>
    <w:rsid w:val="00DC1EA4"/>
    <w:rsid w:val="00DC23CA"/>
    <w:rsid w:val="00DC312A"/>
    <w:rsid w:val="00DC4D6A"/>
    <w:rsid w:val="00DC735C"/>
    <w:rsid w:val="00DC7A37"/>
    <w:rsid w:val="00DD0706"/>
    <w:rsid w:val="00DD4709"/>
    <w:rsid w:val="00DD66D5"/>
    <w:rsid w:val="00DD78A3"/>
    <w:rsid w:val="00DE25D9"/>
    <w:rsid w:val="00DE28CA"/>
    <w:rsid w:val="00DE6345"/>
    <w:rsid w:val="00DE69DF"/>
    <w:rsid w:val="00DF0B0B"/>
    <w:rsid w:val="00DF1C90"/>
    <w:rsid w:val="00E01710"/>
    <w:rsid w:val="00E053C8"/>
    <w:rsid w:val="00E05C19"/>
    <w:rsid w:val="00E074C3"/>
    <w:rsid w:val="00E15318"/>
    <w:rsid w:val="00E17738"/>
    <w:rsid w:val="00E22E2A"/>
    <w:rsid w:val="00E2324B"/>
    <w:rsid w:val="00E23BE0"/>
    <w:rsid w:val="00E24AC4"/>
    <w:rsid w:val="00E25BA8"/>
    <w:rsid w:val="00E26063"/>
    <w:rsid w:val="00E27880"/>
    <w:rsid w:val="00E30E8C"/>
    <w:rsid w:val="00E37450"/>
    <w:rsid w:val="00E405A7"/>
    <w:rsid w:val="00E427AB"/>
    <w:rsid w:val="00E43CFA"/>
    <w:rsid w:val="00E44E1C"/>
    <w:rsid w:val="00E46D4A"/>
    <w:rsid w:val="00E547C4"/>
    <w:rsid w:val="00E5728E"/>
    <w:rsid w:val="00E642A8"/>
    <w:rsid w:val="00E65C0C"/>
    <w:rsid w:val="00E66969"/>
    <w:rsid w:val="00E6743B"/>
    <w:rsid w:val="00E7419A"/>
    <w:rsid w:val="00E75273"/>
    <w:rsid w:val="00E83D5D"/>
    <w:rsid w:val="00E846E7"/>
    <w:rsid w:val="00E85235"/>
    <w:rsid w:val="00E900AB"/>
    <w:rsid w:val="00E92C0A"/>
    <w:rsid w:val="00E9458F"/>
    <w:rsid w:val="00EA00DB"/>
    <w:rsid w:val="00EA22FF"/>
    <w:rsid w:val="00EA25AD"/>
    <w:rsid w:val="00EA2A41"/>
    <w:rsid w:val="00EA2C3A"/>
    <w:rsid w:val="00EA4490"/>
    <w:rsid w:val="00EA5EBE"/>
    <w:rsid w:val="00EA691E"/>
    <w:rsid w:val="00EA6CE6"/>
    <w:rsid w:val="00EA7A54"/>
    <w:rsid w:val="00EB25AC"/>
    <w:rsid w:val="00EB2624"/>
    <w:rsid w:val="00EB461A"/>
    <w:rsid w:val="00EB4E37"/>
    <w:rsid w:val="00EB7489"/>
    <w:rsid w:val="00EC2B0C"/>
    <w:rsid w:val="00EC3DEB"/>
    <w:rsid w:val="00EC4963"/>
    <w:rsid w:val="00EC5A87"/>
    <w:rsid w:val="00ED0514"/>
    <w:rsid w:val="00ED06A3"/>
    <w:rsid w:val="00ED07B8"/>
    <w:rsid w:val="00ED0A75"/>
    <w:rsid w:val="00ED208C"/>
    <w:rsid w:val="00ED3763"/>
    <w:rsid w:val="00ED610F"/>
    <w:rsid w:val="00ED783C"/>
    <w:rsid w:val="00ED78E3"/>
    <w:rsid w:val="00EE422C"/>
    <w:rsid w:val="00EE6CC0"/>
    <w:rsid w:val="00EF04DA"/>
    <w:rsid w:val="00EF0B93"/>
    <w:rsid w:val="00EF6342"/>
    <w:rsid w:val="00F009FD"/>
    <w:rsid w:val="00F029F2"/>
    <w:rsid w:val="00F0479D"/>
    <w:rsid w:val="00F061BA"/>
    <w:rsid w:val="00F10200"/>
    <w:rsid w:val="00F12F5E"/>
    <w:rsid w:val="00F1717D"/>
    <w:rsid w:val="00F25773"/>
    <w:rsid w:val="00F32FB0"/>
    <w:rsid w:val="00F3519F"/>
    <w:rsid w:val="00F36D1B"/>
    <w:rsid w:val="00F37885"/>
    <w:rsid w:val="00F40F20"/>
    <w:rsid w:val="00F42869"/>
    <w:rsid w:val="00F46D02"/>
    <w:rsid w:val="00F5012F"/>
    <w:rsid w:val="00F50221"/>
    <w:rsid w:val="00F556CB"/>
    <w:rsid w:val="00F577C1"/>
    <w:rsid w:val="00F630AD"/>
    <w:rsid w:val="00F6356E"/>
    <w:rsid w:val="00F63AFD"/>
    <w:rsid w:val="00F6527D"/>
    <w:rsid w:val="00F66FEF"/>
    <w:rsid w:val="00F73A07"/>
    <w:rsid w:val="00F74856"/>
    <w:rsid w:val="00F75A79"/>
    <w:rsid w:val="00F765CC"/>
    <w:rsid w:val="00F76B60"/>
    <w:rsid w:val="00F812D6"/>
    <w:rsid w:val="00F82722"/>
    <w:rsid w:val="00F82B2B"/>
    <w:rsid w:val="00F86382"/>
    <w:rsid w:val="00F86BFF"/>
    <w:rsid w:val="00F8718C"/>
    <w:rsid w:val="00F96EFF"/>
    <w:rsid w:val="00FA03A9"/>
    <w:rsid w:val="00FA0444"/>
    <w:rsid w:val="00FA18FC"/>
    <w:rsid w:val="00FA44B5"/>
    <w:rsid w:val="00FA5200"/>
    <w:rsid w:val="00FA5768"/>
    <w:rsid w:val="00FA6772"/>
    <w:rsid w:val="00FB0E34"/>
    <w:rsid w:val="00FB6C61"/>
    <w:rsid w:val="00FB74D0"/>
    <w:rsid w:val="00FC07D0"/>
    <w:rsid w:val="00FC3D30"/>
    <w:rsid w:val="00FC7900"/>
    <w:rsid w:val="00FD15D0"/>
    <w:rsid w:val="00FD295A"/>
    <w:rsid w:val="00FD3D0F"/>
    <w:rsid w:val="00FD4301"/>
    <w:rsid w:val="00FD658B"/>
    <w:rsid w:val="00FD6B63"/>
    <w:rsid w:val="00FE19B4"/>
    <w:rsid w:val="00FE28C2"/>
    <w:rsid w:val="00FE50B2"/>
    <w:rsid w:val="00FE7BFB"/>
    <w:rsid w:val="00FF15D0"/>
    <w:rsid w:val="00FF20D8"/>
    <w:rsid w:val="00FF5355"/>
    <w:rsid w:val="00FF5CAF"/>
    <w:rsid w:val="00FF6706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D8818"/>
  <w15:docId w15:val="{162628B1-4158-4BC3-B6F4-2A819AD5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5B9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rsid w:val="00EB4E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locked/>
    <w:rsid w:val="00EB4E37"/>
    <w:rPr>
      <w:rFonts w:cs="Times New Roman"/>
    </w:rPr>
  </w:style>
  <w:style w:type="paragraph" w:styleId="a4">
    <w:name w:val="footer"/>
    <w:basedOn w:val="a"/>
    <w:link w:val="Char0"/>
    <w:uiPriority w:val="99"/>
    <w:semiHidden/>
    <w:rsid w:val="00EB4E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locked/>
    <w:rsid w:val="00EB4E37"/>
    <w:rPr>
      <w:rFonts w:cs="Times New Roman"/>
    </w:rPr>
  </w:style>
  <w:style w:type="paragraph" w:customStyle="1" w:styleId="Default">
    <w:name w:val="Default"/>
    <w:rsid w:val="001161D3"/>
    <w:pPr>
      <w:widowControl w:val="0"/>
      <w:autoSpaceDE w:val="0"/>
      <w:autoSpaceDN w:val="0"/>
      <w:adjustRightInd w:val="0"/>
    </w:pPr>
    <w:rPr>
      <w:rFonts w:ascii="맑은" w:eastAsia="맑은" w:cs="맑은"/>
      <w:color w:val="000000"/>
      <w:sz w:val="24"/>
      <w:szCs w:val="24"/>
    </w:rPr>
  </w:style>
  <w:style w:type="paragraph" w:customStyle="1" w:styleId="MS">
    <w:name w:val="MS바탕글"/>
    <w:basedOn w:val="a"/>
    <w:rsid w:val="00106AE1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paragraph" w:customStyle="1" w:styleId="a5">
    <w:name w:val="바탕글"/>
    <w:basedOn w:val="a"/>
    <w:rsid w:val="00106AE1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table" w:styleId="a6">
    <w:name w:val="Table Grid"/>
    <w:basedOn w:val="a1"/>
    <w:locked/>
    <w:rsid w:val="005A46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DD78A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B94AD0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723E24"/>
    <w:pPr>
      <w:ind w:leftChars="400" w:left="800"/>
    </w:pPr>
  </w:style>
  <w:style w:type="character" w:customStyle="1" w:styleId="1">
    <w:name w:val="확인되지 않은 멘션1"/>
    <w:basedOn w:val="a0"/>
    <w:uiPriority w:val="99"/>
    <w:semiHidden/>
    <w:unhideWhenUsed/>
    <w:rsid w:val="00BA6EE5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locked/>
    <w:rsid w:val="00C96E38"/>
    <w:rPr>
      <w:b/>
      <w:bCs/>
    </w:rPr>
  </w:style>
  <w:style w:type="paragraph" w:styleId="ab">
    <w:name w:val="Revision"/>
    <w:hidden/>
    <w:uiPriority w:val="99"/>
    <w:semiHidden/>
    <w:rsid w:val="004B71B5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2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1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4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24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mariadb.com/kb" TargetMode="External"/><Relationship Id="rId18" Type="http://schemas.openxmlformats.org/officeDocument/2006/relationships/hyperlink" Target="http://211.115.81.41/install/openssl-1.0.1.tar.gz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MONIT_SERVER/install/utf8_pack/p7zip_9.38.1_src_all.tar.bz2" TargetMode="External"/><Relationship Id="rId17" Type="http://schemas.openxmlformats.org/officeDocument/2006/relationships/hyperlink" Target="https://mariadb.org/get-involve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dev.mysql.com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ONIT_SERVER/install/utf8_pack/apache_htdocs.tar.g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mariadb.org/" TargetMode="External"/><Relationship Id="rId10" Type="http://schemas.openxmlformats.org/officeDocument/2006/relationships/hyperlink" Target="http://MONIT_SERVER/install/utf8_pack/apache_config.tar.gz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mariadb.org/j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1CD6E-5B28-4714-8467-0B256D673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49</Pages>
  <Words>12085</Words>
  <Characters>68886</Characters>
  <Application>Microsoft Office Word</Application>
  <DocSecurity>0</DocSecurity>
  <Lines>574</Lines>
  <Paragraphs>161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* 계정생성 ( ID/Passwd 동일 – ippbxmng )</vt:lpstr>
    </vt:vector>
  </TitlesOfParts>
  <Company/>
  <LinksUpToDate>false</LinksUpToDate>
  <CharactersWithSpaces>80810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 계정생성 ( ID/Passwd 동일 – ippbxmng )</dc:title>
  <dc:subject/>
  <dc:creator>yang</dc:creator>
  <cp:keywords/>
  <dc:description/>
  <cp:lastModifiedBy>양 성훈</cp:lastModifiedBy>
  <cp:revision>3</cp:revision>
  <dcterms:created xsi:type="dcterms:W3CDTF">2023-10-31T07:45:00Z</dcterms:created>
  <dcterms:modified xsi:type="dcterms:W3CDTF">2023-11-24T01:46:00Z</dcterms:modified>
</cp:coreProperties>
</file>