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CCAFEB" w14:textId="2BC61DA3" w:rsidR="00F6527D" w:rsidRPr="00506BDD" w:rsidRDefault="00F6527D" w:rsidP="00FA18FC">
      <w:pPr>
        <w:rPr>
          <w:rFonts w:ascii="HY헤드라인M" w:eastAsia="HY헤드라인M"/>
          <w:sz w:val="40"/>
        </w:rPr>
      </w:pPr>
      <w:r w:rsidRPr="00F6527D">
        <w:rPr>
          <w:rFonts w:ascii="HY헤드라인M" w:eastAsia="HY헤드라인M" w:hint="eastAsia"/>
          <w:sz w:val="40"/>
        </w:rPr>
        <w:t>&lt;</w:t>
      </w:r>
      <w:r>
        <w:rPr>
          <w:rFonts w:ascii="HY헤드라인M" w:eastAsia="HY헤드라인M" w:hint="eastAsia"/>
          <w:sz w:val="40"/>
        </w:rPr>
        <w:t xml:space="preserve"> </w:t>
      </w:r>
      <w:r w:rsidRPr="00F6527D">
        <w:rPr>
          <w:rFonts w:ascii="HY헤드라인M" w:eastAsia="HY헤드라인M" w:hint="eastAsia"/>
          <w:sz w:val="40"/>
        </w:rPr>
        <w:t>IPPBX SYST</w:t>
      </w:r>
      <w:r w:rsidR="002A3889">
        <w:rPr>
          <w:rFonts w:ascii="HY헤드라인M" w:eastAsia="HY헤드라인M" w:hint="eastAsia"/>
          <w:sz w:val="40"/>
        </w:rPr>
        <w:t>EM</w:t>
      </w:r>
      <w:r w:rsidRPr="00F6527D">
        <w:rPr>
          <w:rFonts w:ascii="HY헤드라인M" w:eastAsia="HY헤드라인M" w:hint="eastAsia"/>
          <w:sz w:val="40"/>
        </w:rPr>
        <w:t xml:space="preserve"> 설치메뉴얼</w:t>
      </w:r>
      <w:r>
        <w:rPr>
          <w:rFonts w:ascii="HY헤드라인M" w:eastAsia="HY헤드라인M" w:hint="eastAsia"/>
          <w:sz w:val="40"/>
        </w:rPr>
        <w:t xml:space="preserve"> </w:t>
      </w:r>
      <w:r w:rsidR="00E44E1C">
        <w:rPr>
          <w:rFonts w:ascii="HY헤드라인M" w:eastAsia="HY헤드라인M" w:hint="eastAsia"/>
          <w:sz w:val="40"/>
        </w:rPr>
        <w:t xml:space="preserve">: </w:t>
      </w:r>
      <w:r w:rsidR="00984A0F">
        <w:rPr>
          <w:rFonts w:ascii="HY헤드라인M" w:eastAsia="HY헤드라인M" w:hint="eastAsia"/>
          <w:sz w:val="40"/>
        </w:rPr>
        <w:t>Rocky</w:t>
      </w:r>
      <w:r w:rsidR="0033670C">
        <w:rPr>
          <w:rFonts w:ascii="HY헤드라인M" w:eastAsia="HY헤드라인M"/>
          <w:sz w:val="40"/>
        </w:rPr>
        <w:t>8</w:t>
      </w:r>
      <w:r w:rsidR="00774869">
        <w:rPr>
          <w:rFonts w:ascii="HY헤드라인M" w:eastAsia="HY헤드라인M" w:hint="eastAsia"/>
          <w:sz w:val="40"/>
        </w:rPr>
        <w:t>.</w:t>
      </w:r>
      <w:r w:rsidR="00984A0F">
        <w:rPr>
          <w:rFonts w:ascii="HY헤드라인M" w:eastAsia="HY헤드라인M"/>
          <w:sz w:val="40"/>
        </w:rPr>
        <w:t>9</w:t>
      </w:r>
      <w:r w:rsidR="00774869">
        <w:rPr>
          <w:rFonts w:ascii="HY헤드라인M" w:eastAsia="HY헤드라인M"/>
          <w:sz w:val="40"/>
        </w:rPr>
        <w:t xml:space="preserve"> </w:t>
      </w:r>
      <w:r w:rsidR="00774869">
        <w:rPr>
          <w:rFonts w:ascii="HY헤드라인M" w:eastAsia="HY헤드라인M" w:hint="eastAsia"/>
          <w:sz w:val="40"/>
        </w:rPr>
        <w:t>(</w:t>
      </w:r>
      <w:r w:rsidR="00E44E1C">
        <w:rPr>
          <w:rFonts w:ascii="HY헤드라인M" w:eastAsia="HY헤드라인M" w:hint="eastAsia"/>
          <w:sz w:val="40"/>
        </w:rPr>
        <w:t>UTF-8</w:t>
      </w:r>
      <w:r w:rsidR="00774869">
        <w:rPr>
          <w:rFonts w:ascii="HY헤드라인M" w:eastAsia="HY헤드라인M"/>
          <w:sz w:val="40"/>
        </w:rPr>
        <w:t>)</w:t>
      </w:r>
      <w:r w:rsidR="00E44E1C">
        <w:rPr>
          <w:rFonts w:ascii="HY헤드라인M" w:eastAsia="HY헤드라인M" w:hint="eastAsia"/>
          <w:sz w:val="40"/>
        </w:rPr>
        <w:t>&gt;</w:t>
      </w:r>
    </w:p>
    <w:p w14:paraId="4CF10CC4" w14:textId="6BD4C495" w:rsidR="00506BDD" w:rsidRDefault="00506BDD" w:rsidP="00FA18FC">
      <w:pPr>
        <w:rPr>
          <w:b/>
          <w:color w:val="FF0000"/>
        </w:rPr>
      </w:pPr>
      <w:r>
        <w:rPr>
          <w:rFonts w:hint="eastAsia"/>
          <w:b/>
          <w:color w:val="FF0000"/>
        </w:rPr>
        <w:t>!!</w:t>
      </w:r>
      <w:r>
        <w:rPr>
          <w:b/>
          <w:color w:val="FF0000"/>
        </w:rPr>
        <w:t>!!!</w:t>
      </w:r>
      <w:r w:rsidRPr="00506BDD">
        <w:rPr>
          <w:rFonts w:hint="eastAsia"/>
          <w:b/>
          <w:color w:val="FF0000"/>
        </w:rPr>
        <w:t>통합버전 주의점</w:t>
      </w:r>
      <w:r>
        <w:rPr>
          <w:rFonts w:hint="eastAsia"/>
          <w:b/>
          <w:color w:val="FF0000"/>
        </w:rPr>
        <w:t>!!!!!</w:t>
      </w:r>
      <w:r w:rsidR="00444E51">
        <w:rPr>
          <w:b/>
          <w:color w:val="FF0000"/>
        </w:rPr>
        <w:t xml:space="preserve"> </w:t>
      </w:r>
      <w:r w:rsidR="00444E51">
        <w:rPr>
          <w:rFonts w:hint="eastAsia"/>
          <w:b/>
          <w:color w:val="FF0000"/>
        </w:rPr>
        <w:t>반드시 숙지 !</w:t>
      </w:r>
      <w:r w:rsidR="00444E51">
        <w:rPr>
          <w:b/>
          <w:color w:val="FF0000"/>
        </w:rPr>
        <w:t>!!!!</w:t>
      </w:r>
    </w:p>
    <w:p w14:paraId="720AD6DE" w14:textId="096CA6CC" w:rsidR="00444E51" w:rsidRPr="00444E51" w:rsidRDefault="00444E51" w:rsidP="00FA18FC">
      <w:pPr>
        <w:rPr>
          <w:b/>
          <w:color w:val="FF0000"/>
        </w:rPr>
      </w:pPr>
      <w:r>
        <w:rPr>
          <w:rFonts w:hint="eastAsia"/>
          <w:b/>
          <w:color w:val="FF0000"/>
        </w:rPr>
        <w:t>!!</w:t>
      </w:r>
      <w:r>
        <w:rPr>
          <w:b/>
          <w:color w:val="FF0000"/>
        </w:rPr>
        <w:t>!!!</w:t>
      </w:r>
      <w:r w:rsidRPr="00506BDD">
        <w:rPr>
          <w:rFonts w:hint="eastAsia"/>
          <w:b/>
          <w:color w:val="FF0000"/>
        </w:rPr>
        <w:t>통합버전 주의점</w:t>
      </w:r>
      <w:r>
        <w:rPr>
          <w:rFonts w:hint="eastAsia"/>
          <w:b/>
          <w:color w:val="FF0000"/>
        </w:rPr>
        <w:t>!!!!!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반드시 숙지 !</w:t>
      </w:r>
      <w:r>
        <w:rPr>
          <w:b/>
          <w:color w:val="FF0000"/>
        </w:rPr>
        <w:t>!!!!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06BDD" w:rsidRPr="00E877ED" w14:paraId="01B3174B" w14:textId="77777777" w:rsidTr="00F86BFF">
        <w:tc>
          <w:tcPr>
            <w:tcW w:w="10456" w:type="dxa"/>
          </w:tcPr>
          <w:p w14:paraId="51AC6DC4" w14:textId="77777777" w:rsidR="00506BDD" w:rsidRDefault="00506BDD" w:rsidP="00506BDD">
            <w:r>
              <w:rPr>
                <w:rFonts w:hint="eastAsia"/>
              </w:rPr>
              <w:t>통합버젼을</w:t>
            </w:r>
            <w:r>
              <w:t xml:space="preserve"> 포팅할때 주의점 발견</w:t>
            </w:r>
          </w:p>
          <w:p w14:paraId="5EFBD6C3" w14:textId="77777777" w:rsidR="00506BDD" w:rsidRDefault="00506BDD" w:rsidP="00506BDD">
            <w:r>
              <w:t>1. /etc/profile 에 CLASSPATH</w:t>
            </w:r>
          </w:p>
          <w:p w14:paraId="7E6AD984" w14:textId="77777777" w:rsidR="00506BDD" w:rsidRDefault="00506BDD" w:rsidP="00506BDD">
            <w:r>
              <w:t>/home/ippbxmng/lib/mysql-connector-java-5.0.3-bin.jar</w:t>
            </w:r>
          </w:p>
          <w:p w14:paraId="6427A59F" w14:textId="77777777" w:rsidR="00506BDD" w:rsidRDefault="00506BDD" w:rsidP="00506BDD">
            <w:r>
              <w:rPr>
                <w:rFonts w:hint="eastAsia"/>
              </w:rPr>
              <w:t>가</w:t>
            </w:r>
            <w:r>
              <w:t xml:space="preserve"> 아니고</w:t>
            </w:r>
          </w:p>
          <w:p w14:paraId="6009AA96" w14:textId="77777777" w:rsidR="00506BDD" w:rsidRDefault="00506BDD" w:rsidP="00506BDD">
            <w:r w:rsidRPr="00E9458F">
              <w:rPr>
                <w:color w:val="FF0000"/>
              </w:rPr>
              <w:t>/home/ippbxmng/lib/mysql-connector-java-8.0.18.jar</w:t>
            </w:r>
          </w:p>
          <w:p w14:paraId="744C234D" w14:textId="77777777" w:rsidR="00506BDD" w:rsidRDefault="00506BDD" w:rsidP="00506BDD"/>
          <w:p w14:paraId="6397DE33" w14:textId="5434451C" w:rsidR="00506BDD" w:rsidRDefault="00506BDD" w:rsidP="00506BDD">
            <w:r>
              <w:t>2. /etc/hosts</w:t>
            </w:r>
          </w:p>
          <w:p w14:paraId="1A61F44C" w14:textId="77777777" w:rsidR="00506BDD" w:rsidRDefault="00506BDD" w:rsidP="00506BDD">
            <w:r>
              <w:t>MAIN_DB_VIP MainDbVip 당분간 같이 명시바람</w:t>
            </w:r>
          </w:p>
          <w:p w14:paraId="6BE70E33" w14:textId="77777777" w:rsidR="00506BDD" w:rsidRDefault="00506BDD" w:rsidP="00506BDD"/>
          <w:p w14:paraId="3AE5C520" w14:textId="77777777" w:rsidR="00506BDD" w:rsidRDefault="00506BDD" w:rsidP="00506BDD">
            <w:r>
              <w:t>3. 마스터페이지에 게이트웨이 설정시 기본 게이트웨이 설정이 되어야합니다.</w:t>
            </w:r>
          </w:p>
          <w:p w14:paraId="321372A4" w14:textId="77777777" w:rsidR="00506BDD" w:rsidRDefault="00506BDD" w:rsidP="00506BDD">
            <w:pPr>
              <w:ind w:firstLineChars="100" w:firstLine="200"/>
            </w:pPr>
            <w:r>
              <w:rPr>
                <w:rFonts w:hint="eastAsia"/>
              </w:rPr>
              <w:t>자체고객은</w:t>
            </w:r>
            <w:r>
              <w:t xml:space="preserve"> gw2.eicn을 디폴트게이트웨이로 설정하고</w:t>
            </w:r>
            <w:r>
              <w:rPr>
                <w:rFonts w:hint="eastAsia"/>
              </w:rPr>
              <w:t xml:space="preserve"> 유플러스는</w:t>
            </w:r>
            <w:r>
              <w:t xml:space="preserve"> SSW를 디폴트게이트웨이로 설정합니다.</w:t>
            </w:r>
          </w:p>
          <w:p w14:paraId="0459BCF8" w14:textId="3D972F00" w:rsidR="00506BDD" w:rsidRPr="00107A35" w:rsidRDefault="00506BDD" w:rsidP="00506BDD">
            <w:pPr>
              <w:ind w:leftChars="100" w:left="200"/>
            </w:pPr>
            <w:r>
              <w:t>(</w:t>
            </w:r>
            <w:r w:rsidRPr="00506BDD">
              <w:rPr>
                <w:rFonts w:hint="eastAsia"/>
              </w:rPr>
              <w:t>타통신사</w:t>
            </w:r>
            <w:r w:rsidRPr="00506BDD">
              <w:t xml:space="preserve"> 고객사 설정시 호테스트를 위한 자체 게이트웨이는 디폴트로 지정하지 않고, SSW를 디폴트로 반드시 지정해야합니다.</w:t>
            </w:r>
            <w:r>
              <w:t>)</w:t>
            </w:r>
          </w:p>
        </w:tc>
      </w:tr>
    </w:tbl>
    <w:p w14:paraId="2C8FC94C" w14:textId="77777777" w:rsidR="00444E51" w:rsidRPr="00506BDD" w:rsidRDefault="00444E51" w:rsidP="00444E51">
      <w:pPr>
        <w:rPr>
          <w:b/>
          <w:color w:val="FF0000"/>
        </w:rPr>
      </w:pPr>
      <w:r>
        <w:rPr>
          <w:rFonts w:hint="eastAsia"/>
          <w:b/>
          <w:color w:val="FF0000"/>
        </w:rPr>
        <w:t>!!</w:t>
      </w:r>
      <w:r>
        <w:rPr>
          <w:b/>
          <w:color w:val="FF0000"/>
        </w:rPr>
        <w:t>!!!</w:t>
      </w:r>
      <w:r w:rsidRPr="00506BDD">
        <w:rPr>
          <w:rFonts w:hint="eastAsia"/>
          <w:b/>
          <w:color w:val="FF0000"/>
        </w:rPr>
        <w:t>통합버전 주의점</w:t>
      </w:r>
      <w:r>
        <w:rPr>
          <w:rFonts w:hint="eastAsia"/>
          <w:b/>
          <w:color w:val="FF0000"/>
        </w:rPr>
        <w:t>!!!!!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반드시 숙지 !</w:t>
      </w:r>
      <w:r>
        <w:rPr>
          <w:b/>
          <w:color w:val="FF0000"/>
        </w:rPr>
        <w:t>!!!!</w:t>
      </w:r>
    </w:p>
    <w:p w14:paraId="2ADC2B60" w14:textId="26C86D03" w:rsidR="00506BDD" w:rsidRPr="00444E51" w:rsidRDefault="00444E51" w:rsidP="00FA18FC">
      <w:pPr>
        <w:rPr>
          <w:b/>
          <w:color w:val="FF0000"/>
        </w:rPr>
      </w:pPr>
      <w:r>
        <w:rPr>
          <w:rFonts w:hint="eastAsia"/>
          <w:b/>
          <w:color w:val="FF0000"/>
        </w:rPr>
        <w:t>!!</w:t>
      </w:r>
      <w:r>
        <w:rPr>
          <w:b/>
          <w:color w:val="FF0000"/>
        </w:rPr>
        <w:t>!!!</w:t>
      </w:r>
      <w:r w:rsidRPr="00506BDD">
        <w:rPr>
          <w:rFonts w:hint="eastAsia"/>
          <w:b/>
          <w:color w:val="FF0000"/>
        </w:rPr>
        <w:t>통합버전 주의점</w:t>
      </w:r>
      <w:r>
        <w:rPr>
          <w:rFonts w:hint="eastAsia"/>
          <w:b/>
          <w:color w:val="FF0000"/>
        </w:rPr>
        <w:t>!!!!!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반드시 숙지 !</w:t>
      </w:r>
      <w:r>
        <w:rPr>
          <w:b/>
          <w:color w:val="FF0000"/>
        </w:rPr>
        <w:t>!!!!</w:t>
      </w:r>
    </w:p>
    <w:p w14:paraId="41ECA318" w14:textId="77777777" w:rsidR="00811BF9" w:rsidRDefault="00811BF9" w:rsidP="00811BF9">
      <w:pPr>
        <w:rPr>
          <w:b/>
        </w:rPr>
      </w:pPr>
      <w:r>
        <w:rPr>
          <w:rFonts w:hint="eastAsia"/>
          <w:b/>
        </w:rPr>
        <w:t>* ip등록</w:t>
      </w:r>
    </w:p>
    <w:p w14:paraId="2E39981A" w14:textId="77777777" w:rsidR="00811BF9" w:rsidRPr="00107A35" w:rsidRDefault="00811BF9" w:rsidP="00811BF9">
      <w:r w:rsidRPr="00107A35">
        <w:t xml:space="preserve">[root@localhost ~]# </w:t>
      </w:r>
      <w:r w:rsidRPr="00107A35">
        <w:rPr>
          <w:color w:val="0070C0"/>
        </w:rPr>
        <w:t>v</w:t>
      </w:r>
      <w:r w:rsidRPr="00107A35">
        <w:rPr>
          <w:rFonts w:hint="eastAsia"/>
          <w:color w:val="0070C0"/>
        </w:rPr>
        <w:t xml:space="preserve">i </w:t>
      </w:r>
      <w:r w:rsidRPr="00107A35">
        <w:rPr>
          <w:color w:val="0070C0"/>
        </w:rPr>
        <w:t>/etc/sysconfig/network</w:t>
      </w:r>
    </w:p>
    <w:p w14:paraId="728CE2C0" w14:textId="5A4B052D" w:rsidR="00811BF9" w:rsidRPr="00107A35" w:rsidRDefault="00811BF9" w:rsidP="00811BF9">
      <w:r w:rsidRPr="00107A35">
        <w:t xml:space="preserve">[root@localhost ~]# </w:t>
      </w:r>
      <w:r w:rsidRPr="00107A35">
        <w:rPr>
          <w:color w:val="0070C0"/>
        </w:rPr>
        <w:t>v</w:t>
      </w:r>
      <w:r w:rsidRPr="00107A35">
        <w:rPr>
          <w:rFonts w:hint="eastAsia"/>
          <w:color w:val="0070C0"/>
        </w:rPr>
        <w:t xml:space="preserve">i </w:t>
      </w:r>
      <w:r w:rsidRPr="00107A35">
        <w:rPr>
          <w:color w:val="0070C0"/>
        </w:rPr>
        <w:t>/etc/sysconfig/network-scripts/ifcfg-</w:t>
      </w:r>
      <w:r w:rsidR="002A3889">
        <w:rPr>
          <w:color w:val="0070C0"/>
        </w:rPr>
        <w:t>em</w:t>
      </w:r>
      <w:r w:rsidRPr="00107A35">
        <w:rPr>
          <w:color w:val="0070C0"/>
        </w:rPr>
        <w:t>1</w:t>
      </w:r>
    </w:p>
    <w:p w14:paraId="21E3E0A1" w14:textId="77777777" w:rsidR="00811BF9" w:rsidRPr="00107A35" w:rsidRDefault="00811BF9" w:rsidP="00811BF9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11BF9" w:rsidRPr="00107A35" w14:paraId="40273CB7" w14:textId="77777777" w:rsidTr="004734F1">
        <w:tc>
          <w:tcPr>
            <w:tcW w:w="10456" w:type="dxa"/>
          </w:tcPr>
          <w:p w14:paraId="3E2D4426" w14:textId="77777777" w:rsidR="00811BF9" w:rsidRDefault="00811BF9" w:rsidP="004734F1">
            <w:r>
              <w:t>TYPE=Ethernet</w:t>
            </w:r>
          </w:p>
          <w:p w14:paraId="699C4077" w14:textId="77777777" w:rsidR="00811BF9" w:rsidRDefault="00811BF9" w:rsidP="004734F1">
            <w:r>
              <w:t>PROXY_METHOD=none</w:t>
            </w:r>
          </w:p>
          <w:p w14:paraId="2A620D31" w14:textId="77777777" w:rsidR="00811BF9" w:rsidRDefault="00811BF9" w:rsidP="004734F1">
            <w:r>
              <w:t>BROWSER_ONLY=no</w:t>
            </w:r>
          </w:p>
          <w:p w14:paraId="0EA0E33A" w14:textId="77777777" w:rsidR="00811BF9" w:rsidRPr="00DA5FB2" w:rsidRDefault="00811BF9" w:rsidP="004734F1">
            <w:pPr>
              <w:rPr>
                <w:color w:val="FF0000"/>
              </w:rPr>
            </w:pPr>
            <w:r w:rsidRPr="00DA5FB2">
              <w:rPr>
                <w:color w:val="FF0000"/>
              </w:rPr>
              <w:t xml:space="preserve">BOOTPROTO=static </w:t>
            </w:r>
            <w:r>
              <w:rPr>
                <w:color w:val="FF0000"/>
              </w:rPr>
              <w:t xml:space="preserve">– </w:t>
            </w:r>
            <w:r>
              <w:rPr>
                <w:rFonts w:hint="eastAsia"/>
                <w:color w:val="FF0000"/>
              </w:rPr>
              <w:t>변경</w:t>
            </w:r>
          </w:p>
          <w:p w14:paraId="4D39D40E" w14:textId="77777777" w:rsidR="00811BF9" w:rsidRDefault="00811BF9" w:rsidP="004734F1">
            <w:r>
              <w:t>DEFROUTE=yes</w:t>
            </w:r>
          </w:p>
          <w:p w14:paraId="3E88E877" w14:textId="77777777" w:rsidR="00811BF9" w:rsidRDefault="00811BF9" w:rsidP="004734F1">
            <w:r>
              <w:t>IPV4_FAILURE_FATAL=no</w:t>
            </w:r>
          </w:p>
          <w:p w14:paraId="254AECBB" w14:textId="3801ADD2" w:rsidR="00811BF9" w:rsidRPr="00B46CE4" w:rsidRDefault="00B46CE4" w:rsidP="004734F1">
            <w:pPr>
              <w:rPr>
                <w:color w:val="FF0000"/>
              </w:rPr>
            </w:pPr>
            <w:r w:rsidRPr="00B46CE4">
              <w:rPr>
                <w:color w:val="FF0000"/>
              </w:rPr>
              <w:t>#</w:t>
            </w:r>
            <w:r w:rsidR="00811BF9" w:rsidRPr="00B46CE4">
              <w:rPr>
                <w:color w:val="FF0000"/>
              </w:rPr>
              <w:t>IPV6INIT=yes</w:t>
            </w:r>
          </w:p>
          <w:p w14:paraId="4668910F" w14:textId="77EF9078" w:rsidR="00811BF9" w:rsidRPr="00B46CE4" w:rsidRDefault="00B46CE4" w:rsidP="004734F1">
            <w:pPr>
              <w:rPr>
                <w:color w:val="FF0000"/>
              </w:rPr>
            </w:pPr>
            <w:r w:rsidRPr="00B46CE4">
              <w:rPr>
                <w:color w:val="FF0000"/>
              </w:rPr>
              <w:t>#</w:t>
            </w:r>
            <w:r w:rsidR="00811BF9" w:rsidRPr="00B46CE4">
              <w:rPr>
                <w:color w:val="FF0000"/>
              </w:rPr>
              <w:t>IPV6_AUTOCONF=yes</w:t>
            </w:r>
          </w:p>
          <w:p w14:paraId="3491BF19" w14:textId="002B3FD8" w:rsidR="00811BF9" w:rsidRPr="00B46CE4" w:rsidRDefault="00B46CE4" w:rsidP="004734F1">
            <w:pPr>
              <w:rPr>
                <w:color w:val="FF0000"/>
              </w:rPr>
            </w:pPr>
            <w:r w:rsidRPr="00B46CE4">
              <w:rPr>
                <w:color w:val="FF0000"/>
              </w:rPr>
              <w:t>#</w:t>
            </w:r>
            <w:r w:rsidR="00811BF9" w:rsidRPr="00B46CE4">
              <w:rPr>
                <w:color w:val="FF0000"/>
              </w:rPr>
              <w:t>IPV6_DEFROUTE=yes</w:t>
            </w:r>
            <w:r>
              <w:rPr>
                <w:color w:val="FF0000"/>
              </w:rPr>
              <w:t xml:space="preserve">     - IPV6 </w:t>
            </w:r>
            <w:r>
              <w:rPr>
                <w:rFonts w:hint="eastAsia"/>
                <w:color w:val="FF0000"/>
              </w:rPr>
              <w:t>관련 옵션은 다 주석 !!!</w:t>
            </w:r>
          </w:p>
          <w:p w14:paraId="565CE2F8" w14:textId="060E2EC2" w:rsidR="00811BF9" w:rsidRPr="00B46CE4" w:rsidRDefault="00B46CE4" w:rsidP="004734F1">
            <w:pPr>
              <w:rPr>
                <w:color w:val="FF0000"/>
              </w:rPr>
            </w:pPr>
            <w:r w:rsidRPr="00B46CE4">
              <w:rPr>
                <w:color w:val="FF0000"/>
              </w:rPr>
              <w:t>#</w:t>
            </w:r>
            <w:r w:rsidR="00811BF9" w:rsidRPr="00B46CE4">
              <w:rPr>
                <w:color w:val="FF0000"/>
              </w:rPr>
              <w:t>IPV6_FAILURE_FATAL=no</w:t>
            </w:r>
          </w:p>
          <w:p w14:paraId="447C2979" w14:textId="69247DF9" w:rsidR="00811BF9" w:rsidRPr="00B46CE4" w:rsidRDefault="00B46CE4" w:rsidP="004734F1">
            <w:pPr>
              <w:rPr>
                <w:color w:val="FF0000"/>
              </w:rPr>
            </w:pPr>
            <w:r w:rsidRPr="00B46CE4">
              <w:rPr>
                <w:color w:val="FF0000"/>
              </w:rPr>
              <w:t>#</w:t>
            </w:r>
            <w:r w:rsidR="00811BF9" w:rsidRPr="00B46CE4">
              <w:rPr>
                <w:color w:val="FF0000"/>
              </w:rPr>
              <w:t>IPV6_ADDR_GEN_MODE=stable-privacy</w:t>
            </w:r>
          </w:p>
          <w:p w14:paraId="6A4FD794" w14:textId="77777777" w:rsidR="00811BF9" w:rsidRDefault="00811BF9" w:rsidP="004734F1">
            <w:r>
              <w:t>NAME=eth1</w:t>
            </w:r>
          </w:p>
          <w:p w14:paraId="140E33B1" w14:textId="77777777" w:rsidR="00811BF9" w:rsidRDefault="00811BF9" w:rsidP="004734F1">
            <w:r>
              <w:t>UUID=047ea4f8-ea44-4e66-b2fb-0e46283308ac</w:t>
            </w:r>
          </w:p>
          <w:p w14:paraId="7FE1C87E" w14:textId="77777777" w:rsidR="00811BF9" w:rsidRDefault="00811BF9" w:rsidP="004734F1">
            <w:r>
              <w:t>DEVICE=eth1</w:t>
            </w:r>
          </w:p>
          <w:p w14:paraId="13D576A6" w14:textId="77777777" w:rsidR="00811BF9" w:rsidRPr="00DA5FB2" w:rsidRDefault="00811BF9" w:rsidP="004734F1">
            <w:pPr>
              <w:rPr>
                <w:color w:val="FF0000"/>
              </w:rPr>
            </w:pPr>
            <w:r w:rsidRPr="00DA5FB2">
              <w:rPr>
                <w:color w:val="FF0000"/>
              </w:rPr>
              <w:t>ONBOOT=yes</w:t>
            </w:r>
            <w:r>
              <w:rPr>
                <w:color w:val="FF0000"/>
              </w:rPr>
              <w:t xml:space="preserve"> – </w:t>
            </w:r>
            <w:r>
              <w:rPr>
                <w:rFonts w:hint="eastAsia"/>
                <w:color w:val="FF0000"/>
              </w:rPr>
              <w:t>변경</w:t>
            </w:r>
          </w:p>
          <w:p w14:paraId="7F356EEE" w14:textId="77777777" w:rsidR="00811BF9" w:rsidRPr="00DA5FB2" w:rsidRDefault="00811BF9" w:rsidP="004734F1">
            <w:pPr>
              <w:rPr>
                <w:color w:val="FF0000"/>
              </w:rPr>
            </w:pPr>
            <w:r w:rsidRPr="00DA5FB2">
              <w:rPr>
                <w:color w:val="FF0000"/>
              </w:rPr>
              <w:t>IPADDR=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ip</w:t>
            </w:r>
          </w:p>
          <w:p w14:paraId="3FED9C3E" w14:textId="77777777" w:rsidR="00811BF9" w:rsidRPr="00DA5FB2" w:rsidRDefault="00811BF9" w:rsidP="004734F1">
            <w:pPr>
              <w:rPr>
                <w:color w:val="FF0000"/>
              </w:rPr>
            </w:pPr>
            <w:r w:rsidRPr="00DA5FB2">
              <w:rPr>
                <w:color w:val="FF0000"/>
              </w:rPr>
              <w:t>NETMASK=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서브넷</w:t>
            </w:r>
          </w:p>
          <w:p w14:paraId="198FD310" w14:textId="77777777" w:rsidR="00811BF9" w:rsidRPr="00DA5FB2" w:rsidRDefault="00811BF9" w:rsidP="004734F1">
            <w:pPr>
              <w:rPr>
                <w:color w:val="FF0000"/>
              </w:rPr>
            </w:pPr>
            <w:r w:rsidRPr="00DA5FB2">
              <w:rPr>
                <w:rFonts w:hint="eastAsia"/>
                <w:color w:val="FF0000"/>
              </w:rPr>
              <w:t>GATEWAY=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게이트웨이</w:t>
            </w:r>
          </w:p>
          <w:p w14:paraId="3DA0CCCD" w14:textId="77777777" w:rsidR="00811BF9" w:rsidRPr="00DA5FB2" w:rsidRDefault="00811BF9" w:rsidP="004734F1">
            <w:pPr>
              <w:rPr>
                <w:color w:val="FF0000"/>
              </w:rPr>
            </w:pPr>
            <w:r w:rsidRPr="00DA5FB2">
              <w:rPr>
                <w:rFonts w:hint="eastAsia"/>
                <w:color w:val="FF0000"/>
              </w:rPr>
              <w:t>DNS1=</w:t>
            </w:r>
            <w:r w:rsidRPr="00DA5FB2">
              <w:rPr>
                <w:color w:val="FF0000"/>
              </w:rPr>
              <w:t>164.124.101.2</w:t>
            </w:r>
          </w:p>
          <w:p w14:paraId="5CDDB2F5" w14:textId="77777777" w:rsidR="00811BF9" w:rsidRPr="00107A35" w:rsidRDefault="00811BF9" w:rsidP="004734F1">
            <w:r w:rsidRPr="00DA5FB2">
              <w:rPr>
                <w:color w:val="FF0000"/>
              </w:rPr>
              <w:t>DNS2=203.248.252.2</w:t>
            </w:r>
          </w:p>
        </w:tc>
      </w:tr>
    </w:tbl>
    <w:p w14:paraId="1FC64E28" w14:textId="77777777" w:rsidR="00811BF9" w:rsidRDefault="00811BF9" w:rsidP="00811BF9">
      <w:pPr>
        <w:ind w:firstLineChars="50" w:firstLine="100"/>
      </w:pPr>
    </w:p>
    <w:p w14:paraId="033D21BD" w14:textId="5EC70C2C" w:rsidR="0033670C" w:rsidRPr="007110D1" w:rsidRDefault="007110D1" w:rsidP="007110D1">
      <w:pPr>
        <w:widowControl/>
        <w:wordWrap/>
        <w:autoSpaceDE/>
        <w:autoSpaceDN/>
        <w:jc w:val="left"/>
        <w:rPr>
          <w:rFonts w:ascii="Arial" w:hAnsi="Arial" w:cs="Arial"/>
          <w:color w:val="FF0000"/>
        </w:rPr>
      </w:pPr>
      <w:r w:rsidRPr="007110D1">
        <w:rPr>
          <w:color w:val="000000" w:themeColor="text1"/>
        </w:rPr>
        <w:lastRenderedPageBreak/>
        <w:t xml:space="preserve">[root@localhost ~]# </w:t>
      </w:r>
      <w:r w:rsidRPr="007110D1">
        <w:rPr>
          <w:rFonts w:ascii="Arial" w:hAnsi="Arial" w:cs="Arial"/>
          <w:color w:val="000000" w:themeColor="text1"/>
        </w:rPr>
        <w:t>syst</w:t>
      </w:r>
      <w:r w:rsidR="002A3889">
        <w:rPr>
          <w:rFonts w:ascii="Arial" w:hAnsi="Arial" w:cs="Arial"/>
          <w:color w:val="000000" w:themeColor="text1"/>
        </w:rPr>
        <w:t>em</w:t>
      </w:r>
      <w:r w:rsidRPr="007110D1">
        <w:rPr>
          <w:rFonts w:ascii="Arial" w:hAnsi="Arial" w:cs="Arial"/>
          <w:color w:val="000000" w:themeColor="text1"/>
        </w:rPr>
        <w:t xml:space="preserve">ctl restart NetworkManager.service </w:t>
      </w:r>
      <w:r>
        <w:rPr>
          <w:rFonts w:ascii="Arial" w:hAnsi="Arial" w:cs="Arial" w:hint="eastAsia"/>
          <w:color w:val="FF0000"/>
        </w:rPr>
        <w:t xml:space="preserve">- </w:t>
      </w:r>
      <w:r w:rsidR="00811BF9">
        <w:rPr>
          <w:rFonts w:hint="eastAsia"/>
        </w:rPr>
        <w:t>인터페이스 재구동 명령어</w:t>
      </w:r>
    </w:p>
    <w:p w14:paraId="6584251F" w14:textId="66A9C8D7" w:rsidR="00956854" w:rsidRPr="0033670C" w:rsidRDefault="0033670C" w:rsidP="00811BF9">
      <w:pPr>
        <w:ind w:firstLineChars="50" w:firstLine="100"/>
        <w:rPr>
          <w:b/>
        </w:rPr>
      </w:pPr>
      <w:r>
        <w:rPr>
          <w:rFonts w:hint="eastAsia"/>
        </w:rPr>
        <w:t xml:space="preserve">                  </w:t>
      </w:r>
      <w:r w:rsidRPr="0033670C">
        <w:rPr>
          <w:rFonts w:hint="eastAsia"/>
          <w:b/>
          <w:color w:val="FF0000"/>
        </w:rPr>
        <w:t>(rocky8</w:t>
      </w:r>
      <w:r w:rsidRPr="0033670C">
        <w:rPr>
          <w:b/>
          <w:color w:val="FF0000"/>
        </w:rPr>
        <w:t xml:space="preserve"> </w:t>
      </w:r>
      <w:r w:rsidRPr="0033670C">
        <w:rPr>
          <w:rFonts w:hint="eastAsia"/>
          <w:b/>
          <w:color w:val="FF0000"/>
        </w:rPr>
        <w:t>이상은 인터페이스 재구동 및 설정 방법이 다름)</w:t>
      </w:r>
      <w:del w:id="0" w:author="양 성훈" w:date="2023-09-14T13:58:00Z">
        <w:r w:rsidR="00107A35" w:rsidRPr="0033670C" w:rsidDel="00564CE4">
          <w:rPr>
            <w:b/>
          </w:rPr>
          <w:delText xml:space="preserve">[root@localhost ~]# </w:delText>
        </w:r>
      </w:del>
      <w:del w:id="1" w:author="양 성훈" w:date="2023-08-25T14:56:00Z">
        <w:r w:rsidR="00956854" w:rsidRPr="0033670C" w:rsidDel="003E1DA2">
          <w:rPr>
            <w:b/>
            <w:color w:val="0070C0"/>
          </w:rPr>
          <w:delText>v</w:delText>
        </w:r>
        <w:r w:rsidR="00956854" w:rsidRPr="0033670C" w:rsidDel="003E1DA2">
          <w:rPr>
            <w:rFonts w:hint="eastAsia"/>
            <w:b/>
            <w:color w:val="0070C0"/>
          </w:rPr>
          <w:delText xml:space="preserve">i </w:delText>
        </w:r>
        <w:r w:rsidR="00956854" w:rsidRPr="0033670C" w:rsidDel="003E1DA2">
          <w:rPr>
            <w:b/>
            <w:color w:val="0070C0"/>
          </w:rPr>
          <w:delText>/etc/sysconfig/network</w:delText>
        </w:r>
      </w:del>
    </w:p>
    <w:p w14:paraId="1990F31A" w14:textId="43F95C6A" w:rsidR="00956854" w:rsidDel="003E017D" w:rsidRDefault="00107A35" w:rsidP="00774869">
      <w:pPr>
        <w:rPr>
          <w:del w:id="2" w:author="양 성훈" w:date="2023-08-25T15:22:00Z"/>
        </w:rPr>
      </w:pPr>
      <w:del w:id="3" w:author="양 성훈" w:date="2023-09-14T13:57:00Z">
        <w:r w:rsidRPr="00107A35" w:rsidDel="00564CE4">
          <w:delText xml:space="preserve">[root@localhost ~]# </w:delText>
        </w:r>
      </w:del>
      <w:del w:id="4" w:author="양 성훈" w:date="2023-08-25T15:21:00Z">
        <w:r w:rsidR="00956854" w:rsidRPr="00107A35" w:rsidDel="003E017D">
          <w:rPr>
            <w:color w:val="0070C0"/>
          </w:rPr>
          <w:delText>v</w:delText>
        </w:r>
        <w:r w:rsidR="00956854" w:rsidRPr="00107A35" w:rsidDel="003E017D">
          <w:rPr>
            <w:rFonts w:hint="eastAsia"/>
            <w:color w:val="0070C0"/>
          </w:rPr>
          <w:delText xml:space="preserve">i </w:delText>
        </w:r>
        <w:r w:rsidR="00956854" w:rsidRPr="00107A35" w:rsidDel="003E017D">
          <w:rPr>
            <w:color w:val="0070C0"/>
          </w:rPr>
          <w:delText>/etc/sysconfig/network-scripts/ifcfg-em1</w:delText>
        </w:r>
      </w:del>
    </w:p>
    <w:p w14:paraId="68CAE1F1" w14:textId="705B6DCE" w:rsidR="00774869" w:rsidRPr="00107A35" w:rsidDel="00564CE4" w:rsidRDefault="00774869" w:rsidP="00774869">
      <w:pPr>
        <w:rPr>
          <w:del w:id="5" w:author="양 성훈" w:date="2023-09-14T13:57:00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74869" w:rsidRPr="00107A35" w:rsidDel="00564CE4" w14:paraId="2028B5B1" w14:textId="2DE82DBC" w:rsidTr="004B2055">
        <w:trPr>
          <w:del w:id="6" w:author="양 성훈" w:date="2023-09-14T13:57:00Z"/>
        </w:trPr>
        <w:tc>
          <w:tcPr>
            <w:tcW w:w="10456" w:type="dxa"/>
          </w:tcPr>
          <w:p w14:paraId="4A4ACEEA" w14:textId="570643AD" w:rsidR="00DA5FB2" w:rsidRPr="003E017D" w:rsidDel="003E1DA2" w:rsidRDefault="00DA5FB2">
            <w:pPr>
              <w:widowControl/>
              <w:pBdr>
                <w:top w:val="single" w:sz="6" w:space="8" w:color="E0E0E0"/>
                <w:left w:val="single" w:sz="6" w:space="11" w:color="E0E0E0"/>
                <w:bottom w:val="single" w:sz="6" w:space="8" w:color="E0E0E0"/>
                <w:right w:val="single" w:sz="6" w:space="11" w:color="E0E0E0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del w:id="7" w:author="양 성훈" w:date="2023-08-25T14:55:00Z"/>
                <w:rFonts w:ascii="굴림체" w:eastAsia="굴림체" w:hAnsi="굴림체" w:cs="굴림체"/>
                <w:color w:val="333333"/>
                <w:kern w:val="0"/>
                <w:sz w:val="23"/>
                <w:szCs w:val="23"/>
                <w:rPrChange w:id="8" w:author="양 성훈" w:date="2023-08-25T15:24:00Z">
                  <w:rPr>
                    <w:del w:id="9" w:author="양 성훈" w:date="2023-08-25T14:55:00Z"/>
                  </w:rPr>
                </w:rPrChange>
              </w:rPr>
              <w:pPrChange w:id="10" w:author="양 성훈" w:date="2023-08-25T15:24:00Z">
                <w:pPr/>
              </w:pPrChange>
            </w:pPr>
            <w:del w:id="11" w:author="양 성훈" w:date="2023-08-25T14:55:00Z">
              <w:r w:rsidDel="003E1DA2">
                <w:delText>TYPE=Ethernet</w:delText>
              </w:r>
            </w:del>
          </w:p>
          <w:p w14:paraId="32F0C438" w14:textId="09C65B27" w:rsidR="00DA5FB2" w:rsidDel="003E1DA2" w:rsidRDefault="00DA5FB2" w:rsidP="00DA5FB2">
            <w:pPr>
              <w:rPr>
                <w:del w:id="12" w:author="양 성훈" w:date="2023-08-25T14:55:00Z"/>
              </w:rPr>
            </w:pPr>
            <w:del w:id="13" w:author="양 성훈" w:date="2023-08-25T14:55:00Z">
              <w:r w:rsidDel="003E1DA2">
                <w:delText>PROXY_METHOD=none</w:delText>
              </w:r>
            </w:del>
          </w:p>
          <w:p w14:paraId="59A470AF" w14:textId="32BE7125" w:rsidR="00DA5FB2" w:rsidDel="003E1DA2" w:rsidRDefault="00DA5FB2" w:rsidP="00DA5FB2">
            <w:pPr>
              <w:rPr>
                <w:del w:id="14" w:author="양 성훈" w:date="2023-08-25T14:55:00Z"/>
              </w:rPr>
            </w:pPr>
            <w:del w:id="15" w:author="양 성훈" w:date="2023-08-25T14:55:00Z">
              <w:r w:rsidDel="003E1DA2">
                <w:delText>BROWSER_ONLY=no</w:delText>
              </w:r>
            </w:del>
          </w:p>
          <w:p w14:paraId="1483C956" w14:textId="0C37D4E4" w:rsidR="00DA5FB2" w:rsidRPr="00DA5FB2" w:rsidDel="003E1DA2" w:rsidRDefault="00DA5FB2" w:rsidP="00DA5FB2">
            <w:pPr>
              <w:rPr>
                <w:del w:id="16" w:author="양 성훈" w:date="2023-08-25T14:55:00Z"/>
                <w:color w:val="FF0000"/>
              </w:rPr>
            </w:pPr>
            <w:del w:id="17" w:author="양 성훈" w:date="2023-08-25T14:55:00Z">
              <w:r w:rsidRPr="00DA5FB2" w:rsidDel="003E1DA2">
                <w:rPr>
                  <w:color w:val="FF0000"/>
                </w:rPr>
                <w:delText xml:space="preserve">BOOTPROTO=static </w:delText>
              </w:r>
              <w:r w:rsidDel="003E1DA2">
                <w:rPr>
                  <w:color w:val="FF0000"/>
                </w:rPr>
                <w:delText xml:space="preserve">– </w:delText>
              </w:r>
              <w:r w:rsidDel="003E1DA2">
                <w:rPr>
                  <w:rFonts w:hint="eastAsia"/>
                  <w:color w:val="FF0000"/>
                </w:rPr>
                <w:delText>변경</w:delText>
              </w:r>
            </w:del>
          </w:p>
          <w:p w14:paraId="1ECFA0F7" w14:textId="6A55C88D" w:rsidR="00DA5FB2" w:rsidDel="003E1DA2" w:rsidRDefault="00DA5FB2" w:rsidP="00DA5FB2">
            <w:pPr>
              <w:rPr>
                <w:del w:id="18" w:author="양 성훈" w:date="2023-08-25T14:55:00Z"/>
              </w:rPr>
            </w:pPr>
            <w:del w:id="19" w:author="양 성훈" w:date="2023-08-25T14:55:00Z">
              <w:r w:rsidDel="003E1DA2">
                <w:delText>DEFROUTE=yes</w:delText>
              </w:r>
            </w:del>
          </w:p>
          <w:p w14:paraId="1E5EEA77" w14:textId="0E043375" w:rsidR="00DA5FB2" w:rsidDel="003E1DA2" w:rsidRDefault="00DA5FB2" w:rsidP="00DA5FB2">
            <w:pPr>
              <w:rPr>
                <w:del w:id="20" w:author="양 성훈" w:date="2023-08-25T14:55:00Z"/>
              </w:rPr>
            </w:pPr>
            <w:del w:id="21" w:author="양 성훈" w:date="2023-08-25T14:55:00Z">
              <w:r w:rsidDel="003E1DA2">
                <w:delText>IPV4_FAILURE_FATAL=no</w:delText>
              </w:r>
            </w:del>
          </w:p>
          <w:p w14:paraId="3A559CB1" w14:textId="1CFC452A" w:rsidR="00DA5FB2" w:rsidDel="003E1DA2" w:rsidRDefault="00DA5FB2" w:rsidP="00DA5FB2">
            <w:pPr>
              <w:rPr>
                <w:del w:id="22" w:author="양 성훈" w:date="2023-08-25T14:55:00Z"/>
              </w:rPr>
            </w:pPr>
            <w:del w:id="23" w:author="양 성훈" w:date="2023-08-25T14:55:00Z">
              <w:r w:rsidDel="003E1DA2">
                <w:delText>IPV6INIT=yes</w:delText>
              </w:r>
            </w:del>
          </w:p>
          <w:p w14:paraId="0168F464" w14:textId="40BA9A77" w:rsidR="00DA5FB2" w:rsidDel="003E1DA2" w:rsidRDefault="00DA5FB2" w:rsidP="00DA5FB2">
            <w:pPr>
              <w:rPr>
                <w:del w:id="24" w:author="양 성훈" w:date="2023-08-25T14:55:00Z"/>
              </w:rPr>
            </w:pPr>
            <w:del w:id="25" w:author="양 성훈" w:date="2023-08-25T14:55:00Z">
              <w:r w:rsidDel="003E1DA2">
                <w:delText>IPV6_AUTOCONF=yes</w:delText>
              </w:r>
            </w:del>
          </w:p>
          <w:p w14:paraId="32745BBF" w14:textId="0118ED8F" w:rsidR="00DA5FB2" w:rsidDel="003E1DA2" w:rsidRDefault="00DA5FB2" w:rsidP="00DA5FB2">
            <w:pPr>
              <w:rPr>
                <w:del w:id="26" w:author="양 성훈" w:date="2023-08-25T14:55:00Z"/>
              </w:rPr>
            </w:pPr>
            <w:del w:id="27" w:author="양 성훈" w:date="2023-08-25T14:55:00Z">
              <w:r w:rsidDel="003E1DA2">
                <w:delText>IPV6_DEFROUTE=yes</w:delText>
              </w:r>
            </w:del>
          </w:p>
          <w:p w14:paraId="34F089CD" w14:textId="1C000FC7" w:rsidR="00DA5FB2" w:rsidDel="003E1DA2" w:rsidRDefault="00DA5FB2" w:rsidP="00DA5FB2">
            <w:pPr>
              <w:rPr>
                <w:del w:id="28" w:author="양 성훈" w:date="2023-08-25T14:55:00Z"/>
              </w:rPr>
            </w:pPr>
            <w:del w:id="29" w:author="양 성훈" w:date="2023-08-25T14:55:00Z">
              <w:r w:rsidDel="003E1DA2">
                <w:delText>IPV6_FAILURE_FATAL=no</w:delText>
              </w:r>
            </w:del>
          </w:p>
          <w:p w14:paraId="0AE35388" w14:textId="015B409A" w:rsidR="00DA5FB2" w:rsidDel="003E1DA2" w:rsidRDefault="00DA5FB2" w:rsidP="00DA5FB2">
            <w:pPr>
              <w:rPr>
                <w:del w:id="30" w:author="양 성훈" w:date="2023-08-25T14:55:00Z"/>
              </w:rPr>
            </w:pPr>
            <w:del w:id="31" w:author="양 성훈" w:date="2023-08-25T14:55:00Z">
              <w:r w:rsidDel="003E1DA2">
                <w:delText>IPV6_ADDR_GEN_MODE=stable-privacy</w:delText>
              </w:r>
            </w:del>
          </w:p>
          <w:p w14:paraId="4E084044" w14:textId="73554562" w:rsidR="00DA5FB2" w:rsidDel="003E1DA2" w:rsidRDefault="00DA5FB2" w:rsidP="00DA5FB2">
            <w:pPr>
              <w:rPr>
                <w:del w:id="32" w:author="양 성훈" w:date="2023-08-25T14:55:00Z"/>
              </w:rPr>
            </w:pPr>
            <w:del w:id="33" w:author="양 성훈" w:date="2023-08-25T14:55:00Z">
              <w:r w:rsidDel="003E1DA2">
                <w:delText>NAME=eth1</w:delText>
              </w:r>
            </w:del>
          </w:p>
          <w:p w14:paraId="2D964736" w14:textId="09EF44F4" w:rsidR="00DA5FB2" w:rsidDel="003E1DA2" w:rsidRDefault="00DA5FB2" w:rsidP="00DA5FB2">
            <w:pPr>
              <w:rPr>
                <w:del w:id="34" w:author="양 성훈" w:date="2023-08-25T14:55:00Z"/>
              </w:rPr>
            </w:pPr>
            <w:del w:id="35" w:author="양 성훈" w:date="2023-08-25T14:55:00Z">
              <w:r w:rsidDel="003E1DA2">
                <w:delText>UUID=047ea4f8-ea44-4e66-b2fb-0e46283308ac</w:delText>
              </w:r>
            </w:del>
          </w:p>
          <w:p w14:paraId="79369DF5" w14:textId="7BF3F37D" w:rsidR="00DA5FB2" w:rsidDel="003E1DA2" w:rsidRDefault="00DA5FB2" w:rsidP="00DA5FB2">
            <w:pPr>
              <w:rPr>
                <w:del w:id="36" w:author="양 성훈" w:date="2023-08-25T14:55:00Z"/>
              </w:rPr>
            </w:pPr>
            <w:del w:id="37" w:author="양 성훈" w:date="2023-08-25T14:55:00Z">
              <w:r w:rsidDel="003E1DA2">
                <w:delText>DEVICE=eth1</w:delText>
              </w:r>
            </w:del>
          </w:p>
          <w:p w14:paraId="3F56BAD0" w14:textId="6F1C4A86" w:rsidR="00DA5FB2" w:rsidRPr="00DA5FB2" w:rsidDel="003E1DA2" w:rsidRDefault="00DA5FB2" w:rsidP="00DA5FB2">
            <w:pPr>
              <w:rPr>
                <w:del w:id="38" w:author="양 성훈" w:date="2023-08-25T14:55:00Z"/>
                <w:color w:val="FF0000"/>
              </w:rPr>
            </w:pPr>
            <w:del w:id="39" w:author="양 성훈" w:date="2023-08-25T14:55:00Z">
              <w:r w:rsidRPr="00DA5FB2" w:rsidDel="003E1DA2">
                <w:rPr>
                  <w:color w:val="FF0000"/>
                </w:rPr>
                <w:delText>ONBOOT=yes</w:delText>
              </w:r>
              <w:r w:rsidDel="003E1DA2">
                <w:rPr>
                  <w:color w:val="FF0000"/>
                </w:rPr>
                <w:delText xml:space="preserve"> – </w:delText>
              </w:r>
              <w:r w:rsidDel="003E1DA2">
                <w:rPr>
                  <w:rFonts w:hint="eastAsia"/>
                  <w:color w:val="FF0000"/>
                </w:rPr>
                <w:delText>변경</w:delText>
              </w:r>
            </w:del>
          </w:p>
          <w:p w14:paraId="7D498C4F" w14:textId="4D0A7CD1" w:rsidR="00DA5FB2" w:rsidRPr="00DA5FB2" w:rsidDel="003E1DA2" w:rsidRDefault="00DA5FB2" w:rsidP="00DA5FB2">
            <w:pPr>
              <w:rPr>
                <w:del w:id="40" w:author="양 성훈" w:date="2023-08-25T14:55:00Z"/>
                <w:color w:val="FF0000"/>
              </w:rPr>
            </w:pPr>
            <w:del w:id="41" w:author="양 성훈" w:date="2023-08-25T14:55:00Z">
              <w:r w:rsidRPr="00DA5FB2" w:rsidDel="003E1DA2">
                <w:rPr>
                  <w:color w:val="FF0000"/>
                </w:rPr>
                <w:delText>IPADDR=</w:delText>
              </w:r>
              <w:r w:rsidDel="003E1DA2">
                <w:rPr>
                  <w:color w:val="FF0000"/>
                </w:rPr>
                <w:delText xml:space="preserve"> </w:delText>
              </w:r>
              <w:r w:rsidDel="003E1DA2">
                <w:rPr>
                  <w:rFonts w:hint="eastAsia"/>
                  <w:color w:val="FF0000"/>
                </w:rPr>
                <w:delText>ip</w:delText>
              </w:r>
            </w:del>
          </w:p>
          <w:p w14:paraId="0998AF3C" w14:textId="4CCB7B55" w:rsidR="00DA5FB2" w:rsidRPr="00DA5FB2" w:rsidDel="003E1DA2" w:rsidRDefault="00DA5FB2" w:rsidP="00DA5FB2">
            <w:pPr>
              <w:rPr>
                <w:del w:id="42" w:author="양 성훈" w:date="2023-08-25T14:55:00Z"/>
                <w:color w:val="FF0000"/>
              </w:rPr>
            </w:pPr>
            <w:del w:id="43" w:author="양 성훈" w:date="2023-08-25T14:55:00Z">
              <w:r w:rsidRPr="00DA5FB2" w:rsidDel="003E1DA2">
                <w:rPr>
                  <w:color w:val="FF0000"/>
                </w:rPr>
                <w:delText>NETMASK=</w:delText>
              </w:r>
              <w:r w:rsidDel="003E1DA2">
                <w:rPr>
                  <w:color w:val="FF0000"/>
                </w:rPr>
                <w:delText xml:space="preserve"> </w:delText>
              </w:r>
              <w:r w:rsidDel="003E1DA2">
                <w:rPr>
                  <w:rFonts w:hint="eastAsia"/>
                  <w:color w:val="FF0000"/>
                </w:rPr>
                <w:delText>서브넷</w:delText>
              </w:r>
            </w:del>
          </w:p>
          <w:p w14:paraId="41874014" w14:textId="2124982D" w:rsidR="00DA5FB2" w:rsidRPr="00DA5FB2" w:rsidDel="003E1DA2" w:rsidRDefault="00DA5FB2" w:rsidP="004B2055">
            <w:pPr>
              <w:rPr>
                <w:del w:id="44" w:author="양 성훈" w:date="2023-08-25T14:55:00Z"/>
                <w:color w:val="FF0000"/>
              </w:rPr>
            </w:pPr>
            <w:del w:id="45" w:author="양 성훈" w:date="2023-08-25T14:55:00Z">
              <w:r w:rsidRPr="00DA5FB2" w:rsidDel="003E1DA2">
                <w:rPr>
                  <w:rFonts w:hint="eastAsia"/>
                  <w:color w:val="FF0000"/>
                </w:rPr>
                <w:delText>GATEWAY=</w:delText>
              </w:r>
              <w:r w:rsidDel="003E1DA2">
                <w:rPr>
                  <w:color w:val="FF0000"/>
                </w:rPr>
                <w:delText xml:space="preserve"> </w:delText>
              </w:r>
              <w:r w:rsidDel="003E1DA2">
                <w:rPr>
                  <w:rFonts w:hint="eastAsia"/>
                  <w:color w:val="FF0000"/>
                </w:rPr>
                <w:delText>게이트웨이</w:delText>
              </w:r>
            </w:del>
          </w:p>
          <w:p w14:paraId="7CB20A57" w14:textId="259F0B04" w:rsidR="00DA5FB2" w:rsidRPr="00DA5FB2" w:rsidDel="003E1DA2" w:rsidRDefault="00DA5FB2" w:rsidP="004B2055">
            <w:pPr>
              <w:rPr>
                <w:del w:id="46" w:author="양 성훈" w:date="2023-08-25T14:55:00Z"/>
                <w:color w:val="FF0000"/>
              </w:rPr>
            </w:pPr>
            <w:del w:id="47" w:author="양 성훈" w:date="2023-08-25T14:55:00Z">
              <w:r w:rsidRPr="00DA5FB2" w:rsidDel="003E1DA2">
                <w:rPr>
                  <w:rFonts w:hint="eastAsia"/>
                  <w:color w:val="FF0000"/>
                </w:rPr>
                <w:delText>DNS1=</w:delText>
              </w:r>
              <w:r w:rsidRPr="00DA5FB2" w:rsidDel="003E1DA2">
                <w:rPr>
                  <w:color w:val="FF0000"/>
                </w:rPr>
                <w:delText>164.124.101.2</w:delText>
              </w:r>
            </w:del>
          </w:p>
          <w:p w14:paraId="5543ABF5" w14:textId="265F37B0" w:rsidR="00774869" w:rsidRPr="00107A35" w:rsidDel="00564CE4" w:rsidRDefault="00DA5FB2" w:rsidP="004B2055">
            <w:pPr>
              <w:rPr>
                <w:del w:id="48" w:author="양 성훈" w:date="2023-09-14T13:57:00Z"/>
              </w:rPr>
            </w:pPr>
            <w:del w:id="49" w:author="양 성훈" w:date="2023-08-25T14:55:00Z">
              <w:r w:rsidRPr="00DA5FB2" w:rsidDel="003E1DA2">
                <w:rPr>
                  <w:color w:val="FF0000"/>
                </w:rPr>
                <w:delText>DNS2=203.248.252.2</w:delText>
              </w:r>
            </w:del>
          </w:p>
        </w:tc>
      </w:tr>
    </w:tbl>
    <w:p w14:paraId="436AC4E2" w14:textId="36F006C8" w:rsidR="003E017D" w:rsidRPr="00956854" w:rsidRDefault="00564CE4" w:rsidP="00956854">
      <w:pPr>
        <w:rPr>
          <w:b/>
        </w:rPr>
      </w:pPr>
      <w:ins w:id="50" w:author="양 성훈" w:date="2023-09-14T13:58:00Z">
        <w:r>
          <w:rPr>
            <w:rFonts w:hint="eastAsia"/>
          </w:rPr>
          <w:t xml:space="preserve"> </w:t>
        </w:r>
      </w:ins>
    </w:p>
    <w:p w14:paraId="233558F1" w14:textId="2AAA7556" w:rsidR="00956854" w:rsidRDefault="00956854" w:rsidP="00956854">
      <w:pPr>
        <w:rPr>
          <w:b/>
        </w:rPr>
      </w:pPr>
      <w:r>
        <w:rPr>
          <w:rFonts w:hint="eastAsia"/>
          <w:b/>
        </w:rPr>
        <w:t>*</w:t>
      </w:r>
      <w:r>
        <w:rPr>
          <w:b/>
        </w:rPr>
        <w:t xml:space="preserve"> </w:t>
      </w:r>
      <w:r w:rsidR="002A3889">
        <w:rPr>
          <w:b/>
        </w:rPr>
        <w:t>em</w:t>
      </w:r>
      <w:r>
        <w:rPr>
          <w:b/>
        </w:rPr>
        <w:t xml:space="preserve">1 </w:t>
      </w:r>
      <w:r>
        <w:rPr>
          <w:rFonts w:hint="eastAsia"/>
          <w:b/>
        </w:rPr>
        <w:t>을 eth0으로 변경</w:t>
      </w:r>
    </w:p>
    <w:p w14:paraId="50A1DAA2" w14:textId="77777777" w:rsidR="00956854" w:rsidRDefault="00956854" w:rsidP="00956854">
      <w:pPr>
        <w:rPr>
          <w:b/>
        </w:rPr>
      </w:pPr>
      <w:r>
        <w:rPr>
          <w:b/>
        </w:rPr>
        <w:t>B</w:t>
      </w:r>
      <w:r>
        <w:rPr>
          <w:rFonts w:hint="eastAsia"/>
          <w:b/>
        </w:rPr>
        <w:t>iosdevname</w:t>
      </w:r>
      <w:r>
        <w:rPr>
          <w:b/>
        </w:rPr>
        <w:t xml:space="preserve"> </w:t>
      </w:r>
      <w:r>
        <w:rPr>
          <w:rFonts w:hint="eastAsia"/>
          <w:b/>
        </w:rPr>
        <w:t xml:space="preserve">이 설치되어있는지 확인(설치되어있으면 </w:t>
      </w:r>
      <w:r w:rsidR="006E53BD">
        <w:rPr>
          <w:rFonts w:hint="eastAsia"/>
          <w:b/>
        </w:rPr>
        <w:t>삭제)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6854" w:rsidRPr="00107A35" w14:paraId="5A364063" w14:textId="77777777" w:rsidTr="00956854">
        <w:tc>
          <w:tcPr>
            <w:tcW w:w="10456" w:type="dxa"/>
          </w:tcPr>
          <w:p w14:paraId="6C4D64D2" w14:textId="77777777" w:rsidR="00956854" w:rsidRPr="00107A35" w:rsidRDefault="00956854" w:rsidP="00956854">
            <w:bookmarkStart w:id="51" w:name="OLE_LINK6"/>
            <w:bookmarkStart w:id="52" w:name="OLE_LINK7"/>
            <w:r w:rsidRPr="00107A35">
              <w:t xml:space="preserve">rpm </w:t>
            </w:r>
            <w:r w:rsidR="004B2055" w:rsidRPr="00107A35">
              <w:t>-</w:t>
            </w:r>
            <w:r w:rsidRPr="00107A35">
              <w:t>qa | grep biosdevname</w:t>
            </w:r>
            <w:r w:rsidR="00393990">
              <w:t>:</w:t>
            </w:r>
          </w:p>
          <w:bookmarkEnd w:id="51"/>
          <w:bookmarkEnd w:id="52"/>
          <w:p w14:paraId="7021C2AC" w14:textId="77777777" w:rsidR="00956854" w:rsidRPr="00107A35" w:rsidRDefault="006E53BD" w:rsidP="004B2055">
            <w:r w:rsidRPr="00107A35">
              <w:rPr>
                <w:rFonts w:hint="eastAsia"/>
              </w:rPr>
              <w:t xml:space="preserve">rpm </w:t>
            </w:r>
            <w:r w:rsidR="004B2055" w:rsidRPr="00107A35">
              <w:t>-</w:t>
            </w:r>
            <w:r w:rsidRPr="00107A35">
              <w:t>e biosdevname-</w:t>
            </w:r>
            <w:r w:rsidRPr="00107A35">
              <w:rPr>
                <w:rFonts w:hint="eastAsia"/>
              </w:rPr>
              <w:t>위의 결과</w:t>
            </w:r>
          </w:p>
        </w:tc>
      </w:tr>
    </w:tbl>
    <w:p w14:paraId="6E50F233" w14:textId="77777777" w:rsidR="004E3502" w:rsidRDefault="004E3502" w:rsidP="00956854">
      <w:pPr>
        <w:rPr>
          <w:b/>
        </w:rPr>
      </w:pPr>
    </w:p>
    <w:p w14:paraId="32687F5F" w14:textId="77777777" w:rsidR="006E53BD" w:rsidRDefault="00107A35" w:rsidP="00956854">
      <w:pPr>
        <w:rPr>
          <w:b/>
        </w:rPr>
      </w:pPr>
      <w:r w:rsidRPr="00107A35">
        <w:t xml:space="preserve">[root@localhost ~]# </w:t>
      </w:r>
      <w:bookmarkStart w:id="53" w:name="OLE_LINK18"/>
      <w:bookmarkStart w:id="54" w:name="OLE_LINK19"/>
      <w:r w:rsidR="006E53BD" w:rsidRPr="00107A35">
        <w:rPr>
          <w:rFonts w:hint="eastAsia"/>
          <w:color w:val="0070C0"/>
        </w:rPr>
        <w:t xml:space="preserve">cd </w:t>
      </w:r>
      <w:r w:rsidR="006E53BD" w:rsidRPr="00107A35">
        <w:rPr>
          <w:color w:val="0070C0"/>
        </w:rPr>
        <w:t>/etc/sysconfig/network-scripts/</w:t>
      </w:r>
      <w:bookmarkEnd w:id="53"/>
      <w:bookmarkEnd w:id="5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76642" w:rsidRPr="00107A35" w14:paraId="2D3598F4" w14:textId="77777777" w:rsidTr="008603A7">
        <w:tc>
          <w:tcPr>
            <w:tcW w:w="10456" w:type="dxa"/>
            <w:tcBorders>
              <w:bottom w:val="single" w:sz="4" w:space="0" w:color="auto"/>
            </w:tcBorders>
          </w:tcPr>
          <w:p w14:paraId="6DEB2844" w14:textId="77777777" w:rsidR="00D76642" w:rsidRPr="00107A35" w:rsidRDefault="00D76642" w:rsidP="00956854">
            <w:pPr>
              <w:rPr>
                <w:b/>
              </w:rPr>
            </w:pPr>
            <w:r w:rsidRPr="00107A35">
              <w:rPr>
                <w:rFonts w:hint="eastAsia"/>
                <w:b/>
              </w:rPr>
              <w:t>#파일이름 변경</w:t>
            </w:r>
          </w:p>
          <w:p w14:paraId="7174A0DA" w14:textId="2560BE88" w:rsidR="00D76642" w:rsidRPr="00107A35" w:rsidRDefault="00D76642" w:rsidP="00956854">
            <w:bookmarkStart w:id="55" w:name="OLE_LINK23"/>
            <w:r w:rsidRPr="00107A35">
              <w:t>mv ifcfg-</w:t>
            </w:r>
            <w:r w:rsidR="002A3889">
              <w:rPr>
                <w:rFonts w:hint="eastAsia"/>
              </w:rPr>
              <w:t>eno</w:t>
            </w:r>
            <w:r w:rsidR="008F1929">
              <w:t>1</w:t>
            </w:r>
            <w:r w:rsidRPr="00107A35">
              <w:t xml:space="preserve"> ifcfg-eth0</w:t>
            </w:r>
          </w:p>
          <w:p w14:paraId="224BB79E" w14:textId="04703377" w:rsidR="00D76642" w:rsidRPr="00107A35" w:rsidRDefault="00D76642" w:rsidP="00D76642">
            <w:bookmarkStart w:id="56" w:name="OLE_LINK24"/>
            <w:bookmarkStart w:id="57" w:name="OLE_LINK25"/>
            <w:bookmarkEnd w:id="55"/>
            <w:r w:rsidRPr="00107A35">
              <w:t>mv ifcfg-</w:t>
            </w:r>
            <w:r w:rsidR="002A3889">
              <w:rPr>
                <w:rFonts w:hint="eastAsia"/>
              </w:rPr>
              <w:t>eno</w:t>
            </w:r>
            <w:r w:rsidR="008F1929">
              <w:t>2</w:t>
            </w:r>
            <w:r w:rsidRPr="00107A35">
              <w:t xml:space="preserve"> ifcfg-eth1</w:t>
            </w:r>
          </w:p>
          <w:p w14:paraId="4DCFFBF1" w14:textId="42DFB18F" w:rsidR="00D76642" w:rsidRPr="00107A35" w:rsidRDefault="007110D1" w:rsidP="00D76642">
            <w:bookmarkStart w:id="58" w:name="OLE_LINK26"/>
            <w:bookmarkEnd w:id="56"/>
            <w:bookmarkEnd w:id="57"/>
            <w:r>
              <w:t>mv ifcfg-</w:t>
            </w:r>
            <w:r w:rsidR="002A3889">
              <w:rPr>
                <w:rFonts w:hint="eastAsia"/>
              </w:rPr>
              <w:t>eno</w:t>
            </w:r>
            <w:r w:rsidR="00D76642" w:rsidRPr="00107A35">
              <w:t>3 ifcfg-eth2</w:t>
            </w:r>
          </w:p>
          <w:p w14:paraId="5B8F9845" w14:textId="43D3D6EB" w:rsidR="008F1929" w:rsidRDefault="00D76642" w:rsidP="00D76642">
            <w:bookmarkStart w:id="59" w:name="OLE_LINK27"/>
            <w:bookmarkEnd w:id="58"/>
            <w:r w:rsidRPr="00107A35">
              <w:rPr>
                <w:rFonts w:hint="eastAsia"/>
              </w:rPr>
              <w:t>mv</w:t>
            </w:r>
            <w:r w:rsidR="007110D1">
              <w:t xml:space="preserve"> ifcfg-</w:t>
            </w:r>
            <w:r w:rsidR="002A3889">
              <w:t>eno</w:t>
            </w:r>
            <w:r w:rsidRPr="00107A35">
              <w:t>4 ifcfg-eth3</w:t>
            </w:r>
            <w:bookmarkEnd w:id="59"/>
          </w:p>
          <w:p w14:paraId="3F013AB2" w14:textId="77777777" w:rsidR="008F1929" w:rsidRPr="00107A35" w:rsidRDefault="008F1929" w:rsidP="00D76642"/>
        </w:tc>
      </w:tr>
      <w:tr w:rsidR="00D76642" w14:paraId="697ADF69" w14:textId="77777777" w:rsidTr="008603A7">
        <w:trPr>
          <w:trHeight w:val="899"/>
        </w:trPr>
        <w:tc>
          <w:tcPr>
            <w:tcW w:w="10456" w:type="dxa"/>
            <w:tcBorders>
              <w:bottom w:val="nil"/>
            </w:tcBorders>
          </w:tcPr>
          <w:p w14:paraId="7C399DC1" w14:textId="77777777" w:rsidR="00D76642" w:rsidRDefault="00D76642" w:rsidP="00956854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#파일내용변경 </w:t>
            </w:r>
            <w:r>
              <w:rPr>
                <w:b/>
              </w:rPr>
              <w:t xml:space="preserve">( </w:t>
            </w: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EVICE=</w:t>
            </w:r>
            <w:r>
              <w:rPr>
                <w:rFonts w:hint="eastAsia"/>
                <w:b/>
              </w:rPr>
              <w:t>이부분)</w:t>
            </w:r>
          </w:p>
          <w:p w14:paraId="49660281" w14:textId="6A4E53C7" w:rsidR="00D76642" w:rsidRPr="008603A7" w:rsidRDefault="002A3889" w:rsidP="00D76642">
            <w:pPr>
              <w:rPr>
                <w:b/>
                <w:u w:val="single"/>
              </w:rPr>
            </w:pPr>
            <w:r>
              <w:rPr>
                <w:u w:val="single"/>
              </w:rPr>
              <w:t>eno</w:t>
            </w:r>
            <w:r w:rsidR="004353D0" w:rsidRPr="008603A7">
              <w:rPr>
                <w:u w:val="single"/>
              </w:rPr>
              <w:t xml:space="preserve">1 </w:t>
            </w:r>
            <w:r w:rsidR="004353D0" w:rsidRPr="008603A7">
              <w:rPr>
                <w:rFonts w:hint="eastAsia"/>
                <w:u w:val="single"/>
              </w:rPr>
              <w:t>→</w:t>
            </w:r>
            <w:r w:rsidR="004353D0" w:rsidRPr="008603A7">
              <w:rPr>
                <w:u w:val="single"/>
              </w:rPr>
              <w:t xml:space="preserve"> eth0</w:t>
            </w:r>
            <w:r w:rsidR="004353D0" w:rsidRPr="008603A7">
              <w:rPr>
                <w:rFonts w:hint="eastAsia"/>
                <w:u w:val="single"/>
              </w:rPr>
              <w:t xml:space="preserve"> 으로,  </w:t>
            </w:r>
            <w:r>
              <w:rPr>
                <w:u w:val="single"/>
              </w:rPr>
              <w:t>eno</w:t>
            </w:r>
            <w:r w:rsidR="004353D0" w:rsidRPr="008603A7">
              <w:rPr>
                <w:u w:val="single"/>
              </w:rPr>
              <w:t xml:space="preserve">2 </w:t>
            </w:r>
            <w:r w:rsidR="004353D0" w:rsidRPr="008603A7">
              <w:rPr>
                <w:rFonts w:hint="eastAsia"/>
                <w:u w:val="single"/>
              </w:rPr>
              <w:t>→</w:t>
            </w:r>
            <w:r w:rsidR="004353D0" w:rsidRPr="008603A7">
              <w:rPr>
                <w:u w:val="single"/>
              </w:rPr>
              <w:t xml:space="preserve"> eth1</w:t>
            </w:r>
            <w:r w:rsidR="004353D0" w:rsidRPr="008603A7">
              <w:rPr>
                <w:rFonts w:hint="eastAsia"/>
                <w:u w:val="single"/>
              </w:rPr>
              <w:t xml:space="preserve"> 으로,  </w:t>
            </w:r>
            <w:r>
              <w:rPr>
                <w:u w:val="single"/>
              </w:rPr>
              <w:t>eno</w:t>
            </w:r>
            <w:r w:rsidR="004353D0" w:rsidRPr="008603A7">
              <w:rPr>
                <w:u w:val="single"/>
              </w:rPr>
              <w:t xml:space="preserve">3 </w:t>
            </w:r>
            <w:r w:rsidR="004353D0" w:rsidRPr="008603A7">
              <w:rPr>
                <w:rFonts w:hint="eastAsia"/>
                <w:u w:val="single"/>
              </w:rPr>
              <w:t>→</w:t>
            </w:r>
            <w:r w:rsidR="004353D0" w:rsidRPr="008603A7">
              <w:rPr>
                <w:u w:val="single"/>
              </w:rPr>
              <w:t xml:space="preserve"> eth2</w:t>
            </w:r>
            <w:r w:rsidR="004353D0" w:rsidRPr="008603A7">
              <w:rPr>
                <w:rFonts w:hint="eastAsia"/>
                <w:u w:val="single"/>
              </w:rPr>
              <w:t xml:space="preserve"> 으로,  </w:t>
            </w:r>
            <w:r>
              <w:rPr>
                <w:u w:val="single"/>
              </w:rPr>
              <w:t>eno</w:t>
            </w:r>
            <w:r w:rsidR="004353D0" w:rsidRPr="008603A7">
              <w:rPr>
                <w:u w:val="single"/>
              </w:rPr>
              <w:t xml:space="preserve">4 </w:t>
            </w:r>
            <w:r w:rsidR="004353D0" w:rsidRPr="008603A7">
              <w:rPr>
                <w:rFonts w:hint="eastAsia"/>
                <w:u w:val="single"/>
              </w:rPr>
              <w:t>→</w:t>
            </w:r>
            <w:r w:rsidR="004353D0" w:rsidRPr="008603A7">
              <w:rPr>
                <w:u w:val="single"/>
              </w:rPr>
              <w:t xml:space="preserve"> eth3</w:t>
            </w:r>
            <w:r w:rsidR="004353D0" w:rsidRPr="008603A7">
              <w:rPr>
                <w:rFonts w:hint="eastAsia"/>
                <w:u w:val="single"/>
              </w:rPr>
              <w:t xml:space="preserve"> 으로</w:t>
            </w:r>
          </w:p>
        </w:tc>
      </w:tr>
      <w:tr w:rsidR="00415CBF" w:rsidRPr="00107A35" w14:paraId="58C8859A" w14:textId="77777777" w:rsidTr="008603A7">
        <w:tc>
          <w:tcPr>
            <w:tcW w:w="10456" w:type="dxa"/>
            <w:tcBorders>
              <w:top w:val="nil"/>
            </w:tcBorders>
          </w:tcPr>
          <w:p w14:paraId="29D9A31A" w14:textId="77777777" w:rsidR="006E143E" w:rsidRPr="006E143E" w:rsidRDefault="006E143E" w:rsidP="006E143E">
            <w:pPr>
              <w:rPr>
                <w:b/>
                <w:bCs/>
                <w:color w:val="FF0000"/>
              </w:rPr>
            </w:pPr>
            <w:r w:rsidRPr="006E143E">
              <w:rPr>
                <w:b/>
                <w:bCs/>
                <w:color w:val="FF0000"/>
              </w:rPr>
              <w:t>(</w:t>
            </w:r>
            <w:r w:rsidRPr="006E143E">
              <w:rPr>
                <w:rFonts w:hint="eastAsia"/>
                <w:b/>
                <w:bCs/>
                <w:color w:val="FF0000"/>
              </w:rPr>
              <w:t>/</w:t>
            </w:r>
            <w:r w:rsidRPr="006E143E">
              <w:rPr>
                <w:b/>
                <w:bCs/>
                <w:color w:val="FF0000"/>
              </w:rPr>
              <w:t xml:space="preserve">etc/sysconfig/network-scripts </w:t>
            </w:r>
            <w:r w:rsidRPr="006E143E">
              <w:rPr>
                <w:rFonts w:hint="eastAsia"/>
                <w:b/>
                <w:bCs/>
                <w:color w:val="FF0000"/>
              </w:rPr>
              <w:t>경로에서)</w:t>
            </w:r>
          </w:p>
          <w:p w14:paraId="1D52DBC3" w14:textId="6BCCFA08" w:rsidR="006E143E" w:rsidRPr="00107A35" w:rsidRDefault="007110D1" w:rsidP="006E143E">
            <w:r>
              <w:t>sed -i 's/NAME=</w:t>
            </w:r>
            <w:r w:rsidR="002A3889">
              <w:t>eno</w:t>
            </w:r>
            <w:r w:rsidR="006E143E">
              <w:t>1</w:t>
            </w:r>
            <w:r w:rsidR="006E143E" w:rsidRPr="006E143E">
              <w:t>/NAME=eth</w:t>
            </w:r>
            <w:r w:rsidR="006E143E">
              <w:t>0</w:t>
            </w:r>
            <w:r w:rsidR="006E143E" w:rsidRPr="006E143E">
              <w:t>/g' ifcfg-eth</w:t>
            </w:r>
            <w:r w:rsidR="006E143E">
              <w:t>0</w:t>
            </w:r>
          </w:p>
          <w:p w14:paraId="0EC58DFA" w14:textId="078D6919" w:rsidR="00415CBF" w:rsidRPr="00107A35" w:rsidRDefault="007110D1" w:rsidP="00415CBF">
            <w:r>
              <w:t>sed -i 's/NAME=</w:t>
            </w:r>
            <w:r w:rsidR="002A3889">
              <w:t>eno</w:t>
            </w:r>
            <w:r w:rsidR="006E143E" w:rsidRPr="006E143E">
              <w:t>2/NAME=eth1/g' ifcfg-eth1</w:t>
            </w:r>
          </w:p>
          <w:p w14:paraId="4BE463E5" w14:textId="0C29BF69" w:rsidR="00C60DFF" w:rsidRPr="00107A35" w:rsidRDefault="007110D1" w:rsidP="00C60DFF">
            <w:r>
              <w:t>sed -i 's/NAME=</w:t>
            </w:r>
            <w:r w:rsidR="002A3889">
              <w:t>eno</w:t>
            </w:r>
            <w:r w:rsidR="00C60DFF">
              <w:t>3</w:t>
            </w:r>
            <w:r w:rsidR="00C60DFF" w:rsidRPr="006E143E">
              <w:t>/NAME=eth</w:t>
            </w:r>
            <w:r w:rsidR="00C60DFF">
              <w:t>2</w:t>
            </w:r>
            <w:r w:rsidR="00C60DFF" w:rsidRPr="006E143E">
              <w:t>/g' ifcfg-eth</w:t>
            </w:r>
            <w:r w:rsidR="00C60DFF">
              <w:t>2</w:t>
            </w:r>
          </w:p>
          <w:p w14:paraId="13D92B40" w14:textId="0C8651E5" w:rsidR="00C60DFF" w:rsidRDefault="00C60DFF" w:rsidP="00C60DFF">
            <w:r w:rsidRPr="006E143E">
              <w:t xml:space="preserve">sed </w:t>
            </w:r>
            <w:r w:rsidR="007110D1">
              <w:t>-i 's/NAME=</w:t>
            </w:r>
            <w:r w:rsidR="002A3889">
              <w:t>eno</w:t>
            </w:r>
            <w:r>
              <w:t>4</w:t>
            </w:r>
            <w:r w:rsidRPr="006E143E">
              <w:t>/NAME=eth</w:t>
            </w:r>
            <w:r>
              <w:t>3</w:t>
            </w:r>
            <w:r w:rsidRPr="006E143E">
              <w:t>/g' ifcfg-eth</w:t>
            </w:r>
            <w:r>
              <w:t>3</w:t>
            </w:r>
          </w:p>
          <w:p w14:paraId="0D5CEEAD" w14:textId="77777777" w:rsidR="00227D10" w:rsidRDefault="00227D10" w:rsidP="00C60DFF"/>
          <w:p w14:paraId="413D0DB5" w14:textId="64409CDA" w:rsidR="00227D10" w:rsidRDefault="00227D10" w:rsidP="00C60DFF">
            <w:r w:rsidRPr="00227D10">
              <w:t>sed -i 's/DEVICE=</w:t>
            </w:r>
            <w:r w:rsidR="002A3889">
              <w:t>eno</w:t>
            </w:r>
            <w:r>
              <w:t>1</w:t>
            </w:r>
            <w:r w:rsidRPr="00227D10">
              <w:t>/DEVICE=eth</w:t>
            </w:r>
            <w:r>
              <w:t>0</w:t>
            </w:r>
            <w:r w:rsidRPr="00227D10">
              <w:t>/g' ifcfg-eth</w:t>
            </w:r>
            <w:r>
              <w:t>0</w:t>
            </w:r>
          </w:p>
          <w:p w14:paraId="5E43AEB2" w14:textId="0C66BEFC" w:rsidR="00227D10" w:rsidRDefault="00227D10" w:rsidP="00C60DFF">
            <w:r w:rsidRPr="00227D10">
              <w:t>sed -i 's/DEVICE=</w:t>
            </w:r>
            <w:r w:rsidR="002A3889">
              <w:t>eno</w:t>
            </w:r>
            <w:r w:rsidRPr="00227D10">
              <w:t>2/DEVICE=eth</w:t>
            </w:r>
            <w:r>
              <w:t>1</w:t>
            </w:r>
            <w:r w:rsidRPr="00227D10">
              <w:t>/g' ifcfg-eth1</w:t>
            </w:r>
          </w:p>
          <w:p w14:paraId="6591C99D" w14:textId="5476AFE9" w:rsidR="00227D10" w:rsidRDefault="00227D10" w:rsidP="00C60DFF">
            <w:r w:rsidRPr="00227D10">
              <w:t>sed -i 's/DEVICE=</w:t>
            </w:r>
            <w:r w:rsidR="002A3889">
              <w:t>eno</w:t>
            </w:r>
            <w:r>
              <w:t>3</w:t>
            </w:r>
            <w:r w:rsidRPr="00227D10">
              <w:t>/DEVICE=eth</w:t>
            </w:r>
            <w:r>
              <w:t>2</w:t>
            </w:r>
            <w:r w:rsidRPr="00227D10">
              <w:t>/g' ifcfg-eth</w:t>
            </w:r>
            <w:r>
              <w:t>2</w:t>
            </w:r>
          </w:p>
          <w:p w14:paraId="169C64EF" w14:textId="13786748" w:rsidR="008F1929" w:rsidRPr="008F1929" w:rsidRDefault="00227D10" w:rsidP="00C60DFF">
            <w:r w:rsidRPr="00227D10">
              <w:t>sed -i 's/DEVICE=</w:t>
            </w:r>
            <w:r w:rsidR="002A3889">
              <w:t>eno</w:t>
            </w:r>
            <w:r>
              <w:t>4</w:t>
            </w:r>
            <w:r w:rsidRPr="00227D10">
              <w:t>/DEVICE=eth</w:t>
            </w:r>
            <w:r>
              <w:t>3</w:t>
            </w:r>
            <w:r w:rsidRPr="00227D10">
              <w:t>/g' ifcfg-eth</w:t>
            </w:r>
            <w:r>
              <w:t>3</w:t>
            </w:r>
          </w:p>
          <w:p w14:paraId="38CE2E07" w14:textId="77777777" w:rsidR="00415CBF" w:rsidRPr="00C60DFF" w:rsidRDefault="00415CBF" w:rsidP="00415CBF"/>
        </w:tc>
      </w:tr>
    </w:tbl>
    <w:p w14:paraId="1FBA5497" w14:textId="77777777" w:rsidR="006E53BD" w:rsidRPr="00FD295A" w:rsidRDefault="004E3502" w:rsidP="00956854">
      <w:pPr>
        <w:rPr>
          <w:b/>
          <w:u w:val="single"/>
        </w:rPr>
      </w:pPr>
      <w:r w:rsidRPr="00FD295A">
        <w:rPr>
          <w:rFonts w:hint="eastAsia"/>
          <w:b/>
          <w:u w:val="single"/>
        </w:rPr>
        <w:t xml:space="preserve">확인 </w:t>
      </w:r>
      <w:r w:rsidRPr="00FD295A">
        <w:rPr>
          <w:b/>
          <w:u w:val="single"/>
        </w:rPr>
        <w:t xml:space="preserve">: </w:t>
      </w:r>
      <w:r w:rsidR="00F12F5E" w:rsidRPr="00F12F5E">
        <w:rPr>
          <w:b/>
          <w:u w:val="single"/>
        </w:rPr>
        <w:t>egrep 'NAME|DEVICE' ifcfg-*</w:t>
      </w:r>
    </w:p>
    <w:p w14:paraId="55E8EB84" w14:textId="77777777" w:rsidR="00522923" w:rsidRDefault="00522923" w:rsidP="00522923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583C073B" w14:textId="77777777" w:rsidR="00DF2906" w:rsidRDefault="00DF2906" w:rsidP="00522923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63A01000" w14:textId="77777777" w:rsidR="00522923" w:rsidRPr="00522923" w:rsidRDefault="00522923" w:rsidP="00522923">
      <w:pPr>
        <w:widowControl/>
        <w:wordWrap/>
        <w:autoSpaceDE/>
        <w:autoSpaceDN/>
        <w:jc w:val="left"/>
        <w:rPr>
          <w:rFonts w:ascii="Calibri" w:eastAsia="굴림" w:hAnsi="Calibri" w:cs="Calibri"/>
          <w:b/>
          <w:bCs/>
          <w:kern w:val="0"/>
          <w:sz w:val="22"/>
        </w:rPr>
      </w:pPr>
      <w:r w:rsidRPr="00522923">
        <w:rPr>
          <w:rFonts w:ascii="Calibri" w:eastAsia="굴림" w:hAnsi="Calibri" w:cs="Calibri" w:hint="eastAsia"/>
          <w:b/>
          <w:bCs/>
          <w:kern w:val="0"/>
          <w:sz w:val="22"/>
        </w:rPr>
        <w:t>*</w:t>
      </w:r>
      <w:r w:rsidRPr="00522923">
        <w:rPr>
          <w:rFonts w:ascii="Calibri" w:eastAsia="굴림" w:hAnsi="Calibri" w:cs="Calibri"/>
          <w:b/>
          <w:bCs/>
          <w:kern w:val="0"/>
          <w:sz w:val="22"/>
        </w:rPr>
        <w:t xml:space="preserve"> grub </w:t>
      </w:r>
      <w:r w:rsidRPr="00522923">
        <w:rPr>
          <w:rFonts w:ascii="Calibri" w:eastAsia="굴림" w:hAnsi="Calibri" w:cs="Calibri" w:hint="eastAsia"/>
          <w:b/>
          <w:bCs/>
          <w:kern w:val="0"/>
          <w:sz w:val="22"/>
        </w:rPr>
        <w:t>파일</w:t>
      </w:r>
      <w:r w:rsidRPr="00522923">
        <w:rPr>
          <w:rFonts w:ascii="Calibri" w:eastAsia="굴림" w:hAnsi="Calibri" w:cs="Calibri" w:hint="eastAsia"/>
          <w:b/>
          <w:bCs/>
          <w:kern w:val="0"/>
          <w:sz w:val="22"/>
        </w:rPr>
        <w:t xml:space="preserve"> </w:t>
      </w:r>
      <w:r w:rsidRPr="00522923">
        <w:rPr>
          <w:rFonts w:ascii="Calibri" w:eastAsia="굴림" w:hAnsi="Calibri" w:cs="Calibri" w:hint="eastAsia"/>
          <w:b/>
          <w:bCs/>
          <w:kern w:val="0"/>
          <w:sz w:val="22"/>
        </w:rPr>
        <w:t>수정</w:t>
      </w:r>
    </w:p>
    <w:p w14:paraId="0E92C32B" w14:textId="77777777" w:rsidR="00522923" w:rsidRDefault="00522923" w:rsidP="00522923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2F560311" w14:textId="77777777" w:rsidR="00522923" w:rsidRPr="00E642A8" w:rsidRDefault="00DA5FB2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107A35">
        <w:t xml:space="preserve">[root@localhost ~]# </w:t>
      </w:r>
      <w:r w:rsidR="00522923" w:rsidRPr="00E642A8">
        <w:rPr>
          <w:rFonts w:asciiTheme="minorEastAsia" w:eastAsiaTheme="minorEastAsia" w:hAnsiTheme="minorEastAsia" w:cs="Calibri"/>
          <w:kern w:val="0"/>
          <w:szCs w:val="20"/>
        </w:rPr>
        <w:t>vi /etc/default/grub</w:t>
      </w:r>
    </w:p>
    <w:p w14:paraId="11C070BB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> </w:t>
      </w:r>
    </w:p>
    <w:p w14:paraId="1EB16956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>(</w:t>
      </w:r>
      <w:r w:rsidRPr="00E642A8">
        <w:rPr>
          <w:rFonts w:asciiTheme="minorEastAsia" w:eastAsiaTheme="minorEastAsia" w:hAnsiTheme="minorEastAsia" w:cs="Calibri" w:hint="eastAsia"/>
          <w:kern w:val="0"/>
          <w:szCs w:val="20"/>
        </w:rPr>
        <w:t>아래와 같이 변경)</w:t>
      </w:r>
    </w:p>
    <w:p w14:paraId="1722D2F3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 w:hint="eastAsia"/>
          <w:kern w:val="0"/>
          <w:szCs w:val="20"/>
        </w:rPr>
        <w:t> </w:t>
      </w:r>
    </w:p>
    <w:p w14:paraId="2E036B6D" w14:textId="757322EC" w:rsidR="00522923" w:rsidRPr="00E642A8" w:rsidRDefault="00DD66D5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>
        <w:rPr>
          <w:rFonts w:asciiTheme="minorEastAsia" w:eastAsiaTheme="minorEastAsia" w:hAnsiTheme="minorEastAsia" w:cs="Calibri" w:hint="eastAsia"/>
          <w:kern w:val="0"/>
          <w:szCs w:val="20"/>
        </w:rPr>
        <w:t>G</w:t>
      </w:r>
      <w:r w:rsidR="00522923" w:rsidRPr="00E642A8">
        <w:rPr>
          <w:rFonts w:asciiTheme="minorEastAsia" w:eastAsiaTheme="minorEastAsia" w:hAnsiTheme="minorEastAsia" w:cs="Calibri"/>
          <w:kern w:val="0"/>
          <w:szCs w:val="20"/>
        </w:rPr>
        <w:t>RUB_TIMEOUT=5</w:t>
      </w:r>
    </w:p>
    <w:p w14:paraId="543D0272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>GRUB_DEFAULT=saved</w:t>
      </w:r>
    </w:p>
    <w:p w14:paraId="4393C50D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>GRUB_DISABLE_SUBMENU=true</w:t>
      </w:r>
    </w:p>
    <w:p w14:paraId="16FB644F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>GRUB_TERMINAL_OUTPUT="console"</w:t>
      </w:r>
    </w:p>
    <w:p w14:paraId="4543E358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 xml:space="preserve">GRUB_CMDLINE_LINUX="crashkernel=auto rhgb quiet </w:t>
      </w:r>
      <w:r w:rsidRPr="00E642A8">
        <w:rPr>
          <w:rFonts w:asciiTheme="minorEastAsia" w:eastAsiaTheme="minorEastAsia" w:hAnsiTheme="minorEastAsia" w:cs="Calibri"/>
          <w:b/>
          <w:bCs/>
          <w:color w:val="FF0000"/>
          <w:kern w:val="0"/>
          <w:szCs w:val="20"/>
        </w:rPr>
        <w:t>net.ifnames=0 biosdevname=0</w:t>
      </w:r>
      <w:r w:rsidRPr="00E642A8">
        <w:rPr>
          <w:rFonts w:asciiTheme="minorEastAsia" w:eastAsiaTheme="minorEastAsia" w:hAnsiTheme="minorEastAsia" w:cs="Calibri"/>
          <w:kern w:val="0"/>
          <w:szCs w:val="20"/>
        </w:rPr>
        <w:t>"</w:t>
      </w:r>
    </w:p>
    <w:p w14:paraId="58758D18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>GRUB_DISABLE_RECOVERY="true"</w:t>
      </w:r>
    </w:p>
    <w:p w14:paraId="30B2C1AA" w14:textId="77777777" w:rsidR="00BA1900" w:rsidRPr="00E642A8" w:rsidRDefault="00BA1900" w:rsidP="00956854">
      <w:pPr>
        <w:rPr>
          <w:rFonts w:asciiTheme="minorEastAsia" w:eastAsiaTheme="minorEastAsia" w:hAnsiTheme="minorEastAsia"/>
          <w:b/>
          <w:sz w:val="18"/>
          <w:szCs w:val="20"/>
        </w:rPr>
      </w:pPr>
    </w:p>
    <w:p w14:paraId="01A17F5A" w14:textId="77777777" w:rsidR="00B846DA" w:rsidRPr="006B5A21" w:rsidRDefault="00B846DA" w:rsidP="00B846DA">
      <w:pPr>
        <w:rPr>
          <w:rFonts w:asciiTheme="minorEastAsia" w:eastAsiaTheme="minorEastAsia" w:hAnsiTheme="minorEastAsia" w:cs="Calibri"/>
          <w:kern w:val="0"/>
          <w:szCs w:val="20"/>
        </w:rPr>
      </w:pPr>
      <w:r w:rsidRPr="006B5A21">
        <w:rPr>
          <w:rFonts w:asciiTheme="minorEastAsia" w:eastAsiaTheme="minorEastAsia" w:hAnsiTheme="minorEastAsia" w:cs="Calibri"/>
          <w:kern w:val="0"/>
          <w:szCs w:val="20"/>
        </w:rPr>
        <w:lastRenderedPageBreak/>
        <w:t xml:space="preserve">[root@localhost ~]# grub2-mkconfig -o /boot/grub2/grub.cfg </w:t>
      </w:r>
      <w:r w:rsidRPr="006B5A21">
        <w:rPr>
          <w:rFonts w:asciiTheme="minorEastAsia" w:eastAsiaTheme="minorEastAsia" w:hAnsiTheme="minorEastAsia" w:cs="Calibri"/>
          <w:color w:val="FF0000"/>
          <w:kern w:val="0"/>
          <w:szCs w:val="20"/>
        </w:rPr>
        <w:t>–</w:t>
      </w:r>
      <w:r w:rsidRPr="006B5A21">
        <w:rPr>
          <w:rFonts w:asciiTheme="minorEastAsia" w:eastAsiaTheme="minorEastAsia" w:hAnsiTheme="minorEastAsia" w:cs="Calibri"/>
          <w:kern w:val="0"/>
          <w:szCs w:val="20"/>
        </w:rPr>
        <w:t xml:space="preserve"> </w:t>
      </w:r>
      <w:r w:rsidRPr="006B5A21">
        <w:rPr>
          <w:rFonts w:asciiTheme="minorEastAsia" w:eastAsiaTheme="minorEastAsia" w:hAnsiTheme="minorEastAsia" w:cs="Calibri" w:hint="eastAsia"/>
          <w:b/>
          <w:color w:val="FF0000"/>
          <w:kern w:val="0"/>
          <w:szCs w:val="20"/>
        </w:rPr>
        <w:t>BIOS</w:t>
      </w:r>
      <w:r w:rsidRPr="006B5A21">
        <w:rPr>
          <w:rFonts w:asciiTheme="minorEastAsia" w:eastAsiaTheme="minorEastAsia" w:hAnsiTheme="minorEastAsia" w:cs="Calibri"/>
          <w:b/>
          <w:color w:val="FF0000"/>
          <w:kern w:val="0"/>
          <w:szCs w:val="20"/>
        </w:rPr>
        <w:t xml:space="preserve"> </w:t>
      </w:r>
      <w:r w:rsidRPr="006B5A21">
        <w:rPr>
          <w:rFonts w:asciiTheme="minorEastAsia" w:eastAsiaTheme="minorEastAsia" w:hAnsiTheme="minorEastAsia" w:cs="Calibri" w:hint="eastAsia"/>
          <w:b/>
          <w:color w:val="FF0000"/>
          <w:kern w:val="0"/>
          <w:szCs w:val="20"/>
        </w:rPr>
        <w:t>모드 설치 시</w:t>
      </w:r>
    </w:p>
    <w:p w14:paraId="2B9F4C6E" w14:textId="5E523F53" w:rsidR="00B846DA" w:rsidRPr="00346567" w:rsidRDefault="00B846DA" w:rsidP="00B846DA">
      <w:pPr>
        <w:rPr>
          <w:rFonts w:asciiTheme="minorEastAsia" w:eastAsiaTheme="minorEastAsia" w:hAnsiTheme="minorEastAsia"/>
          <w:b/>
          <w:color w:val="FF0000"/>
          <w:sz w:val="18"/>
          <w:szCs w:val="20"/>
        </w:rPr>
      </w:pPr>
      <w:r w:rsidRPr="006B5A21">
        <w:rPr>
          <w:rFonts w:asciiTheme="minorEastAsia" w:eastAsiaTheme="minorEastAsia" w:hAnsiTheme="minorEastAsia" w:cs="Calibri"/>
          <w:kern w:val="0"/>
          <w:szCs w:val="20"/>
        </w:rPr>
        <w:t>[root@localhost ~]# grub2-</w:t>
      </w:r>
      <w:r w:rsidR="00DF2906">
        <w:rPr>
          <w:rFonts w:asciiTheme="minorEastAsia" w:eastAsiaTheme="minorEastAsia" w:hAnsiTheme="minorEastAsia" w:cs="Calibri"/>
          <w:kern w:val="0"/>
          <w:szCs w:val="20"/>
        </w:rPr>
        <w:t>mkconfig -o /boot/efi/EFI/</w:t>
      </w:r>
      <w:r w:rsidR="00DF2906">
        <w:rPr>
          <w:rFonts w:asciiTheme="minorEastAsia" w:eastAsiaTheme="minorEastAsia" w:hAnsiTheme="minorEastAsia" w:cs="Calibri" w:hint="eastAsia"/>
          <w:kern w:val="0"/>
          <w:szCs w:val="20"/>
        </w:rPr>
        <w:t>rocky</w:t>
      </w:r>
      <w:r w:rsidRPr="006B5A21">
        <w:rPr>
          <w:rFonts w:asciiTheme="minorEastAsia" w:eastAsiaTheme="minorEastAsia" w:hAnsiTheme="minorEastAsia" w:cs="Calibri"/>
          <w:kern w:val="0"/>
          <w:szCs w:val="20"/>
        </w:rPr>
        <w:t>/grub.cfg</w:t>
      </w:r>
      <w:r w:rsidRPr="00346567">
        <w:rPr>
          <w:color w:val="FF0000"/>
        </w:rPr>
        <w:t xml:space="preserve"> – </w:t>
      </w:r>
      <w:r w:rsidRPr="006B5A21">
        <w:rPr>
          <w:rFonts w:hint="eastAsia"/>
          <w:b/>
          <w:color w:val="FF0000"/>
        </w:rPr>
        <w:t>UEFI</w:t>
      </w:r>
      <w:r w:rsidRPr="006B5A21">
        <w:rPr>
          <w:b/>
          <w:color w:val="FF0000"/>
        </w:rPr>
        <w:t xml:space="preserve"> </w:t>
      </w:r>
      <w:r w:rsidRPr="006B5A21">
        <w:rPr>
          <w:rFonts w:hint="eastAsia"/>
          <w:b/>
          <w:color w:val="FF0000"/>
        </w:rPr>
        <w:t>모드 설치 시</w:t>
      </w:r>
    </w:p>
    <w:p w14:paraId="589AD8E5" w14:textId="77777777" w:rsidR="00BA1900" w:rsidRDefault="00BA1900" w:rsidP="00956854">
      <w:pPr>
        <w:rPr>
          <w:b/>
        </w:rPr>
      </w:pPr>
    </w:p>
    <w:p w14:paraId="16B8E866" w14:textId="0A408BF7" w:rsidR="006A19B3" w:rsidRDefault="006A19B3" w:rsidP="006A19B3">
      <w:pPr>
        <w:rPr>
          <w:b/>
        </w:rPr>
      </w:pPr>
      <w:r>
        <w:rPr>
          <w:rFonts w:hint="eastAsia"/>
          <w:b/>
        </w:rPr>
        <w:t>*</w:t>
      </w:r>
      <w:r w:rsidRPr="006A19B3">
        <w:rPr>
          <w:b/>
        </w:rPr>
        <w:t>ipv6_disable</w:t>
      </w:r>
      <w:r>
        <w:rPr>
          <w:b/>
        </w:rPr>
        <w:t xml:space="preserve"> </w:t>
      </w:r>
      <w:r>
        <w:rPr>
          <w:rFonts w:hint="eastAsia"/>
          <w:b/>
        </w:rPr>
        <w:t>적용</w:t>
      </w:r>
    </w:p>
    <w:p w14:paraId="6946378D" w14:textId="38253FA4" w:rsidR="006A19B3" w:rsidRDefault="006A19B3" w:rsidP="006A19B3">
      <w:pPr>
        <w:rPr>
          <w:rFonts w:asciiTheme="minorEastAsia" w:eastAsiaTheme="minorEastAsia" w:hAnsiTheme="minorEastAsia" w:cs="Calibri"/>
          <w:kern w:val="0"/>
          <w:szCs w:val="20"/>
        </w:rPr>
      </w:pPr>
      <w:r w:rsidRPr="006B5A21">
        <w:rPr>
          <w:rFonts w:asciiTheme="minorEastAsia" w:eastAsiaTheme="minorEastAsia" w:hAnsiTheme="minorEastAsia" w:cs="Calibri"/>
          <w:kern w:val="0"/>
          <w:szCs w:val="20"/>
        </w:rPr>
        <w:t>[root@localhost ~]#</w:t>
      </w:r>
      <w:r>
        <w:rPr>
          <w:rFonts w:asciiTheme="minorEastAsia" w:eastAsiaTheme="minorEastAsia" w:hAnsiTheme="minorEastAsia" w:cs="Calibri"/>
          <w:kern w:val="0"/>
          <w:szCs w:val="20"/>
        </w:rPr>
        <w:t xml:space="preserve"> </w:t>
      </w:r>
      <w:r w:rsidRPr="006A19B3">
        <w:rPr>
          <w:rFonts w:asciiTheme="minorEastAsia" w:eastAsiaTheme="minorEastAsia" w:hAnsiTheme="minorEastAsia" w:cs="Calibri"/>
          <w:kern w:val="0"/>
          <w:szCs w:val="20"/>
        </w:rPr>
        <w:t>sysctl -a | grep disable_ipv6</w:t>
      </w:r>
      <w:r>
        <w:rPr>
          <w:rFonts w:asciiTheme="minorEastAsia" w:eastAsiaTheme="minorEastAsia" w:hAnsiTheme="minorEastAsia" w:cs="Calibri"/>
          <w:kern w:val="0"/>
          <w:szCs w:val="20"/>
        </w:rPr>
        <w:t xml:space="preserve">  - </w:t>
      </w:r>
      <w:r>
        <w:rPr>
          <w:rFonts w:asciiTheme="minorEastAsia" w:eastAsiaTheme="minorEastAsia" w:hAnsiTheme="minorEastAsia" w:cs="Calibri" w:hint="eastAsia"/>
          <w:kern w:val="0"/>
          <w:szCs w:val="20"/>
        </w:rPr>
        <w:t>확인 방법</w:t>
      </w:r>
    </w:p>
    <w:p w14:paraId="03F817B0" w14:textId="0D18D7C3" w:rsidR="006A19B3" w:rsidRDefault="006A19B3" w:rsidP="006A19B3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Theme="minorEastAsia" w:eastAsiaTheme="minorEastAsia" w:hAnsiTheme="minorEastAsia" w:cs="Calibri"/>
          <w:kern w:val="0"/>
          <w:szCs w:val="20"/>
        </w:rPr>
        <w:t xml:space="preserve"> </w:t>
      </w:r>
      <w:r>
        <w:rPr>
          <w:rFonts w:ascii="Segoe UI" w:hAnsi="Segoe UI" w:cs="Segoe UI"/>
          <w:color w:val="24292E"/>
          <w:shd w:val="clear" w:color="auto" w:fill="FFFFFF"/>
        </w:rPr>
        <w:t xml:space="preserve">(0 = ipv6 </w:t>
      </w:r>
      <w:r>
        <w:rPr>
          <w:rFonts w:ascii="Segoe UI" w:hAnsi="Segoe UI" w:cs="Segoe UI"/>
          <w:color w:val="24292E"/>
          <w:shd w:val="clear" w:color="auto" w:fill="FFFFFF"/>
        </w:rPr>
        <w:t>활성화</w:t>
      </w:r>
      <w:r>
        <w:rPr>
          <w:rFonts w:ascii="Segoe UI" w:hAnsi="Segoe UI" w:cs="Segoe UI"/>
          <w:color w:val="24292E"/>
          <w:shd w:val="clear" w:color="auto" w:fill="FFFFFF"/>
        </w:rPr>
        <w:t xml:space="preserve">, 1 = ipv6 </w:t>
      </w:r>
      <w:r>
        <w:rPr>
          <w:rFonts w:ascii="Segoe UI" w:hAnsi="Segoe UI" w:cs="Segoe UI"/>
          <w:color w:val="24292E"/>
          <w:shd w:val="clear" w:color="auto" w:fill="FFFFFF"/>
        </w:rPr>
        <w:t>비활성화</w:t>
      </w:r>
      <w:r>
        <w:rPr>
          <w:rFonts w:ascii="Segoe UI" w:hAnsi="Segoe UI" w:cs="Segoe UI"/>
          <w:color w:val="24292E"/>
          <w:shd w:val="clear" w:color="auto" w:fill="FFFFFF"/>
        </w:rPr>
        <w:t>)</w:t>
      </w:r>
    </w:p>
    <w:p w14:paraId="489BA0DB" w14:textId="77777777" w:rsidR="006A19B3" w:rsidRDefault="006A19B3" w:rsidP="006A19B3">
      <w:pPr>
        <w:pStyle w:val="HTML"/>
        <w:shd w:val="clear" w:color="auto" w:fill="1E1E1E"/>
        <w:spacing w:line="300" w:lineRule="atLeast"/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</w:pPr>
      <w:r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  <w:t>net.ipv6.conf.all.disable_ipv6 = 0</w:t>
      </w:r>
    </w:p>
    <w:p w14:paraId="1576D2D2" w14:textId="77777777" w:rsidR="006A19B3" w:rsidRDefault="006A19B3" w:rsidP="006A19B3">
      <w:pPr>
        <w:pStyle w:val="HTML"/>
        <w:shd w:val="clear" w:color="auto" w:fill="1E1E1E"/>
        <w:spacing w:line="300" w:lineRule="atLeast"/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</w:pPr>
      <w:r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  <w:t xml:space="preserve">sysctl: reading key </w:t>
      </w:r>
      <w:r>
        <w:rPr>
          <w:rStyle w:val="hljs-string"/>
          <w:rFonts w:ascii="Consolas" w:hAnsi="Consolas"/>
          <w:color w:val="D69D85"/>
          <w:sz w:val="21"/>
          <w:szCs w:val="21"/>
          <w:bdr w:val="none" w:sz="0" w:space="0" w:color="auto" w:frame="1"/>
        </w:rPr>
        <w:t>"net.ipv6.conf.all.stable_secret"</w:t>
      </w:r>
    </w:p>
    <w:p w14:paraId="0A826CED" w14:textId="77777777" w:rsidR="006A19B3" w:rsidRDefault="006A19B3" w:rsidP="006A19B3">
      <w:pPr>
        <w:pStyle w:val="HTML"/>
        <w:shd w:val="clear" w:color="auto" w:fill="1E1E1E"/>
        <w:spacing w:line="300" w:lineRule="atLeast"/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</w:pPr>
      <w:r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  <w:t xml:space="preserve">sysctl: reading key </w:t>
      </w:r>
      <w:r>
        <w:rPr>
          <w:rStyle w:val="hljs-string"/>
          <w:rFonts w:ascii="Consolas" w:hAnsi="Consolas"/>
          <w:color w:val="D69D85"/>
          <w:sz w:val="21"/>
          <w:szCs w:val="21"/>
          <w:bdr w:val="none" w:sz="0" w:space="0" w:color="auto" w:frame="1"/>
        </w:rPr>
        <w:t>"net.ipv6.conf.default.stable_secret"</w:t>
      </w:r>
    </w:p>
    <w:p w14:paraId="48998123" w14:textId="77777777" w:rsidR="006A19B3" w:rsidRDefault="006A19B3" w:rsidP="006A19B3">
      <w:pPr>
        <w:pStyle w:val="HTML"/>
        <w:shd w:val="clear" w:color="auto" w:fill="1E1E1E"/>
        <w:spacing w:line="300" w:lineRule="atLeast"/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</w:pPr>
      <w:r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  <w:t>net.ipv6.conf.default.disable_ipv6 = 0</w:t>
      </w:r>
    </w:p>
    <w:p w14:paraId="43FBE8AB" w14:textId="77777777" w:rsidR="006A19B3" w:rsidRDefault="006A19B3" w:rsidP="006A19B3">
      <w:pPr>
        <w:pStyle w:val="HTML"/>
        <w:shd w:val="clear" w:color="auto" w:fill="1E1E1E"/>
        <w:spacing w:line="300" w:lineRule="atLeast"/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</w:pPr>
      <w:r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  <w:t xml:space="preserve">sysctl: reading key </w:t>
      </w:r>
      <w:r>
        <w:rPr>
          <w:rStyle w:val="hljs-string"/>
          <w:rFonts w:ascii="Consolas" w:hAnsi="Consolas"/>
          <w:color w:val="D69D85"/>
          <w:sz w:val="21"/>
          <w:szCs w:val="21"/>
          <w:bdr w:val="none" w:sz="0" w:space="0" w:color="auto" w:frame="1"/>
        </w:rPr>
        <w:t>"net.ipv6.conf.docker0.stable_secret"</w:t>
      </w:r>
    </w:p>
    <w:p w14:paraId="3219B081" w14:textId="77777777" w:rsidR="006A19B3" w:rsidRDefault="006A19B3" w:rsidP="006A19B3">
      <w:pPr>
        <w:pStyle w:val="HTML"/>
        <w:shd w:val="clear" w:color="auto" w:fill="1E1E1E"/>
        <w:spacing w:line="300" w:lineRule="atLeast"/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</w:pPr>
      <w:r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  <w:t>net.ipv6.conf.docker0.disable_ipv6 = 0</w:t>
      </w:r>
    </w:p>
    <w:p w14:paraId="1E950A2D" w14:textId="77777777" w:rsidR="006A19B3" w:rsidRDefault="006A19B3" w:rsidP="006A19B3">
      <w:pPr>
        <w:pStyle w:val="HTML"/>
        <w:shd w:val="clear" w:color="auto" w:fill="1E1E1E"/>
        <w:spacing w:line="300" w:lineRule="atLeast"/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</w:pPr>
      <w:r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  <w:t xml:space="preserve">sysctl: reading key </w:t>
      </w:r>
      <w:r>
        <w:rPr>
          <w:rStyle w:val="hljs-string"/>
          <w:rFonts w:ascii="Consolas" w:hAnsi="Consolas"/>
          <w:color w:val="D69D85"/>
          <w:sz w:val="21"/>
          <w:szCs w:val="21"/>
          <w:bdr w:val="none" w:sz="0" w:space="0" w:color="auto" w:frame="1"/>
        </w:rPr>
        <w:t>"net.ipv6.conf.ens3.stable_secret"</w:t>
      </w:r>
    </w:p>
    <w:p w14:paraId="56B4147F" w14:textId="77777777" w:rsidR="006A19B3" w:rsidRDefault="006A19B3" w:rsidP="006A19B3">
      <w:pPr>
        <w:pStyle w:val="HTML"/>
        <w:shd w:val="clear" w:color="auto" w:fill="1E1E1E"/>
        <w:spacing w:line="300" w:lineRule="atLeast"/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</w:pPr>
      <w:r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  <w:t>net.ipv6.conf.ens3.disable_ipv6 = 0</w:t>
      </w:r>
    </w:p>
    <w:p w14:paraId="55833629" w14:textId="77777777" w:rsidR="006A19B3" w:rsidRDefault="006A19B3" w:rsidP="006A19B3">
      <w:pPr>
        <w:pStyle w:val="HTML"/>
        <w:shd w:val="clear" w:color="auto" w:fill="1E1E1E"/>
        <w:spacing w:line="300" w:lineRule="atLeast"/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</w:pPr>
      <w:r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  <w:t xml:space="preserve">sysctl: reading key </w:t>
      </w:r>
      <w:r>
        <w:rPr>
          <w:rStyle w:val="hljs-string"/>
          <w:rFonts w:ascii="Consolas" w:hAnsi="Consolas"/>
          <w:color w:val="D69D85"/>
          <w:sz w:val="21"/>
          <w:szCs w:val="21"/>
          <w:bdr w:val="none" w:sz="0" w:space="0" w:color="auto" w:frame="1"/>
        </w:rPr>
        <w:t>"net.ipv6.conf.lo.stable_secret"</w:t>
      </w:r>
    </w:p>
    <w:p w14:paraId="25C19D8F" w14:textId="77777777" w:rsidR="006A19B3" w:rsidRDefault="006A19B3" w:rsidP="006A19B3">
      <w:pPr>
        <w:pStyle w:val="HTML"/>
        <w:shd w:val="clear" w:color="auto" w:fill="1E1E1E"/>
        <w:spacing w:line="300" w:lineRule="atLeast"/>
        <w:rPr>
          <w:rFonts w:ascii="Consolas" w:hAnsi="Consolas"/>
          <w:color w:val="24292E"/>
          <w:sz w:val="21"/>
          <w:szCs w:val="21"/>
        </w:rPr>
      </w:pPr>
      <w:r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  <w:t>net.ipv6.conf.lo.disable_ipv6 = 0</w:t>
      </w:r>
    </w:p>
    <w:p w14:paraId="394A0F1A" w14:textId="429550A9" w:rsidR="006A19B3" w:rsidRPr="006A19B3" w:rsidRDefault="006A19B3" w:rsidP="006A19B3">
      <w:pPr>
        <w:rPr>
          <w:b/>
        </w:rPr>
      </w:pPr>
    </w:p>
    <w:p w14:paraId="4EB8479A" w14:textId="43BE54A4" w:rsidR="006A19B3" w:rsidRDefault="006A19B3" w:rsidP="00956854">
      <w:pPr>
        <w:rPr>
          <w:rFonts w:asciiTheme="minorEastAsia" w:eastAsiaTheme="minorEastAsia" w:hAnsiTheme="minorEastAsia" w:cs="Calibri"/>
          <w:kern w:val="0"/>
          <w:szCs w:val="20"/>
        </w:rPr>
      </w:pPr>
      <w:r w:rsidRPr="006B5A21">
        <w:rPr>
          <w:rFonts w:asciiTheme="minorEastAsia" w:eastAsiaTheme="minorEastAsia" w:hAnsiTheme="minorEastAsia" w:cs="Calibri"/>
          <w:kern w:val="0"/>
          <w:szCs w:val="20"/>
        </w:rPr>
        <w:t>[root@localhost ~]#</w:t>
      </w:r>
      <w:r>
        <w:rPr>
          <w:rFonts w:asciiTheme="minorEastAsia" w:eastAsiaTheme="minorEastAsia" w:hAnsiTheme="minorEastAsia" w:cs="Calibri"/>
          <w:kern w:val="0"/>
          <w:szCs w:val="20"/>
        </w:rPr>
        <w:t xml:space="preserve"> </w:t>
      </w:r>
      <w:r w:rsidRPr="006A19B3">
        <w:rPr>
          <w:rFonts w:asciiTheme="minorEastAsia" w:eastAsiaTheme="minorEastAsia" w:hAnsiTheme="minorEastAsia" w:cs="Calibri"/>
          <w:kern w:val="0"/>
          <w:szCs w:val="20"/>
        </w:rPr>
        <w:t>vim /etc/sysctl.conf</w:t>
      </w:r>
      <w:r>
        <w:rPr>
          <w:rFonts w:asciiTheme="minorEastAsia" w:eastAsiaTheme="minorEastAsia" w:hAnsiTheme="minorEastAsia" w:cs="Calibri"/>
          <w:kern w:val="0"/>
          <w:szCs w:val="20"/>
        </w:rPr>
        <w:t xml:space="preserve"> (</w:t>
      </w:r>
      <w:r>
        <w:rPr>
          <w:rFonts w:ascii="Segoe UI" w:hAnsi="Segoe UI" w:cs="Segoe UI"/>
          <w:color w:val="24292E"/>
          <w:shd w:val="clear" w:color="auto" w:fill="FFFFFF"/>
        </w:rPr>
        <w:t>재부팅</w:t>
      </w:r>
      <w:r>
        <w:rPr>
          <w:rFonts w:ascii="Segoe UI" w:hAnsi="Segoe UI" w:cs="Segoe UI"/>
          <w:color w:val="24292E"/>
          <w:shd w:val="clear" w:color="auto" w:fill="FFFFFF"/>
        </w:rPr>
        <w:t xml:space="preserve"> </w:t>
      </w:r>
      <w:r>
        <w:rPr>
          <w:rFonts w:ascii="Segoe UI" w:hAnsi="Segoe UI" w:cs="Segoe UI"/>
          <w:color w:val="24292E"/>
          <w:shd w:val="clear" w:color="auto" w:fill="FFFFFF"/>
        </w:rPr>
        <w:t>후에도</w:t>
      </w:r>
      <w:r>
        <w:rPr>
          <w:rFonts w:ascii="Segoe UI" w:hAnsi="Segoe UI" w:cs="Segoe UI"/>
          <w:color w:val="24292E"/>
          <w:shd w:val="clear" w:color="auto" w:fill="FFFFFF"/>
        </w:rPr>
        <w:t xml:space="preserve"> </w:t>
      </w:r>
      <w:r>
        <w:rPr>
          <w:rFonts w:ascii="Segoe UI" w:hAnsi="Segoe UI" w:cs="Segoe UI"/>
          <w:color w:val="24292E"/>
          <w:shd w:val="clear" w:color="auto" w:fill="FFFFFF"/>
        </w:rPr>
        <w:t>계속</w:t>
      </w:r>
      <w:r>
        <w:rPr>
          <w:rFonts w:ascii="Segoe UI" w:hAnsi="Segoe UI" w:cs="Segoe UI"/>
          <w:color w:val="24292E"/>
          <w:shd w:val="clear" w:color="auto" w:fill="FFFFFF"/>
        </w:rPr>
        <w:t xml:space="preserve"> </w:t>
      </w:r>
      <w:r>
        <w:rPr>
          <w:rFonts w:ascii="Segoe UI" w:hAnsi="Segoe UI" w:cs="Segoe UI"/>
          <w:color w:val="24292E"/>
          <w:shd w:val="clear" w:color="auto" w:fill="FFFFFF"/>
        </w:rPr>
        <w:t>적용될</w:t>
      </w:r>
      <w:r>
        <w:rPr>
          <w:rFonts w:ascii="Segoe UI" w:hAnsi="Segoe UI" w:cs="Segoe UI"/>
          <w:color w:val="24292E"/>
          <w:shd w:val="clear" w:color="auto" w:fill="FFFFFF"/>
        </w:rPr>
        <w:t xml:space="preserve"> </w:t>
      </w:r>
      <w:r>
        <w:rPr>
          <w:rFonts w:ascii="Segoe UI" w:hAnsi="Segoe UI" w:cs="Segoe UI"/>
          <w:color w:val="24292E"/>
          <w:shd w:val="clear" w:color="auto" w:fill="FFFFFF"/>
        </w:rPr>
        <w:t>수</w:t>
      </w:r>
      <w:r>
        <w:rPr>
          <w:rFonts w:ascii="Segoe UI" w:hAnsi="Segoe UI" w:cs="Segoe UI"/>
          <w:color w:val="24292E"/>
          <w:shd w:val="clear" w:color="auto" w:fill="FFFFFF"/>
        </w:rPr>
        <w:t xml:space="preserve"> </w:t>
      </w:r>
      <w:r>
        <w:rPr>
          <w:rFonts w:ascii="Segoe UI" w:hAnsi="Segoe UI" w:cs="Segoe UI"/>
          <w:color w:val="24292E"/>
          <w:shd w:val="clear" w:color="auto" w:fill="FFFFFF"/>
        </w:rPr>
        <w:t>있게</w:t>
      </w:r>
      <w:r>
        <w:rPr>
          <w:rFonts w:ascii="Segoe UI" w:hAnsi="Segoe UI" w:cs="Segoe UI"/>
          <w:color w:val="24292E"/>
          <w:shd w:val="clear" w:color="auto" w:fill="FFFFFF"/>
        </w:rPr>
        <w:t xml:space="preserve"> </w:t>
      </w:r>
      <w:r>
        <w:rPr>
          <w:rFonts w:ascii="Segoe UI" w:hAnsi="Segoe UI" w:cs="Segoe UI"/>
          <w:color w:val="24292E"/>
          <w:shd w:val="clear" w:color="auto" w:fill="FFFFFF"/>
        </w:rPr>
        <w:t>변경</w:t>
      </w:r>
      <w:r>
        <w:rPr>
          <w:rFonts w:ascii="Segoe UI" w:hAnsi="Segoe UI" w:cs="Segoe UI" w:hint="eastAsia"/>
          <w:color w:val="24292E"/>
          <w:shd w:val="clear" w:color="auto" w:fill="FFFFFF"/>
        </w:rPr>
        <w:t>)</w:t>
      </w:r>
    </w:p>
    <w:p w14:paraId="54633E42" w14:textId="68C994A7" w:rsidR="006A19B3" w:rsidRDefault="006A19B3" w:rsidP="00956854">
      <w:pPr>
        <w:rPr>
          <w:rFonts w:asciiTheme="minorEastAsia" w:eastAsiaTheme="minorEastAsia" w:hAnsiTheme="minorEastAsia" w:cs="Calibri"/>
          <w:kern w:val="0"/>
          <w:szCs w:val="20"/>
        </w:rPr>
      </w:pPr>
      <w:r>
        <w:rPr>
          <w:rFonts w:asciiTheme="minorEastAsia" w:eastAsiaTheme="minorEastAsia" w:hAnsiTheme="minorEastAsia" w:cs="Calibri"/>
          <w:kern w:val="0"/>
          <w:szCs w:val="20"/>
        </w:rPr>
        <w:t xml:space="preserve"> </w:t>
      </w:r>
      <w:r>
        <w:rPr>
          <w:rFonts w:asciiTheme="minorEastAsia" w:eastAsiaTheme="minorEastAsia" w:hAnsiTheme="minorEastAsia" w:cs="Calibri" w:hint="eastAsia"/>
          <w:kern w:val="0"/>
          <w:szCs w:val="20"/>
        </w:rPr>
        <w:t xml:space="preserve">맨 밑에 추가 </w:t>
      </w:r>
    </w:p>
    <w:p w14:paraId="0C1824F8" w14:textId="77777777" w:rsidR="006A19B3" w:rsidRDefault="006A19B3" w:rsidP="006A19B3">
      <w:pPr>
        <w:pStyle w:val="HTML"/>
        <w:shd w:val="clear" w:color="auto" w:fill="1E1E1E"/>
        <w:spacing w:line="300" w:lineRule="atLeast"/>
        <w:rPr>
          <w:rFonts w:ascii="Consolas" w:hAnsi="Consolas"/>
          <w:color w:val="24292E"/>
          <w:sz w:val="21"/>
          <w:szCs w:val="21"/>
        </w:rPr>
      </w:pPr>
      <w:r>
        <w:rPr>
          <w:rStyle w:val="HTML0"/>
          <w:rFonts w:ascii="Consolas" w:hAnsi="Consolas"/>
          <w:color w:val="DCDCDC"/>
          <w:sz w:val="21"/>
          <w:szCs w:val="21"/>
          <w:bdr w:val="none" w:sz="0" w:space="0" w:color="auto" w:frame="1"/>
        </w:rPr>
        <w:t>net.ipv6.conf.all.disable_ipv6 = 1</w:t>
      </w:r>
    </w:p>
    <w:p w14:paraId="1858AC3A" w14:textId="77777777" w:rsidR="006A19B3" w:rsidRPr="006A19B3" w:rsidRDefault="006A19B3" w:rsidP="00956854">
      <w:pPr>
        <w:rPr>
          <w:b/>
        </w:rPr>
      </w:pPr>
    </w:p>
    <w:p w14:paraId="0E9FC1C7" w14:textId="77777777" w:rsidR="006A19B3" w:rsidRDefault="006A19B3" w:rsidP="00956854">
      <w:pPr>
        <w:rPr>
          <w:b/>
        </w:rPr>
      </w:pPr>
    </w:p>
    <w:p w14:paraId="477FB936" w14:textId="77777777" w:rsidR="00E642A8" w:rsidRDefault="00E642A8" w:rsidP="00956854">
      <w:pPr>
        <w:rPr>
          <w:b/>
        </w:rPr>
      </w:pPr>
      <w:r>
        <w:rPr>
          <w:rFonts w:hint="eastAsia"/>
          <w:b/>
        </w:rPr>
        <w:t>*</w:t>
      </w:r>
      <w:r>
        <w:rPr>
          <w:b/>
        </w:rPr>
        <w:t xml:space="preserve"> </w:t>
      </w:r>
      <w:r>
        <w:rPr>
          <w:rFonts w:hint="eastAsia"/>
          <w:b/>
        </w:rPr>
        <w:t>h</w:t>
      </w:r>
      <w:r>
        <w:rPr>
          <w:b/>
        </w:rPr>
        <w:t xml:space="preserve">ostname </w:t>
      </w:r>
      <w:r>
        <w:rPr>
          <w:rFonts w:hint="eastAsia"/>
          <w:b/>
        </w:rPr>
        <w:t>변경</w:t>
      </w:r>
    </w:p>
    <w:p w14:paraId="09F1154D" w14:textId="77777777" w:rsidR="00E642A8" w:rsidRDefault="00E642A8" w:rsidP="00956854">
      <w:pPr>
        <w:rPr>
          <w:b/>
        </w:rPr>
      </w:pPr>
    </w:p>
    <w:p w14:paraId="3383DC40" w14:textId="77777777" w:rsidR="00E642A8" w:rsidRPr="00E642A8" w:rsidRDefault="00E642A8" w:rsidP="00E642A8">
      <w:pPr>
        <w:widowControl/>
        <w:wordWrap/>
        <w:autoSpaceDE/>
        <w:autoSpaceDN/>
        <w:jc w:val="left"/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</w:pPr>
      <w:r>
        <w:rPr>
          <w:rFonts w:asciiTheme="minorHAnsi" w:eastAsiaTheme="minorHAnsi" w:hAnsiTheme="minorHAnsi" w:cs="Calibri" w:hint="eastAsia"/>
          <w:kern w:val="0"/>
          <w:szCs w:val="20"/>
          <w:shd w:val="clear" w:color="auto" w:fill="F5F5F5"/>
        </w:rPr>
        <w:t>h</w:t>
      </w:r>
      <w:r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t>ostname set (</w:t>
      </w:r>
      <w:r w:rsidRPr="00E642A8">
        <w:rPr>
          <w:rFonts w:asciiTheme="minorHAnsi" w:eastAsiaTheme="minorHAnsi" w:hAnsiTheme="minorHAnsi" w:cs="Calibri" w:hint="eastAsia"/>
          <w:kern w:val="0"/>
          <w:szCs w:val="20"/>
          <w:shd w:val="clear" w:color="auto" w:fill="F5F5F5"/>
        </w:rPr>
        <w:t>h</w:t>
      </w:r>
      <w:r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t xml:space="preserve">ostname </w:t>
      </w:r>
      <w:r w:rsidRPr="00E642A8">
        <w:rPr>
          <w:rFonts w:asciiTheme="minorHAnsi" w:eastAsiaTheme="minorHAnsi" w:hAnsiTheme="minorHAnsi" w:cs="Calibri" w:hint="eastAsia"/>
          <w:kern w:val="0"/>
          <w:szCs w:val="20"/>
          <w:shd w:val="clear" w:color="auto" w:fill="F5F5F5"/>
        </w:rPr>
        <w:t>변경 설정)</w:t>
      </w:r>
    </w:p>
    <w:p w14:paraId="64A55AB0" w14:textId="77777777" w:rsidR="00E642A8" w:rsidRPr="00E642A8" w:rsidRDefault="001C6762" w:rsidP="00E642A8">
      <w:pPr>
        <w:widowControl/>
        <w:wordWrap/>
        <w:autoSpaceDE/>
        <w:autoSpaceDN/>
        <w:jc w:val="left"/>
        <w:rPr>
          <w:rFonts w:asciiTheme="minorHAnsi" w:eastAsiaTheme="minorHAnsi" w:hAnsiTheme="minorHAnsi" w:cs="Calibri"/>
          <w:kern w:val="0"/>
          <w:szCs w:val="20"/>
        </w:rPr>
      </w:pPr>
      <w:r w:rsidRPr="00107A35">
        <w:t xml:space="preserve">[root@localhost ~]# </w:t>
      </w:r>
      <w:r w:rsidR="00E642A8"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t xml:space="preserve">hostnamectl set-hostname </w:t>
      </w:r>
      <w:r w:rsidR="00E642A8" w:rsidRPr="001C6762">
        <w:rPr>
          <w:rFonts w:asciiTheme="minorHAnsi" w:eastAsiaTheme="minorHAnsi" w:hAnsiTheme="minorHAnsi" w:cs="Calibri" w:hint="eastAsia"/>
          <w:color w:val="FF0000"/>
          <w:kern w:val="0"/>
          <w:szCs w:val="20"/>
          <w:shd w:val="clear" w:color="auto" w:fill="F5F5F5"/>
        </w:rPr>
        <w:t>s</w:t>
      </w:r>
      <w:r w:rsidR="00E642A8" w:rsidRPr="001C6762">
        <w:rPr>
          <w:rFonts w:asciiTheme="minorHAnsi" w:eastAsiaTheme="minorHAnsi" w:hAnsiTheme="minorHAnsi" w:cs="Calibri"/>
          <w:color w:val="FF0000"/>
          <w:kern w:val="0"/>
          <w:szCs w:val="20"/>
          <w:shd w:val="clear" w:color="auto" w:fill="F5F5F5"/>
        </w:rPr>
        <w:t>hbingtest</w:t>
      </w:r>
      <w:r w:rsidR="00E642A8"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t xml:space="preserve"> (</w:t>
      </w:r>
      <w:r w:rsidR="00E642A8" w:rsidRPr="00E642A8">
        <w:rPr>
          <w:rFonts w:asciiTheme="minorHAnsi" w:eastAsiaTheme="minorHAnsi" w:hAnsiTheme="minorHAnsi" w:cs="Calibri" w:hint="eastAsia"/>
          <w:kern w:val="0"/>
          <w:szCs w:val="20"/>
          <w:shd w:val="clear" w:color="auto" w:fill="F5F5F5"/>
        </w:rPr>
        <w:t xml:space="preserve">변경할 </w:t>
      </w:r>
      <w:r w:rsidR="00E642A8"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t xml:space="preserve">hostname </w:t>
      </w:r>
      <w:r w:rsidR="00E642A8" w:rsidRPr="00E642A8">
        <w:rPr>
          <w:rFonts w:asciiTheme="minorHAnsi" w:eastAsiaTheme="minorHAnsi" w:hAnsiTheme="minorHAnsi" w:cs="Calibri" w:hint="eastAsia"/>
          <w:kern w:val="0"/>
          <w:szCs w:val="20"/>
          <w:shd w:val="clear" w:color="auto" w:fill="F5F5F5"/>
        </w:rPr>
        <w:t>기재)</w:t>
      </w:r>
    </w:p>
    <w:p w14:paraId="3695112B" w14:textId="77777777" w:rsidR="00E642A8" w:rsidRPr="005D2B31" w:rsidRDefault="00E642A8" w:rsidP="00E642A8">
      <w:pPr>
        <w:widowControl/>
        <w:wordWrap/>
        <w:autoSpaceDE/>
        <w:autoSpaceDN/>
        <w:spacing w:after="140"/>
        <w:jc w:val="left"/>
        <w:rPr>
          <w:rFonts w:asciiTheme="minorHAnsi" w:eastAsiaTheme="minorHAnsi" w:hAnsiTheme="minorHAnsi" w:cs="Calibri"/>
          <w:kern w:val="0"/>
          <w:szCs w:val="20"/>
        </w:rPr>
      </w:pPr>
    </w:p>
    <w:p w14:paraId="0FC0626F" w14:textId="77777777" w:rsidR="00E642A8" w:rsidRPr="00E642A8" w:rsidRDefault="00E642A8" w:rsidP="00E642A8">
      <w:pPr>
        <w:widowControl/>
        <w:wordWrap/>
        <w:autoSpaceDE/>
        <w:autoSpaceDN/>
        <w:spacing w:after="140"/>
        <w:jc w:val="left"/>
        <w:rPr>
          <w:rFonts w:asciiTheme="minorHAnsi" w:eastAsiaTheme="minorHAnsi" w:hAnsiTheme="minorHAnsi" w:cs="Calibri"/>
          <w:kern w:val="0"/>
          <w:szCs w:val="20"/>
        </w:rPr>
      </w:pPr>
      <w:r>
        <w:rPr>
          <w:rFonts w:asciiTheme="minorHAnsi" w:eastAsiaTheme="minorHAnsi" w:hAnsiTheme="minorHAnsi" w:cs="Calibri" w:hint="eastAsia"/>
          <w:kern w:val="0"/>
          <w:szCs w:val="20"/>
        </w:rPr>
        <w:t xml:space="preserve">변경 설정 된 </w:t>
      </w:r>
      <w:r w:rsidRPr="00E642A8">
        <w:rPr>
          <w:rFonts w:asciiTheme="minorHAnsi" w:eastAsiaTheme="minorHAnsi" w:hAnsiTheme="minorHAnsi" w:cs="Calibri"/>
          <w:kern w:val="0"/>
          <w:szCs w:val="20"/>
        </w:rPr>
        <w:t>hostname 확인</w:t>
      </w:r>
    </w:p>
    <w:p w14:paraId="628CFE8F" w14:textId="77777777" w:rsidR="00E642A8" w:rsidRPr="00E642A8" w:rsidRDefault="00E642A8" w:rsidP="00E642A8">
      <w:pPr>
        <w:widowControl/>
        <w:wordWrap/>
        <w:autoSpaceDE/>
        <w:autoSpaceDN/>
        <w:jc w:val="left"/>
        <w:rPr>
          <w:rFonts w:asciiTheme="minorHAnsi" w:eastAsiaTheme="minorHAnsi" w:hAnsiTheme="minorHAnsi" w:cs="Calibri"/>
          <w:kern w:val="0"/>
          <w:szCs w:val="20"/>
        </w:rPr>
      </w:pPr>
      <w:r>
        <w:t xml:space="preserve">[root@shbingtest ~]# </w:t>
      </w:r>
      <w:r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t>hostname</w:t>
      </w:r>
    </w:p>
    <w:p w14:paraId="560EA3AB" w14:textId="77777777" w:rsidR="00136043" w:rsidRDefault="001D3EB5" w:rsidP="00E642A8">
      <w:pPr>
        <w:widowControl/>
        <w:wordWrap/>
        <w:autoSpaceDE/>
        <w:autoSpaceDN/>
        <w:spacing w:after="140"/>
        <w:jc w:val="left"/>
        <w:rPr>
          <w:rFonts w:ascii="Nanum Gothic" w:eastAsia="굴림" w:hAnsi="Nanum Gothic" w:cs="Calibri" w:hint="eastAsia"/>
          <w:color w:val="FFFFFF" w:themeColor="background1"/>
          <w:kern w:val="0"/>
          <w:szCs w:val="20"/>
        </w:rPr>
      </w:pPr>
      <w:r>
        <w:rPr>
          <w:rFonts w:ascii="Nanum Gothic" w:eastAsia="굴림" w:hAnsi="Nanum Gothic" w:cs="Calibri" w:hint="eastAsia"/>
          <w:kern w:val="0"/>
          <w:szCs w:val="20"/>
        </w:rPr>
        <w:t>s</w:t>
      </w:r>
      <w:r>
        <w:rPr>
          <w:rFonts w:ascii="Nanum Gothic" w:eastAsia="굴림" w:hAnsi="Nanum Gothic" w:cs="Calibri"/>
          <w:kern w:val="0"/>
          <w:szCs w:val="20"/>
        </w:rPr>
        <w:t>hbingtes</w:t>
      </w:r>
      <w:r w:rsidR="00BE0291">
        <w:rPr>
          <w:rFonts w:ascii="Nanum Gothic" w:eastAsia="굴림" w:hAnsi="Nanum Gothic" w:cs="Calibri"/>
          <w:kern w:val="0"/>
          <w:szCs w:val="20"/>
        </w:rPr>
        <w:t>t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하면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/etc/hostname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이라는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파일이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생성이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되어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있는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것을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확인할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수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있습니다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.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우분투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등의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데비안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</w:p>
    <w:p w14:paraId="0AA9AA4C" w14:textId="77777777" w:rsidR="00136043" w:rsidRDefault="00136043" w:rsidP="00E642A8">
      <w:pPr>
        <w:widowControl/>
        <w:wordWrap/>
        <w:autoSpaceDE/>
        <w:autoSpaceDN/>
        <w:spacing w:after="140"/>
        <w:jc w:val="left"/>
        <w:rPr>
          <w:rFonts w:ascii="Nanum Gothic" w:eastAsia="굴림" w:hAnsi="Nanum Gothic" w:cs="Calibri" w:hint="eastAsia"/>
          <w:kern w:val="0"/>
          <w:szCs w:val="20"/>
        </w:rPr>
      </w:pPr>
    </w:p>
    <w:p w14:paraId="260F2F49" w14:textId="77777777" w:rsidR="00E642A8" w:rsidRPr="00136043" w:rsidRDefault="00E642A8" w:rsidP="00956854">
      <w:pPr>
        <w:rPr>
          <w:b/>
        </w:rPr>
      </w:pPr>
    </w:p>
    <w:p w14:paraId="2F95CDC7" w14:textId="0CFDFFC8" w:rsidR="007A3B3E" w:rsidRDefault="00984A0F" w:rsidP="00956854">
      <w:pPr>
        <w:rPr>
          <w:b/>
        </w:rPr>
      </w:pPr>
      <w:r>
        <w:rPr>
          <w:rFonts w:hint="eastAsia"/>
          <w:b/>
        </w:rPr>
        <w:t>*</w:t>
      </w:r>
      <w:r w:rsidR="007A3B3E">
        <w:rPr>
          <w:rFonts w:hint="eastAsia"/>
          <w:b/>
        </w:rPr>
        <w:t>이더넷 명칭 변경</w:t>
      </w:r>
      <w:r w:rsidR="00E642A8">
        <w:rPr>
          <w:rFonts w:hint="eastAsia"/>
          <w:b/>
        </w:rPr>
        <w:t xml:space="preserve"> 및 h</w:t>
      </w:r>
      <w:r w:rsidR="00E642A8">
        <w:rPr>
          <w:b/>
        </w:rPr>
        <w:t xml:space="preserve">ostname </w:t>
      </w:r>
      <w:r w:rsidR="00E642A8">
        <w:rPr>
          <w:rFonts w:hint="eastAsia"/>
          <w:b/>
        </w:rPr>
        <w:t>변경</w:t>
      </w:r>
      <w:r w:rsidR="007A3B3E">
        <w:rPr>
          <w:rFonts w:hint="eastAsia"/>
          <w:b/>
        </w:rPr>
        <w:t>으로 인한 리부팅</w:t>
      </w:r>
    </w:p>
    <w:p w14:paraId="21041600" w14:textId="77777777" w:rsidR="007A3B3E" w:rsidRDefault="00DA5FB2" w:rsidP="00956854">
      <w:pPr>
        <w:rPr>
          <w:b/>
        </w:rPr>
      </w:pPr>
      <w:r>
        <w:t xml:space="preserve">[root@shbingtest ~]# </w:t>
      </w:r>
      <w:r w:rsidR="007A3B3E">
        <w:rPr>
          <w:b/>
        </w:rPr>
        <w:t>sync;sync;sync;</w:t>
      </w:r>
    </w:p>
    <w:p w14:paraId="34CCB526" w14:textId="77777777" w:rsidR="007A3B3E" w:rsidRDefault="00DA5FB2" w:rsidP="00136043">
      <w:pPr>
        <w:rPr>
          <w:b/>
        </w:rPr>
      </w:pPr>
      <w:r>
        <w:t xml:space="preserve">[root@shbingtest ~]# </w:t>
      </w:r>
      <w:r w:rsidR="007A3B3E">
        <w:rPr>
          <w:rFonts w:hint="eastAsia"/>
          <w:b/>
        </w:rPr>
        <w:t>s</w:t>
      </w:r>
      <w:r w:rsidR="007A3B3E">
        <w:rPr>
          <w:b/>
        </w:rPr>
        <w:t>hutdown -r no</w:t>
      </w:r>
      <w:r w:rsidR="00674092">
        <w:rPr>
          <w:rFonts w:hint="eastAsia"/>
          <w:b/>
        </w:rPr>
        <w:t>w</w:t>
      </w:r>
    </w:p>
    <w:p w14:paraId="51133C4E" w14:textId="06CF3B61" w:rsidR="00DA5FB2" w:rsidRPr="00811BF9" w:rsidRDefault="00E25BA8" w:rsidP="00811BF9">
      <w:pPr>
        <w:jc w:val="right"/>
        <w:rPr>
          <w:b/>
          <w:u w:val="single"/>
        </w:rPr>
      </w:pPr>
      <w:r>
        <w:rPr>
          <w:rFonts w:hint="eastAsia"/>
          <w:b/>
          <w:u w:val="single"/>
        </w:rPr>
        <w:t xml:space="preserve">&lt; </w:t>
      </w:r>
      <w:r w:rsidRPr="00E25BA8">
        <w:rPr>
          <w:rFonts w:hint="eastAsia"/>
          <w:b/>
          <w:u w:val="single"/>
        </w:rPr>
        <w:t>시스템 기본설정</w:t>
      </w:r>
      <w:r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 xml:space="preserve">– </w:t>
      </w:r>
      <w:r w:rsidR="00B909F2">
        <w:rPr>
          <w:b/>
          <w:u w:val="single"/>
        </w:rPr>
        <w:t>WEB | PBX | RECORD</w:t>
      </w:r>
      <w:r>
        <w:rPr>
          <w:rFonts w:hint="eastAsia"/>
          <w:b/>
          <w:u w:val="single"/>
        </w:rPr>
        <w:t xml:space="preserve"> &gt;</w:t>
      </w:r>
    </w:p>
    <w:p w14:paraId="69FD5CEB" w14:textId="77777777" w:rsidR="00962F76" w:rsidRDefault="00DA5FB2" w:rsidP="00FA18FC">
      <w:pPr>
        <w:rPr>
          <w:b/>
        </w:rPr>
      </w:pPr>
      <w:r>
        <w:t xml:space="preserve">[root@shbingtest ~]# </w:t>
      </w:r>
      <w:r w:rsidR="00962F76">
        <w:rPr>
          <w:rFonts w:hint="eastAsia"/>
          <w:b/>
        </w:rPr>
        <w:t xml:space="preserve">yum </w:t>
      </w:r>
      <w:r w:rsidR="00C96248">
        <w:rPr>
          <w:rFonts w:hint="eastAsia"/>
          <w:b/>
        </w:rPr>
        <w:t>-</w:t>
      </w:r>
      <w:r w:rsidR="00962F76">
        <w:rPr>
          <w:rFonts w:hint="eastAsia"/>
          <w:b/>
        </w:rPr>
        <w:t>y update</w:t>
      </w:r>
    </w:p>
    <w:p w14:paraId="60E94A49" w14:textId="77777777" w:rsidR="00984A0F" w:rsidRDefault="00984A0F" w:rsidP="00984A0F">
      <w:pPr>
        <w:rPr>
          <w:b/>
        </w:rPr>
      </w:pPr>
    </w:p>
    <w:p w14:paraId="163CECB5" w14:textId="188233BE" w:rsidR="00B46CE4" w:rsidRPr="00984A0F" w:rsidRDefault="00984A0F" w:rsidP="00984A0F">
      <w:pPr>
        <w:rPr>
          <w:b/>
        </w:rPr>
      </w:pPr>
      <w:r>
        <w:rPr>
          <w:b/>
        </w:rPr>
        <w:t>*</w:t>
      </w:r>
      <w:r w:rsidR="00B46CE4" w:rsidRPr="00984A0F">
        <w:rPr>
          <w:b/>
        </w:rPr>
        <w:t xml:space="preserve">Messages LOG </w:t>
      </w:r>
      <w:r w:rsidR="00B46CE4" w:rsidRPr="00984A0F">
        <w:rPr>
          <w:rFonts w:hint="eastAsia"/>
          <w:b/>
        </w:rPr>
        <w:t>설치</w:t>
      </w:r>
    </w:p>
    <w:p w14:paraId="135C7E2D" w14:textId="6C45932B" w:rsidR="00B46CE4" w:rsidRDefault="00B46CE4" w:rsidP="00BB4A32">
      <w:r>
        <w:t xml:space="preserve">[root@shbingtest ~]# </w:t>
      </w:r>
      <w:r w:rsidRPr="00B46CE4">
        <w:t>dnf install rsyslog</w:t>
      </w:r>
    </w:p>
    <w:p w14:paraId="515FBA11" w14:textId="183F8938" w:rsidR="00B46CE4" w:rsidRDefault="00B46CE4" w:rsidP="00BB4A32">
      <w:r>
        <w:t xml:space="preserve">[root@shbingtest ~]# </w:t>
      </w:r>
      <w:r w:rsidRPr="00B46CE4">
        <w:t>systemctl start rsyslog</w:t>
      </w:r>
    </w:p>
    <w:p w14:paraId="109D739C" w14:textId="22261941" w:rsidR="00B46CE4" w:rsidRDefault="00B46CE4" w:rsidP="00BB4A32">
      <w:pPr>
        <w:rPr>
          <w:b/>
        </w:rPr>
      </w:pPr>
      <w:r>
        <w:t xml:space="preserve">[root@shbingtest ~]# </w:t>
      </w:r>
      <w:r w:rsidRPr="00B46CE4">
        <w:t>systemctl enable rsyslog</w:t>
      </w:r>
    </w:p>
    <w:p w14:paraId="655CC4DB" w14:textId="531F8F69" w:rsidR="00B46CE4" w:rsidRDefault="00B46CE4" w:rsidP="00BB4A32">
      <w:r>
        <w:t xml:space="preserve">[root@shbingtest ~]# </w:t>
      </w:r>
      <w:r w:rsidRPr="00B46CE4">
        <w:t>systemctl status rsyslog</w:t>
      </w:r>
    </w:p>
    <w:p w14:paraId="7CCDA2E8" w14:textId="77777777" w:rsidR="00B46CE4" w:rsidRDefault="00B46CE4" w:rsidP="00BB4A32">
      <w:pPr>
        <w:rPr>
          <w:b/>
        </w:rPr>
      </w:pPr>
    </w:p>
    <w:p w14:paraId="07B0A95F" w14:textId="7B896608" w:rsidR="00173F46" w:rsidRPr="00EB4E37" w:rsidRDefault="00173F46" w:rsidP="00BB4A32">
      <w:pPr>
        <w:rPr>
          <w:b/>
        </w:rPr>
      </w:pPr>
      <w:r w:rsidRPr="00EB4E37">
        <w:rPr>
          <w:b/>
        </w:rPr>
        <w:lastRenderedPageBreak/>
        <w:t xml:space="preserve">* </w:t>
      </w:r>
      <w:r w:rsidRPr="00EB4E37">
        <w:rPr>
          <w:rFonts w:hint="eastAsia"/>
          <w:b/>
        </w:rPr>
        <w:t>계정생성</w:t>
      </w:r>
      <w:r w:rsidRPr="00EB4E37">
        <w:rPr>
          <w:b/>
        </w:rPr>
        <w:t xml:space="preserve"> ( ID/Passwd </w:t>
      </w:r>
      <w:r w:rsidRPr="00EB4E37">
        <w:rPr>
          <w:rFonts w:hint="eastAsia"/>
          <w:b/>
        </w:rPr>
        <w:t>동일</w:t>
      </w:r>
      <w:r w:rsidRPr="00EB4E37">
        <w:rPr>
          <w:b/>
        </w:rPr>
        <w:t xml:space="preserve"> – ippbx</w:t>
      </w:r>
      <w:r w:rsidR="00532E44">
        <w:rPr>
          <w:rFonts w:hint="eastAsia"/>
          <w:b/>
        </w:rPr>
        <w:t>mng</w:t>
      </w:r>
      <w:r w:rsidRPr="00EB4E37">
        <w:rPr>
          <w:b/>
        </w:rPr>
        <w:t xml:space="preserve"> )</w:t>
      </w:r>
      <w:r w:rsidR="00887490">
        <w:rPr>
          <w:b/>
        </w:rPr>
        <w:t xml:space="preserve"> - *</w:t>
      </w:r>
    </w:p>
    <w:p w14:paraId="1F5E44BB" w14:textId="77777777" w:rsidR="00173F46" w:rsidRPr="002B7214" w:rsidRDefault="00173F46" w:rsidP="00BB4A32">
      <w:pPr>
        <w:rPr>
          <w:color w:val="0070C0"/>
        </w:rPr>
      </w:pPr>
      <w:r>
        <w:t>[root@</w:t>
      </w:r>
      <w:r w:rsidR="00EA4490">
        <w:t>jaehyun</w:t>
      </w:r>
      <w:r>
        <w:t xml:space="preserve"> ~]# </w:t>
      </w:r>
      <w:r w:rsidRPr="002B7214">
        <w:rPr>
          <w:color w:val="0070C0"/>
        </w:rPr>
        <w:t>adduser ippb</w:t>
      </w:r>
      <w:r w:rsidR="00981314">
        <w:rPr>
          <w:rFonts w:hint="eastAsia"/>
          <w:color w:val="0070C0"/>
        </w:rPr>
        <w:t>x</w:t>
      </w:r>
      <w:r w:rsidR="00532E44">
        <w:rPr>
          <w:rFonts w:hint="eastAsia"/>
          <w:color w:val="0070C0"/>
        </w:rPr>
        <w:t>mng</w:t>
      </w:r>
    </w:p>
    <w:p w14:paraId="7E7F7BA4" w14:textId="77777777" w:rsidR="00173F46" w:rsidRDefault="00173F46" w:rsidP="00BB4A32">
      <w:pPr>
        <w:rPr>
          <w:color w:val="0070C0"/>
        </w:rPr>
      </w:pPr>
      <w:r>
        <w:t>[root@</w:t>
      </w:r>
      <w:r w:rsidR="00EA4490">
        <w:t>jaehyun</w:t>
      </w:r>
      <w:r>
        <w:t xml:space="preserve"> ~]# </w:t>
      </w:r>
      <w:r w:rsidRPr="002B7214">
        <w:rPr>
          <w:color w:val="0070C0"/>
        </w:rPr>
        <w:t>passwd ippbx</w:t>
      </w:r>
      <w:r w:rsidR="00532E44">
        <w:rPr>
          <w:rFonts w:hint="eastAsia"/>
          <w:color w:val="0070C0"/>
        </w:rPr>
        <w:t>mng</w:t>
      </w:r>
    </w:p>
    <w:p w14:paraId="7BB74E3E" w14:textId="5B47079B" w:rsidR="0010096F" w:rsidRDefault="0010096F" w:rsidP="00BB4A32">
      <w:pPr>
        <w:rPr>
          <w:color w:val="0070C0"/>
        </w:rPr>
      </w:pPr>
      <w:r>
        <w:rPr>
          <w:color w:val="0070C0"/>
        </w:rPr>
        <w:t xml:space="preserve">        </w:t>
      </w:r>
      <w:r w:rsidRPr="0010096F">
        <w:rPr>
          <w:rFonts w:hint="eastAsia"/>
          <w:color w:val="0070C0"/>
        </w:rPr>
        <w:t>새</w:t>
      </w:r>
      <w:r w:rsidRPr="0010096F">
        <w:rPr>
          <w:color w:val="0070C0"/>
        </w:rPr>
        <w:t xml:space="preserve">  암호:</w:t>
      </w:r>
      <w:r w:rsidR="00CE448C">
        <w:rPr>
          <w:color w:val="0070C0"/>
        </w:rPr>
        <w:t xml:space="preserve"> </w:t>
      </w:r>
      <w:r w:rsidR="00CE448C">
        <w:rPr>
          <w:rFonts w:hint="eastAsia"/>
          <w:color w:val="0070C0"/>
        </w:rPr>
        <w:t>i</w:t>
      </w:r>
      <w:r>
        <w:rPr>
          <w:rFonts w:hint="eastAsia"/>
          <w:color w:val="0070C0"/>
        </w:rPr>
        <w:t>ppbx!</w:t>
      </w:r>
      <w:r>
        <w:rPr>
          <w:color w:val="0070C0"/>
        </w:rPr>
        <w:t>IX</w:t>
      </w:r>
    </w:p>
    <w:p w14:paraId="4241908B" w14:textId="77777777" w:rsidR="002A09B2" w:rsidRDefault="002A09B2" w:rsidP="002A09B2">
      <w:pPr>
        <w:jc w:val="center"/>
      </w:pPr>
    </w:p>
    <w:p w14:paraId="6852ED40" w14:textId="77777777" w:rsidR="00173F46" w:rsidRPr="00EB4E37" w:rsidRDefault="00173F46" w:rsidP="00BB4A32">
      <w:pPr>
        <w:rPr>
          <w:b/>
        </w:rPr>
      </w:pPr>
      <w:r w:rsidRPr="00EB4E37">
        <w:rPr>
          <w:b/>
        </w:rPr>
        <w:t xml:space="preserve">* ssh, syslog, xinetd </w:t>
      </w:r>
      <w:r w:rsidRPr="00EB4E37">
        <w:rPr>
          <w:rFonts w:hint="eastAsia"/>
          <w:b/>
        </w:rPr>
        <w:t>를</w:t>
      </w:r>
      <w:r w:rsidRPr="00EB4E37">
        <w:rPr>
          <w:b/>
        </w:rPr>
        <w:t xml:space="preserve"> </w:t>
      </w:r>
      <w:r w:rsidRPr="00EB4E37">
        <w:rPr>
          <w:rFonts w:hint="eastAsia"/>
          <w:b/>
        </w:rPr>
        <w:t>제외한</w:t>
      </w:r>
      <w:r w:rsidRPr="00EB4E37">
        <w:rPr>
          <w:b/>
        </w:rPr>
        <w:t xml:space="preserve"> service</w:t>
      </w:r>
      <w:r w:rsidRPr="00EB4E37">
        <w:rPr>
          <w:rFonts w:hint="eastAsia"/>
          <w:b/>
        </w:rPr>
        <w:t>는</w:t>
      </w:r>
      <w:r w:rsidRPr="00EB4E37">
        <w:rPr>
          <w:b/>
        </w:rPr>
        <w:t xml:space="preserve"> File limit </w:t>
      </w:r>
      <w:r w:rsidRPr="00EB4E37">
        <w:rPr>
          <w:rFonts w:hint="eastAsia"/>
          <w:b/>
        </w:rPr>
        <w:t>변경</w:t>
      </w:r>
    </w:p>
    <w:p w14:paraId="50649866" w14:textId="77777777" w:rsidR="00173F46" w:rsidRPr="002B7214" w:rsidRDefault="00173F46" w:rsidP="00BB4A32">
      <w:pPr>
        <w:rPr>
          <w:color w:val="0070C0"/>
        </w:rPr>
      </w:pPr>
      <w:r>
        <w:t>[root@</w:t>
      </w:r>
      <w:r w:rsidR="00EA4490">
        <w:t>jaehyun</w:t>
      </w:r>
      <w:r>
        <w:t xml:space="preserve"> ~]#</w:t>
      </w:r>
      <w:r w:rsidRPr="002A09B2">
        <w:rPr>
          <w:color w:val="00B050"/>
        </w:rPr>
        <w:t xml:space="preserve"> </w:t>
      </w:r>
      <w:r w:rsidRPr="002B7214">
        <w:rPr>
          <w:color w:val="0070C0"/>
        </w:rPr>
        <w:t>vi /etc/security/limits.conf</w:t>
      </w:r>
    </w:p>
    <w:p w14:paraId="3E376D54" w14:textId="03F76E8B" w:rsidR="00173F46" w:rsidRPr="00747B55" w:rsidRDefault="00173F46" w:rsidP="00BB4A32"/>
    <w:p w14:paraId="6F69F50C" w14:textId="77777777" w:rsidR="00173F46" w:rsidRPr="002A09B2" w:rsidRDefault="00173F46" w:rsidP="00BB4A32">
      <w:pPr>
        <w:rPr>
          <w:color w:val="C00000"/>
        </w:rPr>
      </w:pPr>
      <w:r w:rsidRPr="002A09B2">
        <w:rPr>
          <w:color w:val="C00000"/>
        </w:rPr>
        <w:t>ippbxmng</w:t>
      </w:r>
      <w:r w:rsidRPr="002A09B2">
        <w:rPr>
          <w:color w:val="C00000"/>
        </w:rPr>
        <w:tab/>
        <w:t>soft    nofile  65535</w:t>
      </w:r>
    </w:p>
    <w:p w14:paraId="4EEABCC7" w14:textId="77777777" w:rsidR="00173F46" w:rsidRPr="002A09B2" w:rsidRDefault="00173F46" w:rsidP="00BB4A32">
      <w:pPr>
        <w:rPr>
          <w:color w:val="C00000"/>
        </w:rPr>
      </w:pPr>
      <w:r w:rsidRPr="002A09B2">
        <w:rPr>
          <w:color w:val="C00000"/>
        </w:rPr>
        <w:t>ippbxmng</w:t>
      </w:r>
      <w:r w:rsidRPr="002A09B2">
        <w:rPr>
          <w:color w:val="C00000"/>
        </w:rPr>
        <w:tab/>
        <w:t>hard    nofile  65535</w:t>
      </w:r>
    </w:p>
    <w:p w14:paraId="1E58FC08" w14:textId="77777777" w:rsidR="00173F46" w:rsidRPr="002A09B2" w:rsidRDefault="00173F46" w:rsidP="00BB4A32">
      <w:pPr>
        <w:rPr>
          <w:color w:val="C00000"/>
        </w:rPr>
      </w:pPr>
      <w:r w:rsidRPr="002A09B2">
        <w:rPr>
          <w:color w:val="C00000"/>
        </w:rPr>
        <w:t>root</w:t>
      </w:r>
      <w:r w:rsidRPr="002A09B2">
        <w:rPr>
          <w:color w:val="C00000"/>
        </w:rPr>
        <w:tab/>
      </w:r>
      <w:r w:rsidRPr="002A09B2">
        <w:rPr>
          <w:color w:val="C00000"/>
        </w:rPr>
        <w:tab/>
        <w:t>soft    nofile  65535</w:t>
      </w:r>
    </w:p>
    <w:p w14:paraId="56C97B4C" w14:textId="77777777" w:rsidR="00173F46" w:rsidRPr="002A09B2" w:rsidRDefault="00173F46" w:rsidP="00BB4A32">
      <w:pPr>
        <w:rPr>
          <w:color w:val="C00000"/>
        </w:rPr>
      </w:pPr>
      <w:r w:rsidRPr="002A09B2">
        <w:rPr>
          <w:color w:val="C00000"/>
        </w:rPr>
        <w:t>root</w:t>
      </w:r>
      <w:r w:rsidRPr="002A09B2">
        <w:rPr>
          <w:color w:val="C00000"/>
        </w:rPr>
        <w:tab/>
      </w:r>
      <w:r w:rsidRPr="002A09B2">
        <w:rPr>
          <w:color w:val="C00000"/>
        </w:rPr>
        <w:tab/>
        <w:t>hard    nofile  65535</w:t>
      </w:r>
    </w:p>
    <w:p w14:paraId="0A8BFBE3" w14:textId="77777777" w:rsidR="00173F46" w:rsidRPr="002A09B2" w:rsidRDefault="00173F46" w:rsidP="00BB4A32">
      <w:pPr>
        <w:rPr>
          <w:color w:val="C00000"/>
        </w:rPr>
      </w:pPr>
      <w:r w:rsidRPr="002A09B2">
        <w:rPr>
          <w:color w:val="C00000"/>
        </w:rPr>
        <w:t>*</w:t>
      </w:r>
      <w:r w:rsidRPr="002A09B2">
        <w:rPr>
          <w:color w:val="C00000"/>
        </w:rPr>
        <w:tab/>
      </w:r>
      <w:r w:rsidRPr="002A09B2">
        <w:rPr>
          <w:color w:val="C00000"/>
        </w:rPr>
        <w:tab/>
        <w:t>soft    nofile  65535</w:t>
      </w:r>
    </w:p>
    <w:p w14:paraId="374AEECF" w14:textId="77777777" w:rsidR="00173F46" w:rsidRPr="002A09B2" w:rsidRDefault="00173F46" w:rsidP="00BB4A32">
      <w:pPr>
        <w:rPr>
          <w:color w:val="C00000"/>
        </w:rPr>
      </w:pPr>
      <w:r w:rsidRPr="002A09B2">
        <w:rPr>
          <w:color w:val="C00000"/>
        </w:rPr>
        <w:t>*</w:t>
      </w:r>
      <w:r w:rsidRPr="002A09B2">
        <w:rPr>
          <w:color w:val="C00000"/>
        </w:rPr>
        <w:tab/>
      </w:r>
      <w:r w:rsidRPr="002A09B2">
        <w:rPr>
          <w:color w:val="C00000"/>
        </w:rPr>
        <w:tab/>
        <w:t>hard    nofile  65535</w:t>
      </w:r>
    </w:p>
    <w:p w14:paraId="50B84FA5" w14:textId="77777777" w:rsidR="00173F46" w:rsidRDefault="00173F46" w:rsidP="00BB4A32"/>
    <w:p w14:paraId="49D43B9E" w14:textId="77777777" w:rsidR="00046F9D" w:rsidRPr="000177EB" w:rsidRDefault="00046F9D" w:rsidP="00BB4A32">
      <w:r>
        <w:t xml:space="preserve">[root@jaehyun ~]# </w:t>
      </w:r>
      <w:r w:rsidRPr="000177EB">
        <w:rPr>
          <w:rFonts w:hint="eastAsia"/>
        </w:rPr>
        <w:t xml:space="preserve">ulimit </w:t>
      </w:r>
      <w:r w:rsidRPr="000177EB">
        <w:t>-n 65535</w:t>
      </w:r>
    </w:p>
    <w:p w14:paraId="6EBD8D68" w14:textId="77777777" w:rsidR="000177EB" w:rsidRDefault="000177EB" w:rsidP="00BB4A32">
      <w:pPr>
        <w:rPr>
          <w:color w:val="0070C0"/>
        </w:rPr>
      </w:pPr>
    </w:p>
    <w:p w14:paraId="6F2088AF" w14:textId="490CF21C" w:rsidR="000177EB" w:rsidRPr="000177EB" w:rsidRDefault="000177EB" w:rsidP="00BB4A32">
      <w:pPr>
        <w:rPr>
          <w:b/>
        </w:rPr>
      </w:pPr>
      <w:r w:rsidRPr="00EB4E37">
        <w:rPr>
          <w:b/>
        </w:rPr>
        <w:t xml:space="preserve">* </w:t>
      </w:r>
      <w:r>
        <w:rPr>
          <w:rFonts w:hint="eastAsia"/>
          <w:b/>
        </w:rPr>
        <w:t>시간동기화 수정</w:t>
      </w:r>
    </w:p>
    <w:p w14:paraId="78E6BE33" w14:textId="2D53AA18" w:rsidR="000177EB" w:rsidRDefault="000177EB" w:rsidP="00BB4A32">
      <w:r>
        <w:t xml:space="preserve">[root@jaehyun ~]# </w:t>
      </w:r>
      <w:r w:rsidRPr="000177EB">
        <w:rPr>
          <w:color w:val="0070C0"/>
        </w:rPr>
        <w:t>timedatectl set-timezone Asia/Seoul</w:t>
      </w:r>
    </w:p>
    <w:p w14:paraId="7DB1312F" w14:textId="6A1F5917" w:rsidR="000177EB" w:rsidRDefault="000177EB" w:rsidP="00BB4A32">
      <w:pPr>
        <w:rPr>
          <w:color w:val="0070C0"/>
        </w:rPr>
      </w:pPr>
      <w:r>
        <w:t xml:space="preserve">[root@jaehyun ~]# </w:t>
      </w:r>
      <w:r w:rsidR="00955530">
        <w:rPr>
          <w:color w:val="0070C0"/>
        </w:rPr>
        <w:t>vi</w:t>
      </w:r>
      <w:r w:rsidRPr="000177EB">
        <w:rPr>
          <w:color w:val="0070C0"/>
        </w:rPr>
        <w:t xml:space="preserve"> /etc/chrony.conf</w:t>
      </w:r>
    </w:p>
    <w:p w14:paraId="1DD67B81" w14:textId="7BC14896" w:rsidR="000177EB" w:rsidRPr="000177EB" w:rsidRDefault="000177EB" w:rsidP="00BB4A32">
      <w:pPr>
        <w:rPr>
          <w:color w:val="FF0000"/>
        </w:rPr>
      </w:pPr>
      <w:r w:rsidRPr="000177EB">
        <w:rPr>
          <w:color w:val="FF0000"/>
        </w:rPr>
        <w:t xml:space="preserve">#pool 2.rocky.pool.ntp.org iburst – </w:t>
      </w:r>
      <w:r w:rsidRPr="000177EB">
        <w:rPr>
          <w:rFonts w:hint="eastAsia"/>
          <w:color w:val="FF0000"/>
        </w:rPr>
        <w:t xml:space="preserve">주석 </w:t>
      </w:r>
    </w:p>
    <w:p w14:paraId="0076E4ED" w14:textId="0889D92B" w:rsidR="009332E7" w:rsidRDefault="006B1A9B" w:rsidP="00C11D3D">
      <w:pPr>
        <w:ind w:firstLineChars="100" w:firstLine="200"/>
        <w:rPr>
          <w:color w:val="0070C0"/>
        </w:rPr>
      </w:pPr>
      <w:r>
        <w:rPr>
          <w:color w:val="0070C0"/>
        </w:rPr>
        <w:t xml:space="preserve">server </w:t>
      </w:r>
      <w:r w:rsidR="009332E7" w:rsidRPr="009332E7">
        <w:rPr>
          <w:color w:val="0070C0"/>
        </w:rPr>
        <w:t>time.bora.net iburst</w:t>
      </w:r>
      <w:r w:rsidR="00C11D3D">
        <w:rPr>
          <w:color w:val="0070C0"/>
        </w:rPr>
        <w:t xml:space="preserve"> – </w:t>
      </w:r>
      <w:r w:rsidR="00C11D3D">
        <w:rPr>
          <w:rFonts w:hint="eastAsia"/>
          <w:color w:val="0070C0"/>
        </w:rPr>
        <w:t>추가 후 저장</w:t>
      </w:r>
    </w:p>
    <w:p w14:paraId="2F3624CF" w14:textId="65C7C4D4" w:rsidR="000177EB" w:rsidRDefault="000177EB" w:rsidP="00BB4A32">
      <w:pPr>
        <w:rPr>
          <w:color w:val="0070C0"/>
        </w:rPr>
      </w:pPr>
      <w:r>
        <w:t xml:space="preserve">[root@jaehyun ~]# </w:t>
      </w:r>
      <w:r w:rsidR="00955530" w:rsidRPr="00955530">
        <w:rPr>
          <w:color w:val="0070C0"/>
        </w:rPr>
        <w:t>systemctl restart chronyd.service</w:t>
      </w:r>
    </w:p>
    <w:p w14:paraId="378A19F2" w14:textId="77777777" w:rsidR="000177EB" w:rsidRDefault="000177EB" w:rsidP="000177EB"/>
    <w:p w14:paraId="223C3E5C" w14:textId="5ABE41AE" w:rsidR="00B93B10" w:rsidRPr="00B93B10" w:rsidRDefault="00B93B10" w:rsidP="00B93B10">
      <w:pPr>
        <w:rPr>
          <w:b/>
        </w:rPr>
      </w:pPr>
      <w:r>
        <w:rPr>
          <w:b/>
        </w:rPr>
        <w:t xml:space="preserve">@ </w:t>
      </w:r>
      <w:r w:rsidRPr="00B93B10">
        <w:rPr>
          <w:b/>
        </w:rPr>
        <w:t>chrony 서비스 활성화 및 시작</w:t>
      </w:r>
    </w:p>
    <w:p w14:paraId="3555103F" w14:textId="49318526" w:rsidR="000177EB" w:rsidRPr="000177EB" w:rsidRDefault="000177EB" w:rsidP="000177EB">
      <w:r>
        <w:t xml:space="preserve">[root@jaehyun ~]# </w:t>
      </w:r>
      <w:r w:rsidR="00955530" w:rsidRPr="00955530">
        <w:rPr>
          <w:color w:val="0070C0"/>
        </w:rPr>
        <w:t>systemctl enable chronyd</w:t>
      </w:r>
    </w:p>
    <w:p w14:paraId="1B5CFF01" w14:textId="4F6DAB25" w:rsidR="000177EB" w:rsidRDefault="000177EB" w:rsidP="000177EB">
      <w:pPr>
        <w:rPr>
          <w:color w:val="0070C0"/>
        </w:rPr>
      </w:pPr>
      <w:r>
        <w:t xml:space="preserve">[root@jaehyun ~]# </w:t>
      </w:r>
      <w:r w:rsidR="00955530" w:rsidRPr="00955530">
        <w:rPr>
          <w:color w:val="0070C0"/>
        </w:rPr>
        <w:t>systemctl start chronyd</w:t>
      </w:r>
    </w:p>
    <w:p w14:paraId="2445E18B" w14:textId="5344B025" w:rsidR="00AB53B1" w:rsidRPr="00B93B10" w:rsidRDefault="00B93B10" w:rsidP="00B93B10">
      <w:pPr>
        <w:rPr>
          <w:b/>
        </w:rPr>
      </w:pPr>
      <w:r>
        <w:rPr>
          <w:b/>
        </w:rPr>
        <w:t xml:space="preserve">@ </w:t>
      </w:r>
      <w:r w:rsidRPr="00B93B10">
        <w:rPr>
          <w:b/>
        </w:rPr>
        <w:t>chrony 서비스 상태 확인</w:t>
      </w:r>
    </w:p>
    <w:p w14:paraId="66EDF65F" w14:textId="5EC37E93" w:rsidR="00AB53B1" w:rsidRDefault="00AB53B1" w:rsidP="00AB53B1">
      <w:pPr>
        <w:rPr>
          <w:color w:val="0070C0"/>
        </w:rPr>
      </w:pPr>
      <w:r>
        <w:t xml:space="preserve">[root@jaehyun ~]# </w:t>
      </w:r>
      <w:r w:rsidR="00955530" w:rsidRPr="00955530">
        <w:rPr>
          <w:color w:val="0070C0"/>
        </w:rPr>
        <w:t>systemctl status chronyd</w:t>
      </w:r>
    </w:p>
    <w:p w14:paraId="7CE25E94" w14:textId="547CADDC" w:rsidR="00B93B10" w:rsidRPr="00B93B10" w:rsidRDefault="00B93B10" w:rsidP="00B93B10">
      <w:pPr>
        <w:rPr>
          <w:b/>
        </w:rPr>
      </w:pPr>
      <w:r>
        <w:rPr>
          <w:rFonts w:hint="eastAsia"/>
          <w:b/>
        </w:rPr>
        <w:t xml:space="preserve">@ </w:t>
      </w:r>
      <w:r w:rsidRPr="00B93B10">
        <w:rPr>
          <w:b/>
        </w:rPr>
        <w:t>동기화 명령어</w:t>
      </w:r>
    </w:p>
    <w:p w14:paraId="4958FBF5" w14:textId="75C6C4B6" w:rsidR="00AB53B1" w:rsidRPr="00AB53B1" w:rsidRDefault="00AB53B1" w:rsidP="00BB4A32">
      <w:pPr>
        <w:rPr>
          <w:color w:val="0070C0"/>
        </w:rPr>
      </w:pPr>
      <w:r>
        <w:t xml:space="preserve">[root@jaehyun ~]# </w:t>
      </w:r>
      <w:r w:rsidRPr="00AB53B1">
        <w:rPr>
          <w:color w:val="0070C0"/>
        </w:rPr>
        <w:t>timedatectl</w:t>
      </w:r>
    </w:p>
    <w:p w14:paraId="2CD7CBDA" w14:textId="2A9C12F0" w:rsidR="00AB53B1" w:rsidRDefault="00AB53B1" w:rsidP="00BB4A32">
      <w:r>
        <w:rPr>
          <w:noProof/>
        </w:rPr>
        <w:drawing>
          <wp:inline distT="0" distB="0" distL="0" distR="0" wp14:anchorId="408F47EC" wp14:editId="53C6EE31">
            <wp:extent cx="5876925" cy="13525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0A15" w14:textId="4B757C03" w:rsidR="00AB53B1" w:rsidRDefault="00AB53B1" w:rsidP="00BB4A32">
      <w:r>
        <w:rPr>
          <w:rFonts w:hint="eastAsia"/>
        </w:rPr>
        <w:t xml:space="preserve"> </w:t>
      </w:r>
      <w:r>
        <w:t xml:space="preserve"> </w:t>
      </w:r>
      <w:r w:rsidRPr="00AB53B1">
        <w:t>Syst</w:t>
      </w:r>
      <w:r w:rsidR="002A3889">
        <w:t>em</w:t>
      </w:r>
      <w:r w:rsidRPr="00AB53B1">
        <w:t xml:space="preserve"> clock synchronized:</w:t>
      </w:r>
      <w:r>
        <w:t xml:space="preserve"> </w:t>
      </w:r>
      <w:r w:rsidRPr="00AB53B1">
        <w:rPr>
          <w:color w:val="FF0000"/>
        </w:rPr>
        <w:t>“</w:t>
      </w:r>
      <w:r w:rsidRPr="00AB53B1">
        <w:rPr>
          <w:rFonts w:hint="eastAsia"/>
          <w:color w:val="FF0000"/>
        </w:rPr>
        <w:t>no</w:t>
      </w:r>
      <w:r>
        <w:rPr>
          <w:color w:val="FF0000"/>
        </w:rPr>
        <w:t>”</w:t>
      </w:r>
      <w:r>
        <w:rPr>
          <w:rFonts w:hint="eastAsia"/>
        </w:rPr>
        <w:t xml:space="preserve"> 가 아닌</w:t>
      </w:r>
      <w:r w:rsidRPr="00AB53B1">
        <w:rPr>
          <w:rFonts w:hint="eastAsia"/>
          <w:color w:val="FF0000"/>
        </w:rPr>
        <w:t xml:space="preserve"> </w:t>
      </w:r>
      <w:r>
        <w:rPr>
          <w:color w:val="FF0000"/>
        </w:rPr>
        <w:t>“</w:t>
      </w:r>
      <w:r w:rsidRPr="00AB53B1">
        <w:rPr>
          <w:rFonts w:hint="eastAsia"/>
          <w:color w:val="FF0000"/>
        </w:rPr>
        <w:t>yes</w:t>
      </w:r>
      <w:r>
        <w:rPr>
          <w:color w:val="FF0000"/>
        </w:rPr>
        <w:t>”</w:t>
      </w:r>
      <w:r w:rsidRPr="00AB53B1">
        <w:rPr>
          <w:rFonts w:hint="eastAsia"/>
          <w:color w:val="FF0000"/>
        </w:rPr>
        <w:t xml:space="preserve"> 이어야 시간 동기화 됨!</w:t>
      </w:r>
      <w:r w:rsidRPr="00AB53B1">
        <w:rPr>
          <w:color w:val="FF0000"/>
        </w:rPr>
        <w:t>!!</w:t>
      </w:r>
    </w:p>
    <w:p w14:paraId="65756ABC" w14:textId="77777777" w:rsidR="00AB53B1" w:rsidRDefault="00AB53B1" w:rsidP="00BB4A32"/>
    <w:p w14:paraId="6DFFEB98" w14:textId="3AE11FEE" w:rsidR="00046F9D" w:rsidRDefault="00AB53B1" w:rsidP="00BB4A32">
      <w:pPr>
        <w:rPr>
          <w:color w:val="0070C0"/>
        </w:rPr>
      </w:pPr>
      <w:r>
        <w:t xml:space="preserve">[root@jaehyun ~]# </w:t>
      </w:r>
      <w:r w:rsidRPr="00AB53B1">
        <w:rPr>
          <w:color w:val="0070C0"/>
        </w:rPr>
        <w:t>date</w:t>
      </w:r>
      <w:r>
        <w:rPr>
          <w:color w:val="0070C0"/>
        </w:rPr>
        <w:t xml:space="preserve"> – </w:t>
      </w:r>
      <w:r>
        <w:rPr>
          <w:rFonts w:hint="eastAsia"/>
          <w:color w:val="0070C0"/>
        </w:rPr>
        <w:t>시간 확인</w:t>
      </w:r>
    </w:p>
    <w:p w14:paraId="637D5CF8" w14:textId="77777777" w:rsidR="00AB53B1" w:rsidRPr="00AB53B1" w:rsidRDefault="00AB53B1" w:rsidP="00BB4A32"/>
    <w:p w14:paraId="074A54AE" w14:textId="77777777" w:rsidR="00984A0F" w:rsidRDefault="00984A0F" w:rsidP="00BB4A32">
      <w:pPr>
        <w:rPr>
          <w:b/>
        </w:rPr>
      </w:pPr>
    </w:p>
    <w:p w14:paraId="0DFE2633" w14:textId="77777777" w:rsidR="00173F46" w:rsidRPr="00EB4E37" w:rsidRDefault="00173F46" w:rsidP="00BB4A32">
      <w:pPr>
        <w:rPr>
          <w:b/>
        </w:rPr>
      </w:pPr>
      <w:r w:rsidRPr="00EB4E37">
        <w:rPr>
          <w:b/>
        </w:rPr>
        <w:t xml:space="preserve">* </w:t>
      </w:r>
      <w:r w:rsidRPr="00EB4E37">
        <w:rPr>
          <w:rFonts w:hint="eastAsia"/>
          <w:b/>
        </w:rPr>
        <w:t>호스트파일</w:t>
      </w:r>
      <w:r w:rsidRPr="00EB4E37">
        <w:rPr>
          <w:b/>
        </w:rPr>
        <w:t xml:space="preserve"> </w:t>
      </w:r>
      <w:r w:rsidRPr="00EB4E37">
        <w:rPr>
          <w:rFonts w:hint="eastAsia"/>
          <w:b/>
        </w:rPr>
        <w:t>수정</w:t>
      </w:r>
    </w:p>
    <w:p w14:paraId="6A0C2F4B" w14:textId="77777777" w:rsidR="00173F46" w:rsidRDefault="00173F46" w:rsidP="00BB4A32">
      <w:pPr>
        <w:rPr>
          <w:color w:val="0070C0"/>
        </w:rPr>
      </w:pPr>
      <w:r>
        <w:t>[root@</w:t>
      </w:r>
      <w:r w:rsidR="00EA4490">
        <w:t>jaehyun</w:t>
      </w:r>
      <w:r>
        <w:t xml:space="preserve"> ~]# </w:t>
      </w:r>
      <w:r w:rsidRPr="002B7214">
        <w:rPr>
          <w:color w:val="0070C0"/>
        </w:rPr>
        <w:t>vi /etc/hosts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6527D" w:rsidRPr="00F76B60" w14:paraId="5D445C34" w14:textId="77777777" w:rsidTr="00F6527D">
        <w:tc>
          <w:tcPr>
            <w:tcW w:w="10664" w:type="dxa"/>
          </w:tcPr>
          <w:p w14:paraId="707F35FF" w14:textId="68EC2A8F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lastRenderedPageBreak/>
              <w:t># Do not r</w:t>
            </w:r>
            <w:r w:rsidR="002A3889">
              <w:rPr>
                <w:rFonts w:hint="eastAsia"/>
                <w:sz w:val="16"/>
                <w:szCs w:val="18"/>
              </w:rPr>
              <w:t>em</w:t>
            </w:r>
            <w:r w:rsidRPr="00F76B60">
              <w:rPr>
                <w:rFonts w:hint="eastAsia"/>
                <w:sz w:val="16"/>
                <w:szCs w:val="18"/>
              </w:rPr>
              <w:t>ove the following line, or various programs</w:t>
            </w:r>
          </w:p>
          <w:p w14:paraId="5B476B1A" w14:textId="77777777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># that require network functionality will fail.</w:t>
            </w:r>
          </w:p>
          <w:p w14:paraId="5DE49AD6" w14:textId="3ED13788" w:rsidR="004A30AE" w:rsidRPr="00F76B60" w:rsidRDefault="00E65C0C" w:rsidP="004A30AE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127.0.0.1</w:t>
            </w:r>
            <w:r w:rsidR="004734F1">
              <w:rPr>
                <w:sz w:val="16"/>
                <w:szCs w:val="18"/>
              </w:rPr>
              <w:t xml:space="preserve">           </w:t>
            </w:r>
            <w:r>
              <w:rPr>
                <w:rFonts w:hint="eastAsia"/>
                <w:sz w:val="16"/>
                <w:szCs w:val="18"/>
              </w:rPr>
              <w:t xml:space="preserve"> </w:t>
            </w:r>
            <w:r w:rsidR="004734F1" w:rsidRPr="00D70D99">
              <w:rPr>
                <w:sz w:val="16"/>
                <w:szCs w:val="18"/>
              </w:rPr>
              <w:t>MainDbVip</w:t>
            </w:r>
            <w:r w:rsidR="004A30AE" w:rsidRPr="00F76B60">
              <w:rPr>
                <w:rFonts w:hint="eastAsia"/>
                <w:sz w:val="16"/>
                <w:szCs w:val="18"/>
              </w:rPr>
              <w:t xml:space="preserve"> MAIN_DB_VIP </w:t>
            </w:r>
            <w:r w:rsidR="00444E51">
              <w:rPr>
                <w:sz w:val="16"/>
                <w:szCs w:val="18"/>
              </w:rPr>
              <w:t xml:space="preserve"> </w:t>
            </w:r>
            <w:r w:rsidR="004A30AE" w:rsidRPr="00F76B60">
              <w:rPr>
                <w:rFonts w:hint="eastAsia"/>
                <w:sz w:val="16"/>
                <w:szCs w:val="18"/>
              </w:rPr>
              <w:t>localhost.localdomain localhost</w:t>
            </w:r>
          </w:p>
          <w:p w14:paraId="2614EE24" w14:textId="77777777" w:rsidR="004A30AE" w:rsidRPr="00F76B60" w:rsidRDefault="004A30AE" w:rsidP="004A30AE">
            <w:pPr>
              <w:rPr>
                <w:sz w:val="16"/>
                <w:szCs w:val="18"/>
              </w:rPr>
            </w:pPr>
          </w:p>
          <w:p w14:paraId="0C00B239" w14:textId="7B4C4035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color w:val="FF0000"/>
                <w:sz w:val="16"/>
                <w:szCs w:val="18"/>
              </w:rPr>
              <w:t>서버 IP</w:t>
            </w:r>
            <w:r w:rsidRPr="00F76B60">
              <w:rPr>
                <w:rFonts w:hint="eastAsia"/>
                <w:sz w:val="16"/>
                <w:szCs w:val="18"/>
              </w:rPr>
              <w:t xml:space="preserve">   MY_HOST</w:t>
            </w:r>
            <w:r w:rsidR="00D70D99">
              <w:rPr>
                <w:sz w:val="16"/>
                <w:szCs w:val="18"/>
              </w:rPr>
              <w:t xml:space="preserve"> </w:t>
            </w:r>
            <w:r w:rsidR="00444E51">
              <w:rPr>
                <w:sz w:val="16"/>
                <w:szCs w:val="18"/>
              </w:rPr>
              <w:t xml:space="preserve"> </w:t>
            </w:r>
          </w:p>
          <w:p w14:paraId="11C1F1B4" w14:textId="77777777" w:rsidR="004A30AE" w:rsidRPr="00F76B60" w:rsidRDefault="004A30AE" w:rsidP="004A30AE">
            <w:pPr>
              <w:rPr>
                <w:sz w:val="16"/>
                <w:szCs w:val="18"/>
              </w:rPr>
            </w:pPr>
          </w:p>
          <w:p w14:paraId="58623452" w14:textId="77777777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>211.115.81.51</w:t>
            </w:r>
            <w:r w:rsidRPr="00F76B60">
              <w:rPr>
                <w:rFonts w:hint="eastAsia"/>
                <w:sz w:val="16"/>
                <w:szCs w:val="18"/>
              </w:rPr>
              <w:tab/>
              <w:t>gw.eicn</w:t>
            </w:r>
          </w:p>
          <w:p w14:paraId="4A7E14E4" w14:textId="77777777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>211.115.81.38</w:t>
            </w:r>
            <w:r w:rsidRPr="00F76B60">
              <w:rPr>
                <w:rFonts w:hint="eastAsia"/>
                <w:sz w:val="16"/>
                <w:szCs w:val="18"/>
              </w:rPr>
              <w:tab/>
              <w:t>gw2.eicn</w:t>
            </w:r>
          </w:p>
          <w:p w14:paraId="61F44645" w14:textId="77777777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>211.115.81.24</w:t>
            </w:r>
            <w:r w:rsidRPr="00F76B60">
              <w:rPr>
                <w:rFonts w:hint="eastAsia"/>
                <w:sz w:val="16"/>
                <w:szCs w:val="18"/>
              </w:rPr>
              <w:tab/>
              <w:t>gw3.eicn</w:t>
            </w:r>
          </w:p>
          <w:p w14:paraId="73389DEE" w14:textId="77777777" w:rsidR="004A30AE" w:rsidRPr="00F76B60" w:rsidRDefault="004A30AE" w:rsidP="004A30AE">
            <w:pPr>
              <w:rPr>
                <w:sz w:val="16"/>
                <w:szCs w:val="18"/>
              </w:rPr>
            </w:pPr>
          </w:p>
          <w:p w14:paraId="5E0F9DA2" w14:textId="77777777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 xml:space="preserve">122.49.74.9 </w:t>
            </w:r>
            <w:r w:rsidRPr="00F76B60">
              <w:rPr>
                <w:rFonts w:hint="eastAsia"/>
                <w:sz w:val="16"/>
                <w:szCs w:val="18"/>
              </w:rPr>
              <w:tab/>
              <w:t>BACKUP_SERVER</w:t>
            </w:r>
          </w:p>
          <w:p w14:paraId="181F3887" w14:textId="77777777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>211.115.81.41</w:t>
            </w:r>
            <w:r w:rsidRPr="00F76B60">
              <w:rPr>
                <w:rFonts w:hint="eastAsia"/>
                <w:sz w:val="16"/>
                <w:szCs w:val="18"/>
              </w:rPr>
              <w:tab/>
              <w:t>MONIT_SERVER</w:t>
            </w:r>
          </w:p>
          <w:p w14:paraId="00C8635F" w14:textId="77777777" w:rsidR="004A30AE" w:rsidRPr="00F76B60" w:rsidRDefault="004A30AE" w:rsidP="004A30AE">
            <w:pPr>
              <w:rPr>
                <w:sz w:val="16"/>
                <w:szCs w:val="18"/>
              </w:rPr>
            </w:pPr>
          </w:p>
          <w:p w14:paraId="2298DC33" w14:textId="77777777" w:rsidR="00F6527D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 xml:space="preserve">::1 </w:t>
            </w:r>
            <w:r w:rsidRPr="00F76B60">
              <w:rPr>
                <w:rFonts w:hint="eastAsia"/>
                <w:sz w:val="16"/>
                <w:szCs w:val="18"/>
              </w:rPr>
              <w:tab/>
            </w:r>
            <w:r w:rsidRPr="00F76B60">
              <w:rPr>
                <w:rFonts w:hint="eastAsia"/>
                <w:sz w:val="16"/>
                <w:szCs w:val="18"/>
              </w:rPr>
              <w:tab/>
              <w:t>localhost.localdomain   localhost</w:t>
            </w:r>
          </w:p>
        </w:tc>
      </w:tr>
    </w:tbl>
    <w:p w14:paraId="22922DC4" w14:textId="77777777" w:rsidR="00F6527D" w:rsidRPr="002B7214" w:rsidRDefault="00F6527D" w:rsidP="00BB4A32">
      <w:pPr>
        <w:rPr>
          <w:color w:val="0070C0"/>
        </w:rPr>
      </w:pPr>
    </w:p>
    <w:p w14:paraId="5CF28587" w14:textId="77777777" w:rsidR="00173F46" w:rsidRDefault="00173F46" w:rsidP="00BB4A32">
      <w:pPr>
        <w:rPr>
          <w:b/>
        </w:rPr>
      </w:pPr>
      <w:r w:rsidRPr="00EB4E37">
        <w:rPr>
          <w:b/>
        </w:rPr>
        <w:t xml:space="preserve">* </w:t>
      </w:r>
      <w:r w:rsidRPr="00EB4E37">
        <w:rPr>
          <w:rFonts w:hint="eastAsia"/>
          <w:b/>
        </w:rPr>
        <w:t>한글깨질때</w:t>
      </w:r>
      <w:r w:rsidRPr="00EB4E37">
        <w:rPr>
          <w:b/>
        </w:rPr>
        <w:t xml:space="preserve"> *</w:t>
      </w:r>
      <w:r w:rsidR="004A2912">
        <w:rPr>
          <w:rFonts w:hint="eastAsia"/>
          <w:b/>
        </w:rPr>
        <w:t xml:space="preserve"> 사용하는 ssh 클라이언트 설정에서 언어를 utf8로 수정</w:t>
      </w:r>
    </w:p>
    <w:p w14:paraId="5EF97744" w14:textId="77777777" w:rsidR="00173F46" w:rsidRPr="00785076" w:rsidRDefault="00173F46" w:rsidP="00BB4A32">
      <w:pPr>
        <w:rPr>
          <w:color w:val="0070C0"/>
        </w:rPr>
      </w:pPr>
      <w:r>
        <w:t>[root@</w:t>
      </w:r>
      <w:r w:rsidR="00785076">
        <w:t>shbingtest</w:t>
      </w:r>
      <w:r>
        <w:t xml:space="preserve"> ~]# </w:t>
      </w:r>
      <w:r w:rsidRPr="002B7214">
        <w:rPr>
          <w:color w:val="0070C0"/>
        </w:rPr>
        <w:t xml:space="preserve">vi </w:t>
      </w:r>
      <w:r w:rsidR="00785076" w:rsidRPr="00785076">
        <w:rPr>
          <w:rFonts w:ascii="Calibri" w:hAnsi="Calibri" w:cs="Calibri"/>
          <w:color w:val="0070C0"/>
          <w:sz w:val="22"/>
        </w:rPr>
        <w:t>/</w:t>
      </w:r>
      <w:r w:rsidR="00785076" w:rsidRPr="00785076">
        <w:rPr>
          <w:rFonts w:ascii="Calibri" w:hAnsi="Calibri" w:cs="Calibri" w:hint="eastAsia"/>
          <w:color w:val="0070C0"/>
          <w:sz w:val="22"/>
        </w:rPr>
        <w:t>etc/locale.conf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6527D" w14:paraId="1713780F" w14:textId="77777777" w:rsidTr="00F6527D">
        <w:tc>
          <w:tcPr>
            <w:tcW w:w="10664" w:type="dxa"/>
          </w:tcPr>
          <w:p w14:paraId="236142C6" w14:textId="77777777" w:rsidR="00E43CFA" w:rsidRPr="00E43CFA" w:rsidRDefault="00E43CFA" w:rsidP="00E43CFA">
            <w:pPr>
              <w:widowControl/>
              <w:wordWrap/>
              <w:autoSpaceDE/>
              <w:autoSpaceDN/>
              <w:jc w:val="left"/>
              <w:rPr>
                <w:rFonts w:ascii="Tahoma" w:eastAsia="굴림" w:hAnsi="Tahoma" w:cs="Tahoma"/>
                <w:color w:val="000000"/>
                <w:kern w:val="0"/>
                <w:sz w:val="24"/>
                <w:szCs w:val="24"/>
              </w:rPr>
            </w:pPr>
            <w:r w:rsidRPr="00E43CFA">
              <w:rPr>
                <w:rFonts w:ascii="Tahoma" w:eastAsia="굴림" w:hAnsi="Tahoma" w:cs="Tahoma"/>
                <w:color w:val="000000"/>
                <w:kern w:val="0"/>
                <w:sz w:val="18"/>
                <w:szCs w:val="18"/>
              </w:rPr>
              <w:t>LANG="ko_KR.UTF-8"</w:t>
            </w:r>
          </w:p>
          <w:p w14:paraId="654B5BF3" w14:textId="77777777" w:rsidR="00E43CFA" w:rsidRPr="001434F4" w:rsidRDefault="00E43CFA" w:rsidP="001434F4">
            <w:pPr>
              <w:widowControl/>
              <w:wordWrap/>
              <w:autoSpaceDE/>
              <w:autoSpaceDN/>
              <w:jc w:val="left"/>
              <w:rPr>
                <w:rFonts w:ascii="Tahoma" w:eastAsia="굴림" w:hAnsi="Tahoma" w:cs="Tahoma"/>
                <w:color w:val="000000"/>
                <w:kern w:val="0"/>
                <w:sz w:val="24"/>
                <w:szCs w:val="24"/>
              </w:rPr>
            </w:pPr>
            <w:r w:rsidRPr="00E43CFA">
              <w:rPr>
                <w:rFonts w:ascii="Tahoma" w:eastAsia="굴림" w:hAnsi="Tahoma" w:cs="Tahoma"/>
                <w:color w:val="000000"/>
                <w:kern w:val="0"/>
                <w:sz w:val="24"/>
                <w:szCs w:val="24"/>
              </w:rPr>
              <w:t>SUPPORTED="en_US.iso885915:en_US:en:ko_KR.UTF-8:ko_KR:ko"</w:t>
            </w:r>
          </w:p>
        </w:tc>
      </w:tr>
    </w:tbl>
    <w:p w14:paraId="60F197D0" w14:textId="77777777" w:rsidR="00F6527D" w:rsidRDefault="00F6527D" w:rsidP="00BB4A32">
      <w:pPr>
        <w:rPr>
          <w:lang w:val="fr-FR"/>
        </w:rPr>
      </w:pPr>
    </w:p>
    <w:p w14:paraId="2F59E187" w14:textId="77777777" w:rsidR="00A86994" w:rsidRPr="00A86994" w:rsidRDefault="00A86994" w:rsidP="00BB4A32">
      <w:pPr>
        <w:rPr>
          <w:b/>
          <w:bCs/>
          <w:lang w:val="fr-FR"/>
        </w:rPr>
      </w:pPr>
      <w:r w:rsidRPr="00A86994">
        <w:rPr>
          <w:rFonts w:hint="eastAsia"/>
          <w:b/>
          <w:bCs/>
          <w:lang w:val="fr-FR"/>
        </w:rPr>
        <w:t>*</w:t>
      </w:r>
      <w:r w:rsidRPr="00A86994">
        <w:rPr>
          <w:b/>
          <w:bCs/>
          <w:lang w:val="fr-FR"/>
        </w:rPr>
        <w:t xml:space="preserve"> </w:t>
      </w:r>
      <w:r w:rsidRPr="00A86994">
        <w:rPr>
          <w:rFonts w:hint="eastAsia"/>
          <w:b/>
          <w:bCs/>
          <w:lang w:val="fr-FR"/>
        </w:rPr>
        <w:t xml:space="preserve">서버의 </w:t>
      </w:r>
      <w:r w:rsidRPr="00A86994">
        <w:rPr>
          <w:b/>
          <w:bCs/>
          <w:lang w:val="fr-FR"/>
        </w:rPr>
        <w:t xml:space="preserve">Character Set </w:t>
      </w:r>
      <w:r w:rsidRPr="00A86994">
        <w:rPr>
          <w:rFonts w:hint="eastAsia"/>
          <w:b/>
          <w:bCs/>
          <w:lang w:val="fr-FR"/>
        </w:rPr>
        <w:t>확인</w:t>
      </w:r>
    </w:p>
    <w:p w14:paraId="262DBF27" w14:textId="77777777" w:rsidR="00A86994" w:rsidRDefault="00A86994" w:rsidP="00BB4A32">
      <w:pPr>
        <w:rPr>
          <w:color w:val="0070C0"/>
          <w:lang w:val="fr-FR"/>
        </w:rPr>
      </w:pPr>
      <w:r w:rsidRPr="00A86994">
        <w:rPr>
          <w:lang w:val="fr-FR"/>
        </w:rPr>
        <w:t xml:space="preserve">[root@shbingtest ~]# </w:t>
      </w:r>
      <w:r w:rsidRPr="00A86994">
        <w:rPr>
          <w:color w:val="0070C0"/>
          <w:lang w:val="fr-FR"/>
        </w:rPr>
        <w:t>l</w:t>
      </w:r>
      <w:r>
        <w:rPr>
          <w:color w:val="0070C0"/>
          <w:lang w:val="fr-FR"/>
        </w:rPr>
        <w:t>ocale</w:t>
      </w:r>
    </w:p>
    <w:p w14:paraId="440AFD1B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LANG=ko_KR.UTF-8</w:t>
      </w:r>
    </w:p>
    <w:p w14:paraId="749CC8A7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LC_CTYPE="ko_KR.UTF-8"</w:t>
      </w:r>
    </w:p>
    <w:p w14:paraId="3DCA9253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LC_NUMERIC="ko_KR.UTF-8"</w:t>
      </w:r>
    </w:p>
    <w:p w14:paraId="1F5C441C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LC_TIME="ko_KR.UTF-8"</w:t>
      </w:r>
    </w:p>
    <w:p w14:paraId="31ADA45D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LC_COLLATE="ko_KR.UTF-8"</w:t>
      </w:r>
    </w:p>
    <w:p w14:paraId="6D87547B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LC_MONETARY="ko_KR.UTF-8"</w:t>
      </w:r>
    </w:p>
    <w:p w14:paraId="7BC0E492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LC_MESSAGES="ko_KR.UTF-8"</w:t>
      </w:r>
    </w:p>
    <w:p w14:paraId="320DB8D7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LC_PAPER="ko_KR.UTF-8"</w:t>
      </w:r>
    </w:p>
    <w:p w14:paraId="5378D710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LC_NAME="ko_KR.UTF-8"</w:t>
      </w:r>
    </w:p>
    <w:p w14:paraId="5DDF5B2D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LC_ADDRESS="ko_KR.UTF-8"</w:t>
      </w:r>
    </w:p>
    <w:p w14:paraId="5CB9A96F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LC_TELEPHONE="ko_KR.UTF-8"</w:t>
      </w:r>
    </w:p>
    <w:p w14:paraId="59A5EA3A" w14:textId="25911741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LC_MEASUR</w:t>
      </w:r>
      <w:r w:rsidR="002A3889">
        <w:rPr>
          <w:sz w:val="16"/>
          <w:szCs w:val="18"/>
          <w:lang w:val="fr-FR"/>
        </w:rPr>
        <w:t>EM</w:t>
      </w:r>
      <w:r w:rsidRPr="00C96E38">
        <w:rPr>
          <w:sz w:val="16"/>
          <w:szCs w:val="18"/>
          <w:lang w:val="fr-FR"/>
        </w:rPr>
        <w:t>ENT="ko_KR.UTF-8"</w:t>
      </w:r>
    </w:p>
    <w:p w14:paraId="4D17AA48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LC_IDENTIFICATION="ko_KR.UTF-8"</w:t>
      </w:r>
    </w:p>
    <w:p w14:paraId="1FEC659F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LC_ALL=</w:t>
      </w:r>
    </w:p>
    <w:p w14:paraId="4B0359F4" w14:textId="77777777" w:rsidR="00110ADF" w:rsidRDefault="00110ADF" w:rsidP="00A86994">
      <w:pPr>
        <w:rPr>
          <w:sz w:val="18"/>
          <w:szCs w:val="20"/>
          <w:lang w:val="fr-FR"/>
        </w:rPr>
      </w:pPr>
    </w:p>
    <w:p w14:paraId="5A9ED3A2" w14:textId="77777777" w:rsidR="00C96E38" w:rsidRPr="00C96E38" w:rsidRDefault="00C96E38" w:rsidP="00A86994">
      <w:pPr>
        <w:rPr>
          <w:b/>
          <w:bCs/>
          <w:color w:val="FF0000"/>
          <w:sz w:val="18"/>
          <w:szCs w:val="20"/>
          <w:lang w:val="fr-FR"/>
        </w:rPr>
      </w:pPr>
      <w:r w:rsidRPr="00C96E38">
        <w:rPr>
          <w:rFonts w:hint="eastAsia"/>
          <w:b/>
          <w:bCs/>
          <w:color w:val="FF0000"/>
          <w:sz w:val="18"/>
          <w:szCs w:val="20"/>
          <w:lang w:val="fr-FR"/>
        </w:rPr>
        <w:t>#</w:t>
      </w:r>
      <w:r w:rsidRPr="00C96E38">
        <w:rPr>
          <w:b/>
          <w:bCs/>
          <w:color w:val="FF0000"/>
          <w:sz w:val="18"/>
          <w:szCs w:val="20"/>
          <w:lang w:val="fr-FR"/>
        </w:rPr>
        <w:t xml:space="preserve"> </w:t>
      </w:r>
      <w:r w:rsidRPr="00C96E38">
        <w:rPr>
          <w:rFonts w:hint="eastAsia"/>
          <w:b/>
          <w:bCs/>
          <w:color w:val="FF0000"/>
          <w:sz w:val="18"/>
          <w:szCs w:val="20"/>
          <w:lang w:val="fr-FR"/>
        </w:rPr>
        <w:t>참고</w:t>
      </w:r>
    </w:p>
    <w:p w14:paraId="1A29E092" w14:textId="77777777" w:rsidR="00110ADF" w:rsidRPr="00C96E38" w:rsidRDefault="00C96E38" w:rsidP="00A86994">
      <w:pPr>
        <w:rPr>
          <w:color w:val="FF0000"/>
          <w:sz w:val="18"/>
          <w:szCs w:val="20"/>
          <w:lang w:val="fr-FR"/>
        </w:rPr>
      </w:pPr>
      <w:r w:rsidRPr="00C96E38">
        <w:rPr>
          <w:color w:val="FF0000"/>
          <w:lang w:val="fr-FR"/>
        </w:rPr>
        <w:t xml:space="preserve">[root@shbingtest ~]# </w:t>
      </w:r>
      <w:r w:rsidRPr="00C96E38">
        <w:rPr>
          <w:rStyle w:val="aa"/>
          <w:rFonts w:ascii="Nanum Gothic" w:hAnsi="Nanum Gothic"/>
          <w:color w:val="FF0000"/>
          <w:sz w:val="21"/>
          <w:szCs w:val="21"/>
          <w:shd w:val="clear" w:color="auto" w:fill="FFFFFF"/>
        </w:rPr>
        <w:t>localectl list-locales</w:t>
      </w:r>
    </w:p>
    <w:p w14:paraId="5398F809" w14:textId="77777777" w:rsidR="00A86994" w:rsidRPr="005B526B" w:rsidRDefault="00A86994" w:rsidP="00BB4A32">
      <w:pPr>
        <w:rPr>
          <w:lang w:val="fr-FR"/>
        </w:rPr>
      </w:pPr>
    </w:p>
    <w:p w14:paraId="2E70578C" w14:textId="77777777" w:rsidR="00173F46" w:rsidRPr="00F5012F" w:rsidRDefault="00173F46" w:rsidP="00BB4A32">
      <w:pPr>
        <w:rPr>
          <w:b/>
          <w:lang w:val="fr-FR"/>
        </w:rPr>
      </w:pPr>
      <w:r w:rsidRPr="00F5012F">
        <w:rPr>
          <w:b/>
          <w:lang w:val="fr-FR"/>
        </w:rPr>
        <w:t xml:space="preserve">* </w:t>
      </w:r>
      <w:r w:rsidR="00F6527D">
        <w:rPr>
          <w:rFonts w:hint="eastAsia"/>
          <w:b/>
        </w:rPr>
        <w:t>Crond 설정</w:t>
      </w:r>
      <w:r w:rsidRPr="00F5012F">
        <w:rPr>
          <w:b/>
          <w:lang w:val="fr-FR"/>
        </w:rPr>
        <w:t xml:space="preserve"> *</w:t>
      </w:r>
    </w:p>
    <w:p w14:paraId="26DB6D61" w14:textId="77777777" w:rsidR="00173F46" w:rsidRPr="002B7214" w:rsidRDefault="00173F46" w:rsidP="00BB4A32">
      <w:pPr>
        <w:rPr>
          <w:color w:val="0070C0"/>
          <w:lang w:val="fr-FR"/>
        </w:rPr>
      </w:pPr>
      <w:r w:rsidRPr="00F5012F">
        <w:rPr>
          <w:lang w:val="fr-FR"/>
        </w:rPr>
        <w:t xml:space="preserve">[root@m2mglobal src]# </w:t>
      </w:r>
      <w:r w:rsidRPr="002B7214">
        <w:rPr>
          <w:color w:val="0070C0"/>
          <w:lang w:val="fr-FR"/>
        </w:rPr>
        <w:t>crontab -e</w:t>
      </w:r>
    </w:p>
    <w:p w14:paraId="4AFFDBB5" w14:textId="77777777" w:rsidR="003C322E" w:rsidRDefault="003C322E" w:rsidP="00BB4A32">
      <w:pPr>
        <w:rPr>
          <w:b/>
          <w:lang w:val="fr-FR"/>
        </w:rPr>
      </w:pPr>
    </w:p>
    <w:p w14:paraId="549C94CE" w14:textId="77777777" w:rsidR="002A09B2" w:rsidRDefault="00BA33F4" w:rsidP="00BB4A32">
      <w:pPr>
        <w:rPr>
          <w:b/>
          <w:lang w:val="fr-FR"/>
        </w:rPr>
      </w:pPr>
      <w:r>
        <w:rPr>
          <w:rFonts w:hint="eastAsia"/>
          <w:b/>
          <w:lang w:val="fr-FR"/>
        </w:rPr>
        <w:t>개발서버 버전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47"/>
        <w:gridCol w:w="9"/>
      </w:tblGrid>
      <w:tr w:rsidR="00BA33F4" w:rsidRPr="000D0D5B" w14:paraId="0A94CEB5" w14:textId="77777777" w:rsidTr="00BA33F4">
        <w:trPr>
          <w:gridAfter w:val="1"/>
          <w:wAfter w:w="9" w:type="dxa"/>
        </w:trPr>
        <w:tc>
          <w:tcPr>
            <w:tcW w:w="10664" w:type="dxa"/>
          </w:tcPr>
          <w:p w14:paraId="16058BD0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#------------------------</w:t>
            </w:r>
          </w:p>
          <w:p w14:paraId="6DD17065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 일체형</w:t>
            </w:r>
          </w:p>
          <w:p w14:paraId="16D1B79F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#------------------------</w:t>
            </w:r>
          </w:p>
          <w:p w14:paraId="067E1C04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#TIME</w:t>
            </w:r>
          </w:p>
          <w:p w14:paraId="2F058358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4 * * * /usr/bin/rdate -s time.bora.net &gt; /dev/null 2&gt;&amp;1</w:t>
            </w:r>
          </w:p>
          <w:p w14:paraId="018CA229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#BACKUP</w:t>
            </w:r>
          </w:p>
          <w:p w14:paraId="0B35B48C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lastRenderedPageBreak/>
              <w:t>34 3 * * * /home/ippbxmng/backup.sh &gt; /dev/null 2&gt;&amp;1</w:t>
            </w:r>
          </w:p>
          <w:p w14:paraId="265C1470" w14:textId="11B7686C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39 3 * * * /home/ippbxmng/r</w:t>
            </w:r>
            <w:r w:rsidR="002A3889">
              <w:rPr>
                <w:b/>
                <w:lang w:val="fr-FR"/>
              </w:rPr>
              <w:t>em</w:t>
            </w:r>
            <w:r w:rsidRPr="004D1214">
              <w:rPr>
                <w:b/>
                <w:lang w:val="fr-FR"/>
              </w:rPr>
              <w:t>ove_backup.sh &gt; /dev/null 2&gt;&amp;1</w:t>
            </w:r>
          </w:p>
          <w:p w14:paraId="3588C6CC" w14:textId="77777777" w:rsidR="004D1214" w:rsidRPr="004D1214" w:rsidRDefault="004D1214" w:rsidP="004D1214">
            <w:pPr>
              <w:rPr>
                <w:b/>
                <w:lang w:val="fr-FR"/>
              </w:rPr>
            </w:pPr>
          </w:p>
          <w:p w14:paraId="5B3F417C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#eventserver</w:t>
            </w:r>
          </w:p>
          <w:p w14:paraId="24C00B37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1 0 * * * /home/ippbxmng/lib/restart_all.sh &gt; /dev/null 2&gt;&amp;1</w:t>
            </w:r>
          </w:p>
          <w:p w14:paraId="767AF64C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6 * * * /home/ippbxmng/lib/restart_all.sh &gt; /dev/null 2&gt;&amp;1</w:t>
            </w:r>
          </w:p>
          <w:p w14:paraId="6647C016" w14:textId="77777777" w:rsidR="00B37723" w:rsidRPr="004D1214" w:rsidRDefault="00B37723" w:rsidP="00B37723">
            <w:pPr>
              <w:rPr>
                <w:b/>
                <w:lang w:val="fr-FR"/>
              </w:rPr>
            </w:pPr>
          </w:p>
          <w:p w14:paraId="69A0FD35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#cdr table 자동 삭제(120일전)</w:t>
            </w:r>
          </w:p>
          <w:p w14:paraId="601EC5B3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5 * * * /home/ippbxmng/lib/cdr_delete.sh &gt; /dev/null 2&gt;&amp;1</w:t>
            </w:r>
          </w:p>
          <w:p w14:paraId="17935000" w14:textId="77777777" w:rsidR="004D1214" w:rsidRPr="004D1214" w:rsidRDefault="004D1214" w:rsidP="004D1214">
            <w:pPr>
              <w:rPr>
                <w:b/>
                <w:lang w:val="fr-FR"/>
              </w:rPr>
            </w:pPr>
          </w:p>
          <w:p w14:paraId="0970E007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#wav file 자동 삭제(3일전)</w:t>
            </w:r>
          </w:p>
          <w:p w14:paraId="4A4F1FB8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6 * * * /home/ippbxmng/lib/wav_delete.sh &gt; /dev/null 2&gt;&amp;1</w:t>
            </w:r>
          </w:p>
          <w:p w14:paraId="5880B201" w14:textId="77777777" w:rsidR="004D1214" w:rsidRPr="004D1214" w:rsidRDefault="004D1214" w:rsidP="004D1214">
            <w:pPr>
              <w:rPr>
                <w:b/>
                <w:lang w:val="fr-FR"/>
              </w:rPr>
            </w:pPr>
          </w:p>
          <w:p w14:paraId="5C39BA3C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#램디스크 감시</w:t>
            </w:r>
          </w:p>
          <w:p w14:paraId="2DAA82E3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0,10,20,30,40,50 * * * * /home/ippbxmng/lib/watch_monit_disk.sh &gt; /dev/null 2&gt;&amp;1</w:t>
            </w:r>
          </w:p>
          <w:p w14:paraId="016C184F" w14:textId="77777777" w:rsidR="004D1214" w:rsidRPr="000D0D5B" w:rsidRDefault="004D1214" w:rsidP="004D1214">
            <w:pPr>
              <w:rPr>
                <w:b/>
                <w:lang w:val="fr-FR"/>
              </w:rPr>
            </w:pPr>
          </w:p>
          <w:p w14:paraId="2AED3A02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#녹취 파일 비교</w:t>
            </w:r>
          </w:p>
          <w:p w14:paraId="69D7381D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1 * * * /home/ippbxmng/lib/check_record.sh &gt; /dev/null 2&gt;&amp;1</w:t>
            </w:r>
          </w:p>
          <w:p w14:paraId="0090B0A1" w14:textId="77777777" w:rsidR="004D1214" w:rsidRPr="004D1214" w:rsidRDefault="004D1214" w:rsidP="004D1214">
            <w:pPr>
              <w:rPr>
                <w:b/>
                <w:lang w:val="fr-FR"/>
              </w:rPr>
            </w:pPr>
          </w:p>
          <w:p w14:paraId="49D4C47D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#녹취파일 묶기(pbx 녹취 일체형때)</w:t>
            </w:r>
          </w:p>
          <w:p w14:paraId="0282CB81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20 1 * * * /home/ippbxmng/lib/record_java.sh &gt; /dev/null 2&gt;&amp;1</w:t>
            </w:r>
          </w:p>
          <w:p w14:paraId="6EC5B581" w14:textId="77777777" w:rsidR="004D1214" w:rsidRPr="004D1214" w:rsidRDefault="004D1214" w:rsidP="004D1214">
            <w:pPr>
              <w:rPr>
                <w:b/>
                <w:lang w:val="fr-FR"/>
              </w:rPr>
            </w:pPr>
          </w:p>
          <w:p w14:paraId="31D1050F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#Tomcat Log rotate</w:t>
            </w:r>
          </w:p>
          <w:p w14:paraId="3ABBF048" w14:textId="77777777" w:rsidR="000A535C" w:rsidRPr="004D1214" w:rsidRDefault="000A535C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0 * * * /home/ippbxmng/lib/</w:t>
            </w:r>
            <w:r>
              <w:rPr>
                <w:rFonts w:hint="eastAsia"/>
                <w:b/>
                <w:lang w:val="fr-FR"/>
              </w:rPr>
              <w:t>weblog</w:t>
            </w:r>
            <w:r w:rsidRPr="004D1214">
              <w:rPr>
                <w:b/>
                <w:lang w:val="fr-FR"/>
              </w:rPr>
              <w:t>_lotate.sh &gt; /dev/null 2&gt;&amp;1</w:t>
            </w:r>
          </w:p>
          <w:p w14:paraId="56FDE035" w14:textId="77777777" w:rsidR="00BA33F4" w:rsidRDefault="000A535C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2 0 * * * /home/ippbxmng/lib/</w:t>
            </w:r>
            <w:r>
              <w:rPr>
                <w:rFonts w:hint="eastAsia"/>
                <w:b/>
                <w:lang w:val="fr-FR"/>
              </w:rPr>
              <w:t>web</w:t>
            </w:r>
            <w:r w:rsidRPr="004D1214">
              <w:rPr>
                <w:b/>
                <w:lang w:val="fr-FR"/>
              </w:rPr>
              <w:t>log_</w:t>
            </w:r>
            <w:r>
              <w:rPr>
                <w:rFonts w:hint="eastAsia"/>
                <w:b/>
                <w:lang w:val="fr-FR"/>
              </w:rPr>
              <w:t>dele</w:t>
            </w:r>
            <w:r w:rsidRPr="004D1214">
              <w:rPr>
                <w:b/>
                <w:lang w:val="fr-FR"/>
              </w:rPr>
              <w:t>te.sh &gt; /dev/null 2&gt;&amp;1</w:t>
            </w:r>
          </w:p>
          <w:p w14:paraId="648F3A3A" w14:textId="77777777" w:rsidR="001434F4" w:rsidRDefault="001434F4" w:rsidP="000A535C">
            <w:pPr>
              <w:rPr>
                <w:b/>
                <w:lang w:val="fr-FR"/>
              </w:rPr>
            </w:pPr>
          </w:p>
          <w:p w14:paraId="65B9AF44" w14:textId="77777777" w:rsidR="001434F4" w:rsidRP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t>#MYSQL_LOG_rotate(30일전)</w:t>
            </w:r>
          </w:p>
          <w:p w14:paraId="1F85A8A2" w14:textId="77777777" w:rsid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t>0 1 * * * /home/ippbxmng/lib/mysqllog_rotate.sh &gt; /dev/null 2&gt;&amp;1</w:t>
            </w:r>
          </w:p>
          <w:p w14:paraId="65A31C07" w14:textId="77777777" w:rsidR="00B37723" w:rsidRDefault="00B37723" w:rsidP="001434F4">
            <w:pPr>
              <w:rPr>
                <w:b/>
                <w:lang w:val="fr-FR"/>
              </w:rPr>
            </w:pPr>
          </w:p>
          <w:p w14:paraId="3D7715D4" w14:textId="77777777" w:rsidR="00B37723" w:rsidRPr="00B37723" w:rsidRDefault="00B37723" w:rsidP="00B37723">
            <w:pPr>
              <w:rPr>
                <w:b/>
                <w:lang w:val="fr-FR"/>
              </w:rPr>
            </w:pPr>
            <w:r w:rsidRPr="00B37723">
              <w:rPr>
                <w:b/>
                <w:lang w:val="fr-FR"/>
              </w:rPr>
              <w:t>#spool data 삭제(PDS전용)</w:t>
            </w:r>
          </w:p>
          <w:p w14:paraId="1C8D4554" w14:textId="77777777" w:rsidR="00B37723" w:rsidRDefault="00B37723" w:rsidP="00B37723">
            <w:pPr>
              <w:rPr>
                <w:b/>
                <w:lang w:val="fr-FR"/>
              </w:rPr>
            </w:pPr>
            <w:r w:rsidRPr="00B37723">
              <w:rPr>
                <w:b/>
                <w:lang w:val="fr-FR"/>
              </w:rPr>
              <w:t>0 2 * * * /home/ippbxmng/lib/spooldata_delete.sh &gt; /dev/null 2&gt;&amp;1</w:t>
            </w:r>
          </w:p>
          <w:p w14:paraId="72A95CC9" w14:textId="77777777" w:rsidR="000D0D5B" w:rsidRDefault="000D0D5B" w:rsidP="000D0D5B">
            <w:pPr>
              <w:rPr>
                <w:b/>
                <w:lang w:val="fr-FR"/>
              </w:rPr>
            </w:pPr>
          </w:p>
          <w:p w14:paraId="665990D7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#querylog_rotate(5일전)</w:t>
            </w:r>
          </w:p>
          <w:p w14:paraId="151671D5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10 1 * * * /home/ippbxmng/lib/querylog_rotate.sh &gt; /dev/null 2&gt;&amp;1</w:t>
            </w:r>
          </w:p>
          <w:p w14:paraId="1919B72C" w14:textId="77777777" w:rsidR="000D0D5B" w:rsidRPr="004D1214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20 1 * * * /home/ippbxmng/lib/querylog_delete.sh &gt; /dev/null 2&gt;&amp;1</w:t>
            </w:r>
          </w:p>
        </w:tc>
      </w:tr>
      <w:tr w:rsidR="004D1214" w14:paraId="39FA1996" w14:textId="77777777" w:rsidTr="004D1214">
        <w:tc>
          <w:tcPr>
            <w:tcW w:w="10664" w:type="dxa"/>
            <w:gridSpan w:val="2"/>
          </w:tcPr>
          <w:p w14:paraId="09CAA051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lastRenderedPageBreak/>
              <w:t>#------------------------</w:t>
            </w:r>
          </w:p>
          <w:p w14:paraId="3D74FD7F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 분산형-웹서버</w:t>
            </w:r>
          </w:p>
          <w:p w14:paraId="4C2DC235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#------------------------</w:t>
            </w:r>
          </w:p>
          <w:p w14:paraId="128059A0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#TIME</w:t>
            </w:r>
          </w:p>
          <w:p w14:paraId="60FB17F4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4 * * * /usr/bin/rdate -s time.bora.net &gt; /dev/null 2&gt;&amp;1</w:t>
            </w:r>
          </w:p>
          <w:p w14:paraId="1BD2DAC3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#BACKUP</w:t>
            </w:r>
          </w:p>
          <w:p w14:paraId="031F2CA2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34 3 * * * /home/ippbxmng/backup.sh &gt; /dev/null 2&gt;&amp;1</w:t>
            </w:r>
          </w:p>
          <w:p w14:paraId="5DFFE265" w14:textId="25CFE73E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39 3 * * * /home/ippbxmng/r</w:t>
            </w:r>
            <w:r w:rsidR="002A3889">
              <w:rPr>
                <w:b/>
                <w:lang w:val="fr-FR"/>
              </w:rPr>
              <w:t>em</w:t>
            </w:r>
            <w:r w:rsidRPr="004D1214">
              <w:rPr>
                <w:b/>
                <w:lang w:val="fr-FR"/>
              </w:rPr>
              <w:t>ove_backup.sh &gt; /dev/null 2&gt;&amp;1</w:t>
            </w:r>
          </w:p>
          <w:p w14:paraId="3C9D2897" w14:textId="77777777" w:rsidR="004D1214" w:rsidRPr="004D1214" w:rsidRDefault="004D1214" w:rsidP="004D1214">
            <w:pPr>
              <w:rPr>
                <w:b/>
                <w:lang w:val="fr-FR"/>
              </w:rPr>
            </w:pPr>
          </w:p>
          <w:p w14:paraId="742B08E9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#Tomcat Log rotate</w:t>
            </w:r>
          </w:p>
          <w:p w14:paraId="3201CD9A" w14:textId="77777777" w:rsidR="000A535C" w:rsidRPr="004D1214" w:rsidRDefault="000A535C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0 * * * /home/ippbxmng/lib/</w:t>
            </w:r>
            <w:r>
              <w:rPr>
                <w:rFonts w:hint="eastAsia"/>
                <w:b/>
                <w:lang w:val="fr-FR"/>
              </w:rPr>
              <w:t>weblog</w:t>
            </w:r>
            <w:r w:rsidRPr="004D1214">
              <w:rPr>
                <w:b/>
                <w:lang w:val="fr-FR"/>
              </w:rPr>
              <w:t>_lotate.sh &gt; /dev/null 2&gt;&amp;1</w:t>
            </w:r>
          </w:p>
          <w:p w14:paraId="0A3969A3" w14:textId="77777777" w:rsidR="004D1214" w:rsidRDefault="000A535C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2 0 * * * /home/ippbxmng/lib/</w:t>
            </w:r>
            <w:r>
              <w:rPr>
                <w:rFonts w:hint="eastAsia"/>
                <w:b/>
                <w:lang w:val="fr-FR"/>
              </w:rPr>
              <w:t>web</w:t>
            </w:r>
            <w:r w:rsidRPr="004D1214">
              <w:rPr>
                <w:b/>
                <w:lang w:val="fr-FR"/>
              </w:rPr>
              <w:t>log_</w:t>
            </w:r>
            <w:r>
              <w:rPr>
                <w:rFonts w:hint="eastAsia"/>
                <w:b/>
                <w:lang w:val="fr-FR"/>
              </w:rPr>
              <w:t>dele</w:t>
            </w:r>
            <w:r w:rsidRPr="004D1214">
              <w:rPr>
                <w:b/>
                <w:lang w:val="fr-FR"/>
              </w:rPr>
              <w:t>te.sh &gt; /dev/null 2&gt;&amp;1</w:t>
            </w:r>
          </w:p>
          <w:p w14:paraId="579639C7" w14:textId="77777777" w:rsidR="001434F4" w:rsidRPr="001434F4" w:rsidRDefault="001434F4" w:rsidP="000A535C">
            <w:pPr>
              <w:rPr>
                <w:b/>
                <w:lang w:val="fr-FR"/>
              </w:rPr>
            </w:pPr>
          </w:p>
          <w:p w14:paraId="39335D89" w14:textId="77777777" w:rsidR="001434F4" w:rsidRP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t>#MYSQL_LOG_rotate(30일전)</w:t>
            </w:r>
          </w:p>
          <w:p w14:paraId="02982D3C" w14:textId="77777777" w:rsid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t>0 1 * * * /home/ippbxmng/lib/mysqllog_rotate.sh &gt; /dev/null 2&gt;&amp;1</w:t>
            </w:r>
          </w:p>
          <w:p w14:paraId="230C0FD2" w14:textId="77777777" w:rsidR="000D0D5B" w:rsidRDefault="000D0D5B" w:rsidP="001434F4">
            <w:pPr>
              <w:rPr>
                <w:b/>
                <w:lang w:val="fr-FR"/>
              </w:rPr>
            </w:pPr>
          </w:p>
          <w:p w14:paraId="20C7A789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#querylog_rotate(5일전)</w:t>
            </w:r>
          </w:p>
          <w:p w14:paraId="2672FEC0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10 1 * * * /home/ippbxmng/lib/querylog_rotate.sh &gt; /dev/null 2&gt;&amp;1</w:t>
            </w:r>
          </w:p>
          <w:p w14:paraId="24A3C645" w14:textId="77777777" w:rsid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20 1 * * * /home/ippbxmng/lib/querylog_delete.sh &gt; /dev/null 2&gt;&amp;1</w:t>
            </w:r>
          </w:p>
        </w:tc>
      </w:tr>
      <w:tr w:rsidR="004D1214" w:rsidRPr="00D20917" w14:paraId="3CC8E97F" w14:textId="77777777" w:rsidTr="004D1214">
        <w:tc>
          <w:tcPr>
            <w:tcW w:w="10664" w:type="dxa"/>
            <w:gridSpan w:val="2"/>
          </w:tcPr>
          <w:p w14:paraId="4AB46523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#------------------------</w:t>
            </w:r>
          </w:p>
          <w:p w14:paraId="0598BACC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 분산형-PBX</w:t>
            </w:r>
          </w:p>
          <w:p w14:paraId="4F42D7BC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#------------------------</w:t>
            </w:r>
          </w:p>
          <w:p w14:paraId="525B26E8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#TIME</w:t>
            </w:r>
          </w:p>
          <w:p w14:paraId="0DF0636F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4 * * * /usr/bin/rdate -s time.bora.net &gt; /dev/null 2&gt;&amp;1</w:t>
            </w:r>
          </w:p>
          <w:p w14:paraId="5A2341EF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15A558E6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#BACKUP</w:t>
            </w:r>
          </w:p>
          <w:p w14:paraId="035038B0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34 3 * * * /home/ippbxmng/backup.sh &gt; /dev/null 2&gt;&amp;1</w:t>
            </w:r>
          </w:p>
          <w:p w14:paraId="379B7634" w14:textId="3D712C11" w:rsidR="003C322E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39 3 * * * /home/ippbxmng/r</w:t>
            </w:r>
            <w:r w:rsidR="002A3889">
              <w:rPr>
                <w:b/>
                <w:lang w:val="fr-FR"/>
              </w:rPr>
              <w:t>em</w:t>
            </w:r>
            <w:r w:rsidRPr="004D1214">
              <w:rPr>
                <w:b/>
                <w:lang w:val="fr-FR"/>
              </w:rPr>
              <w:t>ove_backup.sh &gt; /dev/null 2&gt;&amp;1</w:t>
            </w:r>
          </w:p>
          <w:p w14:paraId="6212808F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7ADACC5B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#녹취서버로 보내기위한 작업</w:t>
            </w:r>
          </w:p>
          <w:p w14:paraId="36DEBA2B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2 * * * /home/ippbxmng/lib/record_ready.sh &gt; /dev/null 2&gt;&amp;1</w:t>
            </w:r>
          </w:p>
          <w:p w14:paraId="1998C7E2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1538EECA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#15일전 녹취 자동 삭제</w:t>
            </w:r>
          </w:p>
          <w:p w14:paraId="442D6C03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3 * * * /home/ippbxmng/lib/record_delete.sh &gt; /dev/null 2&gt;&amp;1</w:t>
            </w:r>
          </w:p>
          <w:p w14:paraId="1D958483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0C094BC4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#eventserver</w:t>
            </w:r>
          </w:p>
          <w:p w14:paraId="5BAC5E31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1 0 * * * /home/ippbxmng/lib/restart_all.sh &gt; /dev/null 2&gt;&amp;1</w:t>
            </w:r>
          </w:p>
          <w:p w14:paraId="7EA65C48" w14:textId="77777777" w:rsidR="003C322E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6 * * * /home/ippbxmng/lib/restart_all.sh &gt; /dev/null 2&gt;&amp;1</w:t>
            </w:r>
          </w:p>
          <w:p w14:paraId="4F2F383B" w14:textId="77777777" w:rsidR="003C322E" w:rsidRPr="006A2661" w:rsidRDefault="003C322E" w:rsidP="003C322E">
            <w:pPr>
              <w:rPr>
                <w:b/>
                <w:lang w:val="fr-FR"/>
              </w:rPr>
            </w:pPr>
          </w:p>
          <w:p w14:paraId="618D15DC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#Tomcat Log rotate</w:t>
            </w:r>
          </w:p>
          <w:p w14:paraId="7C8C7E5F" w14:textId="77777777" w:rsidR="000A535C" w:rsidRPr="004D1214" w:rsidRDefault="000A535C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0 * * * /home/ippbxmng/lib/</w:t>
            </w:r>
            <w:r>
              <w:rPr>
                <w:rFonts w:hint="eastAsia"/>
                <w:b/>
                <w:lang w:val="fr-FR"/>
              </w:rPr>
              <w:t>weblog</w:t>
            </w:r>
            <w:r w:rsidRPr="004D1214">
              <w:rPr>
                <w:b/>
                <w:lang w:val="fr-FR"/>
              </w:rPr>
              <w:t>_lotate.sh &gt; /dev/null 2&gt;&amp;1</w:t>
            </w:r>
          </w:p>
          <w:p w14:paraId="34D90078" w14:textId="77777777" w:rsidR="000A535C" w:rsidRDefault="000A535C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2 0 * * * /home/ippbxmng/lib/</w:t>
            </w:r>
            <w:r>
              <w:rPr>
                <w:rFonts w:hint="eastAsia"/>
                <w:b/>
                <w:lang w:val="fr-FR"/>
              </w:rPr>
              <w:t>web</w:t>
            </w:r>
            <w:r w:rsidRPr="004D1214">
              <w:rPr>
                <w:b/>
                <w:lang w:val="fr-FR"/>
              </w:rPr>
              <w:t>log_</w:t>
            </w:r>
            <w:r>
              <w:rPr>
                <w:rFonts w:hint="eastAsia"/>
                <w:b/>
                <w:lang w:val="fr-FR"/>
              </w:rPr>
              <w:t>dele</w:t>
            </w:r>
            <w:r w:rsidRPr="004D1214">
              <w:rPr>
                <w:b/>
                <w:lang w:val="fr-FR"/>
              </w:rPr>
              <w:t>te.sh &gt; /dev/null 2&gt;&amp;1</w:t>
            </w:r>
          </w:p>
          <w:p w14:paraId="03F3BC1C" w14:textId="77777777" w:rsidR="003C322E" w:rsidRPr="004D1214" w:rsidRDefault="003C322E" w:rsidP="000A535C">
            <w:pPr>
              <w:rPr>
                <w:b/>
                <w:lang w:val="fr-FR"/>
              </w:rPr>
            </w:pPr>
          </w:p>
          <w:p w14:paraId="388440B5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#cdr table 자동 삭제(120일전)</w:t>
            </w:r>
          </w:p>
          <w:p w14:paraId="44B344FB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5 * * * /home/ippbxmng/lib/cdr_delete.sh &gt; /dev/null 2&gt;&amp;1</w:t>
            </w:r>
          </w:p>
          <w:p w14:paraId="2C6A3A3C" w14:textId="77777777" w:rsidR="003C322E" w:rsidRDefault="003C322E" w:rsidP="003C322E">
            <w:pPr>
              <w:rPr>
                <w:b/>
                <w:lang w:val="fr-FR"/>
              </w:rPr>
            </w:pPr>
          </w:p>
          <w:p w14:paraId="0248DC9A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#녹취파일 비교</w:t>
            </w:r>
          </w:p>
          <w:p w14:paraId="4043BA64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1 * * * /home/ippbxmng/lib/check_record.sh &gt; /dev/null 2&gt;&amp;1</w:t>
            </w:r>
          </w:p>
          <w:p w14:paraId="01525BE3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4F9BB781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#wav file 자동 삭제(3일전)</w:t>
            </w:r>
          </w:p>
          <w:p w14:paraId="23DBB7DE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6 * * * /home/ippbxmng/lib/wav_delete.sh &gt; /dev/null 2&gt;&amp;1</w:t>
            </w:r>
          </w:p>
          <w:p w14:paraId="3F298316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3696A8C0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#램디스크 감시</w:t>
            </w:r>
          </w:p>
          <w:p w14:paraId="4CD4ABB6" w14:textId="77777777" w:rsid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*/5 * * * * /home/ippbxmng/lib/watch</w:t>
            </w:r>
            <w:r>
              <w:rPr>
                <w:b/>
                <w:lang w:val="fr-FR"/>
              </w:rPr>
              <w:t>_monit_disk.sh &gt; /dev/null 2&gt;&amp;1</w:t>
            </w:r>
          </w:p>
          <w:p w14:paraId="15CC366B" w14:textId="77777777" w:rsidR="00B37723" w:rsidRDefault="00B37723" w:rsidP="003C322E">
            <w:pPr>
              <w:rPr>
                <w:b/>
                <w:lang w:val="fr-FR"/>
              </w:rPr>
            </w:pPr>
          </w:p>
          <w:p w14:paraId="56505D6B" w14:textId="77777777" w:rsidR="001434F4" w:rsidRP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t>#MYSQL_LOG_rotate(30일전)</w:t>
            </w:r>
          </w:p>
          <w:p w14:paraId="641CB4B3" w14:textId="77777777" w:rsidR="001434F4" w:rsidRDefault="001434F4" w:rsidP="001434F4">
            <w:pPr>
              <w:rPr>
                <w:b/>
                <w:lang w:val="fr-FR"/>
              </w:rPr>
            </w:pPr>
            <w:r>
              <w:rPr>
                <w:rFonts w:hint="eastAsia"/>
                <w:b/>
                <w:lang w:val="fr-FR"/>
              </w:rPr>
              <w:t>0</w:t>
            </w:r>
            <w:r w:rsidRPr="001434F4">
              <w:rPr>
                <w:b/>
                <w:lang w:val="fr-FR"/>
              </w:rPr>
              <w:t xml:space="preserve"> 1 * * * /home/ippbxmng/lib/mysqllog_rotate.sh &gt; /dev/null 2&gt;&amp;1</w:t>
            </w:r>
          </w:p>
          <w:p w14:paraId="3C4D2745" w14:textId="77777777" w:rsidR="00B37723" w:rsidRDefault="00B37723" w:rsidP="001434F4">
            <w:pPr>
              <w:rPr>
                <w:b/>
                <w:lang w:val="fr-FR"/>
              </w:rPr>
            </w:pPr>
          </w:p>
          <w:p w14:paraId="76E85FA6" w14:textId="77777777" w:rsidR="00B37723" w:rsidRPr="00B37723" w:rsidRDefault="00B37723" w:rsidP="00B37723">
            <w:pPr>
              <w:rPr>
                <w:b/>
                <w:lang w:val="fr-FR"/>
              </w:rPr>
            </w:pPr>
            <w:r w:rsidRPr="00B37723">
              <w:rPr>
                <w:b/>
                <w:lang w:val="fr-FR"/>
              </w:rPr>
              <w:t>#spool data 삭제(PDS전용)</w:t>
            </w:r>
          </w:p>
          <w:p w14:paraId="4BAA5E7D" w14:textId="77777777" w:rsidR="00B37723" w:rsidRDefault="00B37723" w:rsidP="00B37723">
            <w:pPr>
              <w:rPr>
                <w:b/>
                <w:lang w:val="fr-FR"/>
              </w:rPr>
            </w:pPr>
            <w:r w:rsidRPr="00B37723">
              <w:rPr>
                <w:b/>
                <w:lang w:val="fr-FR"/>
              </w:rPr>
              <w:t>0 2 * * * /home/ippbxmng/lib/spooldata_delete.sh &gt; /dev/null 2&gt;&amp;1</w:t>
            </w:r>
          </w:p>
          <w:p w14:paraId="61F7AC90" w14:textId="77777777" w:rsidR="000D0D5B" w:rsidRDefault="000D0D5B" w:rsidP="00B37723">
            <w:pPr>
              <w:rPr>
                <w:b/>
                <w:lang w:val="fr-FR"/>
              </w:rPr>
            </w:pPr>
          </w:p>
          <w:p w14:paraId="75A3F144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#querylog_rotate(5일전)</w:t>
            </w:r>
          </w:p>
          <w:p w14:paraId="2D6BBF8E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10 1 * * * /home/ippbxmng/lib/querylog_rotate.sh &gt; /dev/null 2&gt;&amp;1</w:t>
            </w:r>
          </w:p>
          <w:p w14:paraId="19A07C2F" w14:textId="77777777" w:rsidR="000D0D5B" w:rsidRPr="003C322E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20 1 * * * /home/ippbxmng/lib/querylog_delete.sh &gt; /dev/null 2&gt;&amp;1</w:t>
            </w:r>
          </w:p>
        </w:tc>
      </w:tr>
      <w:tr w:rsidR="004D1214" w14:paraId="4909D32C" w14:textId="77777777" w:rsidTr="004D1214">
        <w:tc>
          <w:tcPr>
            <w:tcW w:w="10664" w:type="dxa"/>
            <w:gridSpan w:val="2"/>
          </w:tcPr>
          <w:p w14:paraId="02B27F7D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#------------------------</w:t>
            </w:r>
          </w:p>
          <w:p w14:paraId="14D1836D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 분산형-녹취</w:t>
            </w:r>
          </w:p>
          <w:p w14:paraId="44ABBC19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#------------------------</w:t>
            </w:r>
          </w:p>
          <w:p w14:paraId="0B5BF136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#TIME</w:t>
            </w:r>
          </w:p>
          <w:p w14:paraId="61416E32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4 * * * /usr/bin/rdate -s time.bora.net &gt; /dev/null 2&gt;&amp;1</w:t>
            </w:r>
          </w:p>
          <w:p w14:paraId="262D5C3E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35387577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#BACKUP</w:t>
            </w:r>
          </w:p>
          <w:p w14:paraId="51FF1FE2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34 3 * * * /home/ippbxmng/backup.sh &gt; /dev/null 2&gt;&amp;1</w:t>
            </w:r>
          </w:p>
          <w:p w14:paraId="43771025" w14:textId="5929793A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39 3 * * * /home/ippbxmng/r</w:t>
            </w:r>
            <w:r w:rsidR="002A3889">
              <w:rPr>
                <w:b/>
                <w:lang w:val="fr-FR"/>
              </w:rPr>
              <w:t>em</w:t>
            </w:r>
            <w:r w:rsidRPr="004D1214">
              <w:rPr>
                <w:b/>
                <w:lang w:val="fr-FR"/>
              </w:rPr>
              <w:t>ove_backup.sh &gt; /dev/null 2&gt;&amp;1</w:t>
            </w:r>
          </w:p>
          <w:p w14:paraId="49B33CA0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7C299027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#녹취서버에서만(PBX 에서는 2시에 준비 혹시몰라 두번 수행)</w:t>
            </w:r>
          </w:p>
          <w:p w14:paraId="618C13B0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3 * * * /home/ippbxmng/lib/record_wget.sh &gt; /dev/null 2&gt;&amp;1</w:t>
            </w:r>
          </w:p>
          <w:p w14:paraId="55DC39F4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6 * * * /home/ippbxmng/lib/record_wget.sh &gt; /dev/null 2&gt;&amp;1</w:t>
            </w:r>
          </w:p>
          <w:p w14:paraId="7CA81882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57C12F62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#Tomcat Log rotate</w:t>
            </w:r>
          </w:p>
          <w:p w14:paraId="29439BB1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0 * * * /home/ippbxmng/lib/</w:t>
            </w:r>
            <w:r w:rsidR="000A535C">
              <w:rPr>
                <w:rFonts w:hint="eastAsia"/>
                <w:b/>
                <w:lang w:val="fr-FR"/>
              </w:rPr>
              <w:t>weblog</w:t>
            </w:r>
            <w:r w:rsidRPr="004D1214">
              <w:rPr>
                <w:b/>
                <w:lang w:val="fr-FR"/>
              </w:rPr>
              <w:t>_lotate.sh &gt; /dev/null 2&gt;&amp;1</w:t>
            </w:r>
          </w:p>
          <w:p w14:paraId="21B8AE05" w14:textId="77777777" w:rsidR="004D1214" w:rsidRDefault="003C322E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2 0 * * * /home/ippbxmng/lib/</w:t>
            </w:r>
            <w:r w:rsidR="000A535C">
              <w:rPr>
                <w:rFonts w:hint="eastAsia"/>
                <w:b/>
                <w:lang w:val="fr-FR"/>
              </w:rPr>
              <w:t>web</w:t>
            </w:r>
            <w:r w:rsidRPr="004D1214">
              <w:rPr>
                <w:b/>
                <w:lang w:val="fr-FR"/>
              </w:rPr>
              <w:t>log_</w:t>
            </w:r>
            <w:r w:rsidR="000A535C">
              <w:rPr>
                <w:rFonts w:hint="eastAsia"/>
                <w:b/>
                <w:lang w:val="fr-FR"/>
              </w:rPr>
              <w:t>dele</w:t>
            </w:r>
            <w:r w:rsidRPr="004D1214">
              <w:rPr>
                <w:b/>
                <w:lang w:val="fr-FR"/>
              </w:rPr>
              <w:t>te.sh &gt; /dev/null 2&gt;&amp;1</w:t>
            </w:r>
          </w:p>
          <w:p w14:paraId="44F8ABB1" w14:textId="77777777" w:rsidR="001434F4" w:rsidRPr="001434F4" w:rsidRDefault="001434F4" w:rsidP="000A535C">
            <w:pPr>
              <w:rPr>
                <w:b/>
                <w:lang w:val="fr-FR"/>
              </w:rPr>
            </w:pPr>
          </w:p>
          <w:p w14:paraId="12DF6FC8" w14:textId="77777777" w:rsidR="001434F4" w:rsidRP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t>#MYSQL_LOG_rotate(30일전)</w:t>
            </w:r>
          </w:p>
          <w:p w14:paraId="20D01444" w14:textId="77777777" w:rsid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t>0 1 * * * /home/ippbxmng/lib/mysqllog_rotate.sh &gt; /dev/null 2&gt;&amp;1</w:t>
            </w:r>
          </w:p>
          <w:p w14:paraId="69A6288D" w14:textId="77777777" w:rsidR="000D0D5B" w:rsidRDefault="000D0D5B" w:rsidP="001434F4">
            <w:pPr>
              <w:rPr>
                <w:b/>
                <w:lang w:val="fr-FR"/>
              </w:rPr>
            </w:pPr>
          </w:p>
          <w:p w14:paraId="266E9DBD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#querylog_rotate(5일전)</w:t>
            </w:r>
          </w:p>
          <w:p w14:paraId="7CA62071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10 1 * * * /home/ippbxmng/lib/querylog_rotate.sh &gt; /dev/null 2&gt;&amp;1</w:t>
            </w:r>
          </w:p>
          <w:p w14:paraId="0C378584" w14:textId="77777777" w:rsidR="000D0D5B" w:rsidRPr="004D1214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20 1 * * * /home/ippbxmng/lib/querylog_delete.sh &gt; /dev/null 2&gt;&amp;1</w:t>
            </w:r>
          </w:p>
        </w:tc>
      </w:tr>
    </w:tbl>
    <w:p w14:paraId="18F71DFF" w14:textId="77777777" w:rsidR="00BA33F4" w:rsidRDefault="00BA33F4" w:rsidP="00BB4A32">
      <w:pPr>
        <w:rPr>
          <w:b/>
          <w:lang w:val="fr-FR"/>
        </w:rPr>
      </w:pPr>
    </w:p>
    <w:p w14:paraId="5725B933" w14:textId="77777777" w:rsidR="00811BF9" w:rsidRDefault="00811BF9" w:rsidP="00BB4A32">
      <w:pPr>
        <w:rPr>
          <w:b/>
          <w:lang w:val="fr-FR"/>
        </w:rPr>
      </w:pPr>
    </w:p>
    <w:p w14:paraId="5D3EC5DF" w14:textId="77777777" w:rsidR="00811BF9" w:rsidRDefault="00811BF9" w:rsidP="00BB4A32">
      <w:pPr>
        <w:rPr>
          <w:b/>
          <w:lang w:val="fr-FR"/>
        </w:rPr>
      </w:pPr>
    </w:p>
    <w:p w14:paraId="4C39EEE0" w14:textId="77777777" w:rsidR="00811BF9" w:rsidRDefault="00811BF9" w:rsidP="00BB4A32">
      <w:pPr>
        <w:rPr>
          <w:b/>
          <w:lang w:val="fr-FR"/>
        </w:rPr>
      </w:pPr>
    </w:p>
    <w:p w14:paraId="499F5374" w14:textId="77777777" w:rsidR="00984A0F" w:rsidRDefault="00984A0F" w:rsidP="00BB4A32">
      <w:pPr>
        <w:rPr>
          <w:b/>
          <w:lang w:val="fr-FR"/>
        </w:rPr>
      </w:pPr>
    </w:p>
    <w:p w14:paraId="0051647C" w14:textId="77777777" w:rsidR="00984A0F" w:rsidRDefault="00984A0F" w:rsidP="00BB4A32">
      <w:pPr>
        <w:rPr>
          <w:b/>
          <w:lang w:val="fr-FR"/>
        </w:rPr>
      </w:pPr>
    </w:p>
    <w:p w14:paraId="4D888645" w14:textId="77777777" w:rsidR="00984A0F" w:rsidRDefault="00984A0F" w:rsidP="00BB4A32">
      <w:pPr>
        <w:rPr>
          <w:b/>
          <w:lang w:val="fr-FR"/>
        </w:rPr>
      </w:pPr>
    </w:p>
    <w:p w14:paraId="0993D8C4" w14:textId="77777777" w:rsidR="00984A0F" w:rsidRDefault="00984A0F" w:rsidP="00BB4A32">
      <w:pPr>
        <w:rPr>
          <w:b/>
          <w:lang w:val="fr-FR"/>
        </w:rPr>
      </w:pPr>
    </w:p>
    <w:p w14:paraId="07EF94F3" w14:textId="77777777" w:rsidR="00984A0F" w:rsidRDefault="00984A0F" w:rsidP="00BB4A32">
      <w:pPr>
        <w:rPr>
          <w:b/>
          <w:lang w:val="fr-FR"/>
        </w:rPr>
      </w:pPr>
    </w:p>
    <w:p w14:paraId="5B467F66" w14:textId="77777777" w:rsidR="00173F46" w:rsidRPr="00F5012F" w:rsidRDefault="00173F46" w:rsidP="00BB4A32">
      <w:pPr>
        <w:rPr>
          <w:b/>
          <w:lang w:val="fr-FR"/>
        </w:rPr>
      </w:pPr>
      <w:r w:rsidRPr="00F5012F">
        <w:rPr>
          <w:b/>
          <w:lang w:val="fr-FR"/>
        </w:rPr>
        <w:t xml:space="preserve">* </w:t>
      </w:r>
      <w:r w:rsidRPr="00EB4E37">
        <w:rPr>
          <w:rFonts w:hint="eastAsia"/>
          <w:b/>
        </w:rPr>
        <w:t>보안설정</w:t>
      </w:r>
      <w:r w:rsidRPr="00F5012F">
        <w:rPr>
          <w:b/>
          <w:lang w:val="fr-FR"/>
        </w:rPr>
        <w:t xml:space="preserve"> *</w:t>
      </w:r>
    </w:p>
    <w:p w14:paraId="3A925C00" w14:textId="77777777" w:rsidR="00173F46" w:rsidRDefault="00173F46" w:rsidP="00BB4A32">
      <w:pPr>
        <w:rPr>
          <w:color w:val="0070C0"/>
          <w:lang w:val="fr-FR"/>
        </w:rPr>
      </w:pPr>
      <w:r w:rsidRPr="00F5012F">
        <w:rPr>
          <w:lang w:val="fr-FR"/>
        </w:rPr>
        <w:t>[root@</w:t>
      </w:r>
      <w:r w:rsidR="00EA4490">
        <w:rPr>
          <w:lang w:val="fr-FR"/>
        </w:rPr>
        <w:t>jaehyun</w:t>
      </w:r>
      <w:r w:rsidRPr="00F5012F">
        <w:rPr>
          <w:lang w:val="fr-FR"/>
        </w:rPr>
        <w:t xml:space="preserve"> src]# </w:t>
      </w:r>
      <w:r w:rsidRPr="002B7214">
        <w:rPr>
          <w:color w:val="0070C0"/>
          <w:lang w:val="fr-FR"/>
        </w:rPr>
        <w:t>vi /etc/sysconfig/selinux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6527D" w14:paraId="21DF8077" w14:textId="77777777" w:rsidTr="00F6527D">
        <w:tc>
          <w:tcPr>
            <w:tcW w:w="10664" w:type="dxa"/>
          </w:tcPr>
          <w:p w14:paraId="1BE02DB7" w14:textId="0BFF1856" w:rsidR="00F6527D" w:rsidRPr="00D46C76" w:rsidRDefault="00F6527D" w:rsidP="00F6527D">
            <w:pPr>
              <w:rPr>
                <w:lang w:val="fr-FR"/>
              </w:rPr>
            </w:pPr>
            <w:r w:rsidRPr="00D46C76">
              <w:rPr>
                <w:lang w:val="fr-FR"/>
              </w:rPr>
              <w:t># This file controls the state of SELinux on the syst</w:t>
            </w:r>
            <w:r w:rsidR="002A3889">
              <w:rPr>
                <w:lang w:val="fr-FR"/>
              </w:rPr>
              <w:t>em</w:t>
            </w:r>
            <w:r w:rsidRPr="00D46C76">
              <w:rPr>
                <w:lang w:val="fr-FR"/>
              </w:rPr>
              <w:t>.</w:t>
            </w:r>
          </w:p>
          <w:p w14:paraId="0246846D" w14:textId="77777777" w:rsidR="00F6527D" w:rsidRPr="00D46C76" w:rsidRDefault="00F6527D" w:rsidP="00F6527D">
            <w:pPr>
              <w:rPr>
                <w:lang w:val="fr-FR"/>
              </w:rPr>
            </w:pPr>
            <w:r w:rsidRPr="00D46C76">
              <w:rPr>
                <w:lang w:val="fr-FR"/>
              </w:rPr>
              <w:t># SELINUX= can take one of these three values:</w:t>
            </w:r>
          </w:p>
          <w:p w14:paraId="6652ECE3" w14:textId="77777777" w:rsidR="00F6527D" w:rsidRDefault="00F6527D" w:rsidP="00F6527D">
            <w:r>
              <w:t>#       enforcing - SELinux security policy is enforced.</w:t>
            </w:r>
          </w:p>
          <w:p w14:paraId="1656AF84" w14:textId="77777777" w:rsidR="00F6527D" w:rsidRDefault="00F6527D" w:rsidP="00F6527D">
            <w:r>
              <w:t>#       permissive - SELinux prints warnings instead of enforcing.</w:t>
            </w:r>
          </w:p>
          <w:p w14:paraId="1698066A" w14:textId="77777777" w:rsidR="00F6527D" w:rsidRDefault="00F6527D" w:rsidP="00F6527D">
            <w:r>
              <w:t>#       disabled - SELinux is fully disabled.</w:t>
            </w:r>
          </w:p>
          <w:p w14:paraId="613AD178" w14:textId="77777777" w:rsidR="00F6527D" w:rsidRPr="00EB4E37" w:rsidRDefault="00F6527D" w:rsidP="00F6527D">
            <w:pPr>
              <w:rPr>
                <w:color w:val="FF0000"/>
              </w:rPr>
            </w:pPr>
            <w:r w:rsidRPr="00EB4E37">
              <w:rPr>
                <w:color w:val="FF0000"/>
              </w:rPr>
              <w:t>SELINUX=disabled</w:t>
            </w:r>
          </w:p>
          <w:p w14:paraId="2882D4F1" w14:textId="77777777" w:rsidR="00F6527D" w:rsidRDefault="00F6527D" w:rsidP="00F6527D">
            <w:r>
              <w:t># SELINUXTYPE= type of policy in use. Possible values are:</w:t>
            </w:r>
          </w:p>
          <w:p w14:paraId="3E2FEE0E" w14:textId="68CDAE19" w:rsidR="00F6527D" w:rsidRDefault="00F6527D" w:rsidP="00F6527D">
            <w:r>
              <w:t>#       targeted - Only targeted network da</w:t>
            </w:r>
            <w:r w:rsidR="002A3889">
              <w:t>em</w:t>
            </w:r>
            <w:r>
              <w:t>ons are protected.</w:t>
            </w:r>
          </w:p>
          <w:p w14:paraId="4FCC5405" w14:textId="77777777" w:rsidR="00F6527D" w:rsidRDefault="00F6527D" w:rsidP="00F6527D">
            <w:r>
              <w:t>#       strict - Full SELinux protection.</w:t>
            </w:r>
          </w:p>
          <w:p w14:paraId="6CC021D9" w14:textId="77777777" w:rsidR="00F6527D" w:rsidRPr="00F6527D" w:rsidRDefault="00F6527D" w:rsidP="00BB4A32">
            <w:r>
              <w:t>SELINUXTYPE=targeted</w:t>
            </w:r>
          </w:p>
        </w:tc>
      </w:tr>
    </w:tbl>
    <w:p w14:paraId="165007CF" w14:textId="77777777" w:rsidR="00173F46" w:rsidRDefault="00173F46" w:rsidP="00BB4A32"/>
    <w:p w14:paraId="17485AFB" w14:textId="77777777" w:rsidR="00BB32E4" w:rsidRDefault="00BB32E4" w:rsidP="00BB4A32">
      <w:pPr>
        <w:rPr>
          <w:b/>
          <w:bCs/>
          <w:sz w:val="22"/>
          <w:szCs w:val="24"/>
        </w:rPr>
      </w:pPr>
      <w:r w:rsidRPr="00925E48">
        <w:rPr>
          <w:rFonts w:hint="eastAsia"/>
          <w:b/>
          <w:bCs/>
          <w:sz w:val="22"/>
          <w:szCs w:val="24"/>
        </w:rPr>
        <w:t>*</w:t>
      </w:r>
      <w:r w:rsidRPr="00925E48">
        <w:rPr>
          <w:b/>
          <w:bCs/>
          <w:sz w:val="22"/>
          <w:szCs w:val="24"/>
        </w:rPr>
        <w:t xml:space="preserve"> </w:t>
      </w:r>
      <w:r w:rsidR="004E1277" w:rsidRPr="00925E48">
        <w:rPr>
          <w:b/>
          <w:bCs/>
          <w:sz w:val="22"/>
          <w:szCs w:val="24"/>
        </w:rPr>
        <w:t xml:space="preserve">Disable </w:t>
      </w:r>
      <w:r w:rsidRPr="00925E48">
        <w:rPr>
          <w:rFonts w:hint="eastAsia"/>
          <w:b/>
          <w:bCs/>
          <w:sz w:val="22"/>
          <w:szCs w:val="24"/>
        </w:rPr>
        <w:t>F</w:t>
      </w:r>
      <w:r w:rsidRPr="00925E48">
        <w:rPr>
          <w:b/>
          <w:bCs/>
          <w:sz w:val="22"/>
          <w:szCs w:val="24"/>
        </w:rPr>
        <w:t>irewalld Serive</w:t>
      </w:r>
    </w:p>
    <w:p w14:paraId="4DD70D4C" w14:textId="77777777" w:rsidR="00D54F30" w:rsidRPr="00D54F30" w:rsidRDefault="00D54F30" w:rsidP="00BB4A32">
      <w:pPr>
        <w:rPr>
          <w:sz w:val="18"/>
          <w:szCs w:val="20"/>
        </w:rPr>
      </w:pPr>
      <w:r w:rsidRPr="00D54F30">
        <w:rPr>
          <w:rFonts w:hint="eastAsia"/>
          <w:sz w:val="18"/>
          <w:szCs w:val="20"/>
        </w:rPr>
        <w:t>-</w:t>
      </w:r>
      <w:r w:rsidRPr="00D54F30">
        <w:rPr>
          <w:sz w:val="18"/>
          <w:szCs w:val="20"/>
        </w:rPr>
        <w:t xml:space="preserve"> f</w:t>
      </w:r>
      <w:r>
        <w:rPr>
          <w:sz w:val="18"/>
          <w:szCs w:val="20"/>
        </w:rPr>
        <w:t xml:space="preserve">irewalld </w:t>
      </w:r>
      <w:r>
        <w:rPr>
          <w:rFonts w:hint="eastAsia"/>
          <w:sz w:val="18"/>
          <w:szCs w:val="20"/>
        </w:rPr>
        <w:t>데몬</w:t>
      </w:r>
      <w:r>
        <w:rPr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구동 중지</w:t>
      </w:r>
    </w:p>
    <w:p w14:paraId="4E260CB4" w14:textId="18BDF48F" w:rsidR="004E1277" w:rsidRDefault="00925E48" w:rsidP="004E1277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t>[root@shbingtest ~ ]</w:t>
      </w:r>
      <w:r w:rsidR="004E1277" w:rsidRPr="004E1277">
        <w:rPr>
          <w:rFonts w:cs="Calibri" w:hint="eastAsia"/>
          <w:color w:val="333333"/>
          <w:kern w:val="0"/>
          <w:szCs w:val="20"/>
        </w:rPr>
        <w:t xml:space="preserve"># </w:t>
      </w:r>
      <w:r w:rsidR="00097452" w:rsidRPr="00097452">
        <w:rPr>
          <w:rFonts w:cs="Calibri"/>
          <w:color w:val="333333"/>
          <w:kern w:val="0"/>
          <w:szCs w:val="20"/>
        </w:rPr>
        <w:t>systemctl stop firewalld</w:t>
      </w:r>
    </w:p>
    <w:p w14:paraId="24C2250B" w14:textId="77777777" w:rsidR="00D54F30" w:rsidRDefault="00D54F30" w:rsidP="004E1277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</w:p>
    <w:p w14:paraId="4713CDB2" w14:textId="77777777" w:rsidR="00D54F30" w:rsidRPr="004E1277" w:rsidRDefault="00D54F30" w:rsidP="00D54F30">
      <w:pPr>
        <w:rPr>
          <w:sz w:val="18"/>
          <w:szCs w:val="20"/>
        </w:rPr>
      </w:pPr>
      <w:r w:rsidRPr="00D54F30">
        <w:rPr>
          <w:rFonts w:hint="eastAsia"/>
          <w:sz w:val="18"/>
          <w:szCs w:val="20"/>
        </w:rPr>
        <w:t>-</w:t>
      </w:r>
      <w:r w:rsidRPr="00D54F30">
        <w:rPr>
          <w:sz w:val="18"/>
          <w:szCs w:val="20"/>
        </w:rPr>
        <w:t xml:space="preserve"> f</w:t>
      </w:r>
      <w:r>
        <w:rPr>
          <w:sz w:val="18"/>
          <w:szCs w:val="20"/>
        </w:rPr>
        <w:t xml:space="preserve">irewalld </w:t>
      </w:r>
      <w:r>
        <w:rPr>
          <w:rFonts w:hint="eastAsia"/>
          <w:sz w:val="18"/>
          <w:szCs w:val="20"/>
        </w:rPr>
        <w:t>데몬</w:t>
      </w:r>
      <w:r>
        <w:rPr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비활성화</w:t>
      </w:r>
    </w:p>
    <w:p w14:paraId="5DC6F011" w14:textId="66E20055" w:rsidR="004E1277" w:rsidRDefault="00925E48" w:rsidP="004E1277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t>[root@shbingtest ~ ]</w:t>
      </w:r>
      <w:r w:rsidRPr="004E1277">
        <w:rPr>
          <w:rFonts w:cs="Calibri" w:hint="eastAsia"/>
          <w:color w:val="333333"/>
          <w:kern w:val="0"/>
          <w:szCs w:val="20"/>
        </w:rPr>
        <w:t xml:space="preserve"># </w:t>
      </w:r>
      <w:r w:rsidR="00097452" w:rsidRPr="00097452">
        <w:rPr>
          <w:rFonts w:cs="Calibri"/>
          <w:color w:val="333333"/>
          <w:kern w:val="0"/>
          <w:szCs w:val="20"/>
        </w:rPr>
        <w:t>systemctl</w:t>
      </w:r>
      <w:r w:rsidR="004E1277" w:rsidRPr="004E1277">
        <w:rPr>
          <w:rFonts w:cs="Calibri" w:hint="eastAsia"/>
          <w:color w:val="333333"/>
          <w:kern w:val="0"/>
          <w:szCs w:val="20"/>
        </w:rPr>
        <w:t xml:space="preserve"> mask firewalld</w:t>
      </w:r>
    </w:p>
    <w:p w14:paraId="33F4A42D" w14:textId="77777777" w:rsidR="00D54F30" w:rsidRDefault="00D54F30" w:rsidP="004E1277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</w:p>
    <w:p w14:paraId="4B4B30AF" w14:textId="77777777" w:rsidR="00D54F30" w:rsidRPr="004E1277" w:rsidRDefault="00D54F30" w:rsidP="00D54F30">
      <w:pPr>
        <w:rPr>
          <w:sz w:val="18"/>
          <w:szCs w:val="20"/>
        </w:rPr>
      </w:pPr>
      <w:r w:rsidRPr="00D54F30">
        <w:rPr>
          <w:rFonts w:hint="eastAsia"/>
          <w:sz w:val="18"/>
          <w:szCs w:val="20"/>
        </w:rPr>
        <w:t>-</w:t>
      </w:r>
      <w:r w:rsidRPr="00D54F30">
        <w:rPr>
          <w:sz w:val="18"/>
          <w:szCs w:val="20"/>
        </w:rPr>
        <w:t xml:space="preserve"> f</w:t>
      </w:r>
      <w:r>
        <w:rPr>
          <w:sz w:val="18"/>
          <w:szCs w:val="20"/>
        </w:rPr>
        <w:t xml:space="preserve">irewalld </w:t>
      </w:r>
      <w:r>
        <w:rPr>
          <w:rFonts w:hint="eastAsia"/>
          <w:sz w:val="18"/>
          <w:szCs w:val="20"/>
        </w:rPr>
        <w:t>데몬</w:t>
      </w:r>
      <w:r>
        <w:rPr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상태 확인</w:t>
      </w:r>
    </w:p>
    <w:p w14:paraId="1E97775A" w14:textId="1F8B0CCF" w:rsidR="004E1277" w:rsidRDefault="00925E48" w:rsidP="004E1277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t>[root@shbingtest ~ ]</w:t>
      </w:r>
      <w:r w:rsidRPr="004E1277">
        <w:rPr>
          <w:rFonts w:cs="Calibri" w:hint="eastAsia"/>
          <w:color w:val="333333"/>
          <w:kern w:val="0"/>
          <w:szCs w:val="20"/>
        </w:rPr>
        <w:t xml:space="preserve"># </w:t>
      </w:r>
      <w:r w:rsidR="00097452" w:rsidRPr="00097452">
        <w:rPr>
          <w:rFonts w:cs="Calibri"/>
          <w:color w:val="333333"/>
          <w:kern w:val="0"/>
          <w:szCs w:val="20"/>
        </w:rPr>
        <w:t>systemctl</w:t>
      </w:r>
      <w:r w:rsidR="004E1277" w:rsidRPr="004E1277">
        <w:rPr>
          <w:rFonts w:cs="Calibri" w:hint="eastAsia"/>
          <w:color w:val="333333"/>
          <w:kern w:val="0"/>
          <w:szCs w:val="20"/>
        </w:rPr>
        <w:t xml:space="preserve"> status firewalld</w:t>
      </w:r>
    </w:p>
    <w:p w14:paraId="33CA8001" w14:textId="77777777" w:rsidR="004E1277" w:rsidRPr="004E1277" w:rsidRDefault="004E1277" w:rsidP="004E127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 w:rsidRPr="004E1277">
        <w:rPr>
          <w:rFonts w:ascii="Calibri" w:eastAsia="굴림" w:hAnsi="Calibri" w:cs="Calibri"/>
          <w:noProof/>
          <w:kern w:val="0"/>
          <w:sz w:val="22"/>
        </w:rPr>
        <w:drawing>
          <wp:inline distT="0" distB="0" distL="0" distR="0" wp14:anchorId="25CED3FD" wp14:editId="0AA7649C">
            <wp:extent cx="6645910" cy="702945"/>
            <wp:effectExtent l="0" t="0" r="254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64B3" w14:textId="77777777" w:rsidR="004E1277" w:rsidRPr="004E1277" w:rsidRDefault="004E1277" w:rsidP="00BB4A32">
      <w:pPr>
        <w:rPr>
          <w:b/>
          <w:bCs/>
        </w:rPr>
      </w:pPr>
    </w:p>
    <w:p w14:paraId="032D2C07" w14:textId="3BCA36A6" w:rsidR="00AB3BC0" w:rsidRDefault="00925E48" w:rsidP="00925E48">
      <w:pPr>
        <w:rPr>
          <w:rFonts w:cs="Calibri"/>
          <w:b/>
          <w:bCs/>
          <w:sz w:val="22"/>
        </w:rPr>
      </w:pPr>
      <w:r>
        <w:rPr>
          <w:rFonts w:cs="Calibri"/>
          <w:b/>
          <w:bCs/>
          <w:sz w:val="22"/>
        </w:rPr>
        <w:t xml:space="preserve">* </w:t>
      </w:r>
      <w:r w:rsidRPr="00925E48">
        <w:rPr>
          <w:rFonts w:cs="Calibri" w:hint="eastAsia"/>
          <w:b/>
          <w:bCs/>
          <w:sz w:val="22"/>
        </w:rPr>
        <w:t>Install Iptables Service in CentOS/RHEL 7</w:t>
      </w:r>
      <w:r w:rsidR="00C571D2">
        <w:rPr>
          <w:rFonts w:cs="Calibri"/>
          <w:b/>
          <w:bCs/>
          <w:sz w:val="22"/>
        </w:rPr>
        <w:t xml:space="preserve"> - *</w:t>
      </w:r>
    </w:p>
    <w:p w14:paraId="76FECBE7" w14:textId="77777777" w:rsidR="00016DE9" w:rsidRPr="00016DE9" w:rsidRDefault="00016DE9" w:rsidP="00925E48">
      <w:pPr>
        <w:rPr>
          <w:rFonts w:cs="Calibri"/>
          <w:sz w:val="18"/>
          <w:szCs w:val="18"/>
        </w:rPr>
      </w:pPr>
      <w:r w:rsidRPr="00016DE9">
        <w:rPr>
          <w:rFonts w:cs="Calibri"/>
          <w:sz w:val="18"/>
          <w:szCs w:val="18"/>
        </w:rPr>
        <w:t xml:space="preserve">- iptables-services </w:t>
      </w:r>
      <w:r w:rsidRPr="00016DE9">
        <w:rPr>
          <w:rFonts w:cs="Calibri" w:hint="eastAsia"/>
          <w:sz w:val="18"/>
          <w:szCs w:val="18"/>
        </w:rPr>
        <w:t>데몬 설치</w:t>
      </w:r>
    </w:p>
    <w:p w14:paraId="27E14213" w14:textId="77777777" w:rsidR="00925E48" w:rsidRDefault="00925E48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t>[root@shbingtest ~ ]</w:t>
      </w:r>
      <w:r w:rsidRPr="004E1277">
        <w:rPr>
          <w:rFonts w:cs="Calibri" w:hint="eastAsia"/>
          <w:color w:val="333333"/>
          <w:kern w:val="0"/>
          <w:szCs w:val="20"/>
        </w:rPr>
        <w:t xml:space="preserve"># </w:t>
      </w:r>
      <w:r w:rsidRPr="00925E48">
        <w:rPr>
          <w:rFonts w:cs="Calibri" w:hint="eastAsia"/>
          <w:color w:val="333333"/>
          <w:kern w:val="0"/>
          <w:szCs w:val="20"/>
        </w:rPr>
        <w:t>yum -y install iptables-services</w:t>
      </w:r>
    </w:p>
    <w:p w14:paraId="07B0A5B4" w14:textId="77777777" w:rsidR="00016DE9" w:rsidRDefault="00016DE9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</w:p>
    <w:p w14:paraId="1ED192DB" w14:textId="77777777" w:rsidR="00016DE9" w:rsidRPr="00925E48" w:rsidRDefault="00016DE9" w:rsidP="00016DE9">
      <w:pPr>
        <w:rPr>
          <w:rFonts w:cs="Calibri"/>
          <w:sz w:val="18"/>
          <w:szCs w:val="18"/>
        </w:rPr>
      </w:pPr>
      <w:r w:rsidRPr="00016DE9">
        <w:rPr>
          <w:rFonts w:cs="Calibri"/>
          <w:sz w:val="18"/>
          <w:szCs w:val="18"/>
        </w:rPr>
        <w:t xml:space="preserve">- iptables </w:t>
      </w:r>
      <w:r w:rsidRPr="00016DE9">
        <w:rPr>
          <w:rFonts w:cs="Calibri" w:hint="eastAsia"/>
          <w:sz w:val="18"/>
          <w:szCs w:val="18"/>
        </w:rPr>
        <w:t xml:space="preserve">데몬 </w:t>
      </w:r>
      <w:r>
        <w:rPr>
          <w:rFonts w:cs="Calibri" w:hint="eastAsia"/>
          <w:sz w:val="18"/>
          <w:szCs w:val="18"/>
        </w:rPr>
        <w:t>활성화</w:t>
      </w:r>
    </w:p>
    <w:p w14:paraId="68FB9254" w14:textId="44655594" w:rsidR="00925E48" w:rsidRDefault="00925E48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t>[root@shbingtest ~ ]</w:t>
      </w:r>
      <w:r w:rsidRPr="004E1277">
        <w:rPr>
          <w:rFonts w:cs="Calibri" w:hint="eastAsia"/>
          <w:color w:val="333333"/>
          <w:kern w:val="0"/>
          <w:szCs w:val="20"/>
        </w:rPr>
        <w:t xml:space="preserve"># </w:t>
      </w:r>
      <w:r w:rsidR="00097452" w:rsidRPr="00097452">
        <w:rPr>
          <w:rFonts w:cs="Calibri"/>
          <w:color w:val="333333"/>
          <w:kern w:val="0"/>
          <w:szCs w:val="20"/>
        </w:rPr>
        <w:t>systemctl</w:t>
      </w:r>
      <w:r w:rsidRPr="00925E48">
        <w:rPr>
          <w:rFonts w:cs="Calibri" w:hint="eastAsia"/>
          <w:color w:val="333333"/>
          <w:kern w:val="0"/>
          <w:szCs w:val="20"/>
        </w:rPr>
        <w:t xml:space="preserve"> enable iptables</w:t>
      </w:r>
    </w:p>
    <w:p w14:paraId="16299841" w14:textId="77777777" w:rsidR="00016DE9" w:rsidRDefault="00016DE9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</w:p>
    <w:p w14:paraId="54C2B321" w14:textId="77777777" w:rsidR="00016DE9" w:rsidRPr="00925E48" w:rsidRDefault="00016DE9" w:rsidP="00016DE9">
      <w:pPr>
        <w:rPr>
          <w:rFonts w:cs="Calibri"/>
          <w:sz w:val="18"/>
          <w:szCs w:val="18"/>
        </w:rPr>
      </w:pPr>
      <w:r w:rsidRPr="00016DE9">
        <w:rPr>
          <w:rFonts w:cs="Calibri"/>
          <w:sz w:val="18"/>
          <w:szCs w:val="18"/>
        </w:rPr>
        <w:t xml:space="preserve">- iptables </w:t>
      </w:r>
      <w:r w:rsidRPr="00016DE9">
        <w:rPr>
          <w:rFonts w:cs="Calibri" w:hint="eastAsia"/>
          <w:sz w:val="18"/>
          <w:szCs w:val="18"/>
        </w:rPr>
        <w:t xml:space="preserve">데몬 </w:t>
      </w:r>
      <w:r>
        <w:rPr>
          <w:rFonts w:cs="Calibri" w:hint="eastAsia"/>
          <w:sz w:val="18"/>
          <w:szCs w:val="18"/>
        </w:rPr>
        <w:t>구동 시작</w:t>
      </w:r>
    </w:p>
    <w:p w14:paraId="4C5ED7B2" w14:textId="69274ABE" w:rsidR="00925E48" w:rsidRDefault="00925E48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t>[root@shbingtest ~ ]</w:t>
      </w:r>
      <w:r w:rsidRPr="004E1277">
        <w:rPr>
          <w:rFonts w:cs="Calibri" w:hint="eastAsia"/>
          <w:color w:val="333333"/>
          <w:kern w:val="0"/>
          <w:szCs w:val="20"/>
        </w:rPr>
        <w:t>#</w:t>
      </w:r>
      <w:r w:rsidR="00097452" w:rsidRPr="00097452">
        <w:t xml:space="preserve"> </w:t>
      </w:r>
      <w:r w:rsidR="00097452" w:rsidRPr="00097452">
        <w:rPr>
          <w:rFonts w:cs="Calibri"/>
          <w:color w:val="333333"/>
          <w:kern w:val="0"/>
          <w:szCs w:val="20"/>
        </w:rPr>
        <w:t>systemctl</w:t>
      </w:r>
      <w:r w:rsidR="00097452" w:rsidRPr="00097452">
        <w:rPr>
          <w:rFonts w:cs="Calibri" w:hint="eastAsia"/>
          <w:color w:val="333333"/>
          <w:kern w:val="0"/>
          <w:szCs w:val="20"/>
        </w:rPr>
        <w:t xml:space="preserve"> </w:t>
      </w:r>
      <w:r w:rsidRPr="00925E48">
        <w:rPr>
          <w:rFonts w:cs="Calibri" w:hint="eastAsia"/>
          <w:color w:val="333333"/>
          <w:kern w:val="0"/>
          <w:szCs w:val="20"/>
        </w:rPr>
        <w:t>start iptables</w:t>
      </w:r>
    </w:p>
    <w:p w14:paraId="6D85B847" w14:textId="77777777" w:rsidR="00016DE9" w:rsidRDefault="00016DE9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</w:p>
    <w:p w14:paraId="3DFB7C38" w14:textId="77777777" w:rsidR="00016DE9" w:rsidRPr="00016DE9" w:rsidRDefault="00016DE9" w:rsidP="00016DE9">
      <w:pPr>
        <w:rPr>
          <w:rFonts w:cs="Calibri"/>
          <w:sz w:val="18"/>
          <w:szCs w:val="18"/>
        </w:rPr>
      </w:pPr>
      <w:r w:rsidRPr="00016DE9">
        <w:rPr>
          <w:rFonts w:cs="Calibri"/>
          <w:sz w:val="18"/>
          <w:szCs w:val="18"/>
        </w:rPr>
        <w:t xml:space="preserve">- iptables </w:t>
      </w:r>
      <w:r w:rsidRPr="00016DE9">
        <w:rPr>
          <w:rFonts w:cs="Calibri" w:hint="eastAsia"/>
          <w:sz w:val="18"/>
          <w:szCs w:val="18"/>
        </w:rPr>
        <w:t xml:space="preserve">데몬 </w:t>
      </w:r>
      <w:r>
        <w:rPr>
          <w:rFonts w:cs="Calibri" w:hint="eastAsia"/>
          <w:sz w:val="18"/>
          <w:szCs w:val="18"/>
        </w:rPr>
        <w:t>상태 확인</w:t>
      </w:r>
    </w:p>
    <w:p w14:paraId="73D95711" w14:textId="3275F27B" w:rsidR="00925E48" w:rsidRPr="00925E48" w:rsidRDefault="00925E48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t>[root@shbingtest ~ ]</w:t>
      </w:r>
      <w:r w:rsidRPr="004E1277">
        <w:rPr>
          <w:rFonts w:cs="Calibri" w:hint="eastAsia"/>
          <w:color w:val="333333"/>
          <w:kern w:val="0"/>
          <w:szCs w:val="20"/>
        </w:rPr>
        <w:t xml:space="preserve"># </w:t>
      </w:r>
      <w:r w:rsidR="00097452" w:rsidRPr="00097452">
        <w:rPr>
          <w:rFonts w:cs="Calibri"/>
          <w:color w:val="333333"/>
          <w:kern w:val="0"/>
          <w:szCs w:val="20"/>
        </w:rPr>
        <w:t>systemctl</w:t>
      </w:r>
      <w:r w:rsidRPr="00925E48">
        <w:rPr>
          <w:rFonts w:cs="Calibri" w:hint="eastAsia"/>
          <w:color w:val="333333"/>
          <w:kern w:val="0"/>
          <w:szCs w:val="20"/>
        </w:rPr>
        <w:t xml:space="preserve"> status iptables</w:t>
      </w:r>
    </w:p>
    <w:p w14:paraId="73EE2880" w14:textId="77777777" w:rsidR="00925E48" w:rsidRPr="00925E48" w:rsidRDefault="00925E48" w:rsidP="00925E48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 w:rsidRPr="00925E48">
        <w:rPr>
          <w:rFonts w:ascii="Calibri" w:eastAsia="굴림" w:hAnsi="Calibri" w:cs="Calibri"/>
          <w:noProof/>
          <w:kern w:val="0"/>
          <w:sz w:val="22"/>
        </w:rPr>
        <w:drawing>
          <wp:inline distT="0" distB="0" distL="0" distR="0" wp14:anchorId="52CB6407" wp14:editId="5FC93296">
            <wp:extent cx="6645910" cy="1727835"/>
            <wp:effectExtent l="0" t="0" r="254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A420" w14:textId="77777777" w:rsidR="00925E48" w:rsidRPr="00925E48" w:rsidRDefault="00925E48" w:rsidP="00925E48">
      <w:pPr>
        <w:rPr>
          <w:b/>
          <w:bCs/>
          <w:sz w:val="12"/>
          <w:szCs w:val="14"/>
        </w:rPr>
      </w:pPr>
    </w:p>
    <w:p w14:paraId="6B690935" w14:textId="77777777" w:rsidR="00925E48" w:rsidRDefault="00925E48" w:rsidP="00BB4A32"/>
    <w:p w14:paraId="37932F30" w14:textId="77777777" w:rsidR="00173F46" w:rsidRPr="00EB4E37" w:rsidRDefault="00173F46" w:rsidP="00BB4A32">
      <w:pPr>
        <w:rPr>
          <w:b/>
        </w:rPr>
      </w:pPr>
      <w:r w:rsidRPr="00EB4E37">
        <w:rPr>
          <w:b/>
        </w:rPr>
        <w:t xml:space="preserve">* IPTABLES </w:t>
      </w:r>
      <w:r w:rsidRPr="00EB4E37">
        <w:rPr>
          <w:rFonts w:hint="eastAsia"/>
          <w:b/>
        </w:rPr>
        <w:t>수정</w:t>
      </w:r>
      <w:r>
        <w:rPr>
          <w:b/>
        </w:rPr>
        <w:t xml:space="preserve"> *</w:t>
      </w:r>
    </w:p>
    <w:p w14:paraId="248624DF" w14:textId="77777777" w:rsidR="00173F46" w:rsidRDefault="00173F46" w:rsidP="00BB4A32">
      <w:pPr>
        <w:rPr>
          <w:color w:val="0070C0"/>
        </w:rPr>
      </w:pPr>
      <w:r>
        <w:t>[root@</w:t>
      </w:r>
      <w:r w:rsidR="00EA4490">
        <w:t>jaehyun</w:t>
      </w:r>
      <w:r>
        <w:t xml:space="preserve"> ~]# </w:t>
      </w:r>
      <w:r w:rsidRPr="002B7214">
        <w:rPr>
          <w:color w:val="0070C0"/>
        </w:rPr>
        <w:t>vi /etc/sysconfig/iptables</w:t>
      </w:r>
    </w:p>
    <w:p w14:paraId="49415015" w14:textId="77777777" w:rsidR="00AB3BC0" w:rsidRPr="00AB3BC0" w:rsidRDefault="00AB3BC0" w:rsidP="00BB4A32">
      <w:pPr>
        <w:rPr>
          <w:b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D194F" w14:paraId="338AD0FF" w14:textId="77777777" w:rsidTr="002675CD">
        <w:tc>
          <w:tcPr>
            <w:tcW w:w="10456" w:type="dxa"/>
          </w:tcPr>
          <w:p w14:paraId="69AA23FF" w14:textId="5F9D98A8" w:rsidR="00D22384" w:rsidRPr="00D22384" w:rsidRDefault="00D22384" w:rsidP="00D22384">
            <w:r w:rsidRPr="00D22384">
              <w:t># Firewall configuration written by syst</w:t>
            </w:r>
            <w:r w:rsidR="002A3889">
              <w:t>em</w:t>
            </w:r>
            <w:r w:rsidRPr="00D22384">
              <w:t>-config-securitylevel</w:t>
            </w:r>
          </w:p>
          <w:p w14:paraId="3F33DCD5" w14:textId="77777777" w:rsidR="00D22384" w:rsidRPr="00D22384" w:rsidRDefault="00D22384" w:rsidP="00D22384">
            <w:r w:rsidRPr="00D22384">
              <w:t># Manual customization of this file is not recommended.</w:t>
            </w:r>
          </w:p>
          <w:p w14:paraId="43ABA022" w14:textId="77777777" w:rsidR="000015D0" w:rsidRDefault="000015D0" w:rsidP="000015D0">
            <w:r>
              <w:t>*mangle</w:t>
            </w:r>
          </w:p>
          <w:p w14:paraId="2A2B2081" w14:textId="77777777" w:rsidR="000015D0" w:rsidRDefault="000015D0" w:rsidP="000015D0">
            <w:r>
              <w:t>:OUTPUT ACCEPT [0:0]</w:t>
            </w:r>
          </w:p>
          <w:p w14:paraId="538ABAC5" w14:textId="77777777" w:rsidR="000015D0" w:rsidRDefault="000015D0" w:rsidP="000015D0">
            <w:r>
              <w:t># rtp.conf 에 정의된 rtp 포트 범위</w:t>
            </w:r>
          </w:p>
          <w:p w14:paraId="0C2C0377" w14:textId="77777777" w:rsidR="000015D0" w:rsidRDefault="000015D0" w:rsidP="000015D0">
            <w:r>
              <w:t>-A OUTPUT -p udp -m udp --sport 10000:30000 -j DSCP --set-dscp-class ef</w:t>
            </w:r>
          </w:p>
          <w:p w14:paraId="0F8DB54A" w14:textId="77777777" w:rsidR="000015D0" w:rsidRDefault="000015D0" w:rsidP="000015D0">
            <w:r>
              <w:t># 5060 signaling port</w:t>
            </w:r>
          </w:p>
          <w:p w14:paraId="4A708F2E" w14:textId="77777777" w:rsidR="000015D0" w:rsidRDefault="000015D0" w:rsidP="000015D0">
            <w:r>
              <w:t>-A OUTPUT -p udp -m udp --sport 5060 -j DSCP --set-dscp-class ef</w:t>
            </w:r>
          </w:p>
          <w:p w14:paraId="5B31B37F" w14:textId="77777777" w:rsidR="000015D0" w:rsidRDefault="000015D0" w:rsidP="000015D0">
            <w:r>
              <w:t>COMMIT</w:t>
            </w:r>
          </w:p>
          <w:p w14:paraId="1CBFFC89" w14:textId="77777777" w:rsidR="00D22384" w:rsidRPr="00D22384" w:rsidRDefault="00D22384" w:rsidP="00D22384">
            <w:r w:rsidRPr="00D22384">
              <w:t>*filter</w:t>
            </w:r>
          </w:p>
          <w:p w14:paraId="0C47CEBE" w14:textId="77777777" w:rsidR="00D22384" w:rsidRPr="00D22384" w:rsidRDefault="00D22384" w:rsidP="00D22384">
            <w:r w:rsidRPr="00D22384">
              <w:t>:INPUT ACCEPT [0:0]</w:t>
            </w:r>
          </w:p>
          <w:p w14:paraId="39D300A0" w14:textId="77777777" w:rsidR="00D22384" w:rsidRPr="00D22384" w:rsidRDefault="00D22384" w:rsidP="00D22384">
            <w:r w:rsidRPr="00D22384">
              <w:t>:FORWARD ACCEPT [0:0]</w:t>
            </w:r>
          </w:p>
          <w:p w14:paraId="6ECBDD67" w14:textId="77777777" w:rsidR="00D22384" w:rsidRPr="00D22384" w:rsidRDefault="00D22384" w:rsidP="00D22384">
            <w:r w:rsidRPr="00D22384">
              <w:t>:OUTPUT ACCEPT [0:0]</w:t>
            </w:r>
          </w:p>
          <w:p w14:paraId="1DF9AC1C" w14:textId="77777777" w:rsidR="00D22384" w:rsidRPr="00D22384" w:rsidRDefault="00D22384" w:rsidP="00D22384">
            <w:r w:rsidRPr="00D22384">
              <w:t>:RH-Firewall-1-INPUT - [0:0]</w:t>
            </w:r>
          </w:p>
          <w:p w14:paraId="0E4C7309" w14:textId="77777777" w:rsidR="00D22384" w:rsidRPr="00D22384" w:rsidRDefault="00D22384" w:rsidP="00D22384">
            <w:r w:rsidRPr="00D22384">
              <w:t>-A INPUT -j RH-Firewall-1-INPUT</w:t>
            </w:r>
          </w:p>
          <w:p w14:paraId="25E5D0FA" w14:textId="77777777" w:rsidR="00D22384" w:rsidRPr="00D22384" w:rsidRDefault="00D22384" w:rsidP="00D22384">
            <w:r w:rsidRPr="00D22384">
              <w:t>-A FORWARD -j RH-Firewall-1-INPUT</w:t>
            </w:r>
          </w:p>
          <w:p w14:paraId="7C8EBCD7" w14:textId="77777777" w:rsidR="00D22384" w:rsidRPr="00D22384" w:rsidRDefault="00D22384" w:rsidP="00D22384">
            <w:r w:rsidRPr="00D22384">
              <w:t>-A RH-Firewall-1-INPUT -i lo -j ACCEPT</w:t>
            </w:r>
          </w:p>
          <w:p w14:paraId="0AEF82E3" w14:textId="77777777" w:rsidR="00D22384" w:rsidRPr="00D22384" w:rsidRDefault="00D22384" w:rsidP="00D22384">
            <w:r w:rsidRPr="00D22384">
              <w:t>-A RH-Firewall-1-INPUT -p icmp --icmp-type any -j ACCEPT</w:t>
            </w:r>
          </w:p>
          <w:p w14:paraId="217CFED5" w14:textId="77777777" w:rsidR="00D22384" w:rsidRPr="00D22384" w:rsidRDefault="00D22384" w:rsidP="00D22384">
            <w:r w:rsidRPr="00D22384">
              <w:t>-A RH-Firewall-1-INPUT -p 50 -j ACCEPT</w:t>
            </w:r>
          </w:p>
          <w:p w14:paraId="5348E5FA" w14:textId="77777777" w:rsidR="00D22384" w:rsidRPr="00D22384" w:rsidRDefault="00D22384" w:rsidP="00D22384">
            <w:r w:rsidRPr="00D22384">
              <w:t>-A RH-Firewall-1-INPUT -p 51 -j ACCEPT</w:t>
            </w:r>
          </w:p>
          <w:p w14:paraId="2EAB954B" w14:textId="77777777" w:rsidR="00D22384" w:rsidRPr="00D22384" w:rsidRDefault="00D22384" w:rsidP="00D22384">
            <w:r w:rsidRPr="00D22384">
              <w:t>-A RH-Firewall-1-INPUT -p udp --dport 5353 -d 224.0.0.251 -j ACCEPT</w:t>
            </w:r>
          </w:p>
          <w:p w14:paraId="078B2030" w14:textId="77777777" w:rsidR="00D22384" w:rsidRPr="00D22384" w:rsidRDefault="00D22384" w:rsidP="00D22384">
            <w:r w:rsidRPr="00D22384">
              <w:t>-A RH-Firewall-1-INPUT -p udp -m udp --dport 631 -j ACCEPT</w:t>
            </w:r>
          </w:p>
          <w:p w14:paraId="7F5E7EEA" w14:textId="77777777" w:rsidR="00D22384" w:rsidRPr="00D22384" w:rsidRDefault="00D22384" w:rsidP="00D22384">
            <w:r w:rsidRPr="00D22384">
              <w:t>-A RH-Firewall-1-INPUT -p tcp -m tcp --dport 631 -j ACCEPT</w:t>
            </w:r>
          </w:p>
          <w:p w14:paraId="6737E106" w14:textId="77777777" w:rsidR="00D22384" w:rsidRPr="00D22384" w:rsidRDefault="00D22384" w:rsidP="00D22384">
            <w:r w:rsidRPr="00D22384">
              <w:t>-A RH-Firewall-1-INPUT -m state --state ESTABLISHED,RELATED -j ACCEPT</w:t>
            </w:r>
          </w:p>
          <w:p w14:paraId="65C0937F" w14:textId="77777777" w:rsidR="00D22384" w:rsidRPr="00D22384" w:rsidRDefault="00D22384" w:rsidP="00D22384">
            <w:r w:rsidRPr="00D22384">
              <w:t>#-A RH-Firewall-1-INPUT -m state --state NEW -m tcp -p tcp --dport 22 -j ACCEPT</w:t>
            </w:r>
          </w:p>
          <w:p w14:paraId="27E753B1" w14:textId="77777777" w:rsidR="00D22384" w:rsidRDefault="00D22384" w:rsidP="00D22384"/>
          <w:p w14:paraId="70827DFF" w14:textId="77777777" w:rsidR="00D22384" w:rsidRDefault="00D22384" w:rsidP="00D22384">
            <w:r w:rsidRPr="00D22384">
              <w:t>#EICN</w:t>
            </w:r>
          </w:p>
          <w:p w14:paraId="2F6CF38C" w14:textId="0A514F05" w:rsidR="00414280" w:rsidRPr="00414280" w:rsidRDefault="00414280" w:rsidP="00D22384">
            <w:pPr>
              <w:rPr>
                <w:rFonts w:hint="eastAsia"/>
              </w:rPr>
            </w:pPr>
            <w:r w:rsidRPr="00D22384">
              <w:t>-A RH-Firewall-1-INPUT -s 122.49.74.0/28 -m state --st</w:t>
            </w:r>
            <w:r>
              <w:t>ate NEW -m tcp -p tcp --dport 3306</w:t>
            </w:r>
            <w:r w:rsidRPr="00D22384">
              <w:t xml:space="preserve"> -j ACCEPT</w:t>
            </w:r>
          </w:p>
          <w:p w14:paraId="59289187" w14:textId="77777777" w:rsidR="00D22384" w:rsidRPr="00D22384" w:rsidRDefault="00D22384" w:rsidP="00D22384">
            <w:r w:rsidRPr="00D22384">
              <w:t>-A RH-Firewall-1-INPUT -s 122.49.74.0/28 -m state --state NEW -m tcp -p tcp --dport 22 -j ACCEPT</w:t>
            </w:r>
          </w:p>
          <w:p w14:paraId="0463C57C" w14:textId="77777777" w:rsidR="00D22384" w:rsidRPr="00D22384" w:rsidRDefault="00D22384" w:rsidP="00D22384">
            <w:r w:rsidRPr="00D22384">
              <w:t>-A RH-Firewall-1-INPUT -s 122.49.74.0/28 -m state --state NEW -m tcp -p tcp --dport 80 -j ACCEPT</w:t>
            </w:r>
          </w:p>
          <w:p w14:paraId="029BC692" w14:textId="77777777" w:rsidR="00D22384" w:rsidRPr="00D22384" w:rsidRDefault="00D22384" w:rsidP="00D22384">
            <w:r w:rsidRPr="00D22384">
              <w:t>-A RH-Firewall-1-INPUT -s 122.49.74.96/27 -m state --state NEW -m tcp -p tcp --dport 22 -j ACCEPT</w:t>
            </w:r>
          </w:p>
          <w:p w14:paraId="2D1D7C13" w14:textId="77777777" w:rsidR="00D22384" w:rsidRPr="00D22384" w:rsidRDefault="00D22384" w:rsidP="00D22384">
            <w:r w:rsidRPr="00D22384">
              <w:t>-A RH-Firewall-1-INPUT -s 122.49.74.96/27 -m state --state NEW -m tcp -p tcp --dport 80 -j ACCEPT</w:t>
            </w:r>
          </w:p>
          <w:p w14:paraId="5F2D9EBF" w14:textId="77777777" w:rsidR="00DC312A" w:rsidRPr="00D22384" w:rsidRDefault="00DC312A" w:rsidP="00DC312A">
            <w:r w:rsidRPr="00D22384">
              <w:t>-A RH-Firewall-1-INPUT -s BACKUP_SERVER -m state --state NEW -m tcp -p tcp --dport 80 -j ACCEPT</w:t>
            </w:r>
          </w:p>
          <w:p w14:paraId="742FFEEB" w14:textId="77777777" w:rsidR="00DC312A" w:rsidRPr="00D22384" w:rsidRDefault="00DC312A" w:rsidP="00DC312A">
            <w:r w:rsidRPr="00D22384">
              <w:t xml:space="preserve">-A RH-Firewall-1-INPUT -s </w:t>
            </w:r>
            <w:r>
              <w:t>MONIT_SERVER</w:t>
            </w:r>
            <w:r w:rsidRPr="00D22384">
              <w:t xml:space="preserve"> -m state --state NEW -m tcp -p tcp --dport 80 -j ACCEPT</w:t>
            </w:r>
          </w:p>
          <w:p w14:paraId="70536F09" w14:textId="77777777" w:rsidR="00D22384" w:rsidRPr="00D22384" w:rsidRDefault="00D22384" w:rsidP="00D22384">
            <w:r w:rsidRPr="00D22384">
              <w:t xml:space="preserve">-A RH-Firewall-1-INPUT -s 122.49.74.0/28  -m state --state NEW -m tcp -p tcp --dport </w:t>
            </w:r>
            <w:r w:rsidR="002675CD">
              <w:t>8082:8089</w:t>
            </w:r>
            <w:r w:rsidRPr="00D22384">
              <w:t xml:space="preserve"> -j ACCEPT</w:t>
            </w:r>
          </w:p>
          <w:p w14:paraId="4BD79B3D" w14:textId="77777777" w:rsidR="00D22384" w:rsidRDefault="00D22384" w:rsidP="00D22384">
            <w:r w:rsidRPr="00D22384">
              <w:t xml:space="preserve">-A RH-Firewall-1-INPUT -s 122.49.74.96/27  -m state --state NEW -m tcp -p tcp --dport </w:t>
            </w:r>
            <w:r w:rsidR="002675CD">
              <w:t>8082:8089</w:t>
            </w:r>
            <w:r w:rsidR="002675CD" w:rsidRPr="00D22384">
              <w:t xml:space="preserve"> </w:t>
            </w:r>
            <w:r w:rsidRPr="00D22384">
              <w:t>-j ACCEPT</w:t>
            </w:r>
          </w:p>
          <w:p w14:paraId="7EF3D66A" w14:textId="7944D3C9" w:rsidR="00414280" w:rsidRPr="00414280" w:rsidRDefault="00414280" w:rsidP="00D22384">
            <w:pPr>
              <w:rPr>
                <w:rFonts w:hint="eastAsia"/>
              </w:rPr>
            </w:pPr>
            <w:r w:rsidRPr="00D22384">
              <w:t>-A RH-Firewall-1-INPUT -s 192.168.1.0/24 -m state --st</w:t>
            </w:r>
            <w:r>
              <w:t>ate NEW -m tcp -p tcp --dport 3306</w:t>
            </w:r>
            <w:bookmarkStart w:id="60" w:name="_GoBack"/>
            <w:bookmarkEnd w:id="60"/>
            <w:r w:rsidRPr="00D22384">
              <w:t xml:space="preserve"> -j ACCEPT</w:t>
            </w:r>
          </w:p>
          <w:p w14:paraId="296B4D73" w14:textId="77777777" w:rsidR="00D22384" w:rsidRPr="00D22384" w:rsidRDefault="00D22384" w:rsidP="00D22384">
            <w:r w:rsidRPr="00D22384">
              <w:t>-A RH-Firewall-1-INPUT -s 192.168.1.0/24 -m state --state NEW -m tcp -p tcp --dport 22 -j ACCEPT</w:t>
            </w:r>
          </w:p>
          <w:p w14:paraId="148709E6" w14:textId="77777777" w:rsidR="00D22384" w:rsidRPr="00D22384" w:rsidRDefault="00D22384" w:rsidP="00D22384">
            <w:r w:rsidRPr="00D22384">
              <w:t>-A RH-Firewall-1-INPUT -s 192.168.1.0/24 -m state --state NEW -m tcp -p tcp --dport 80 -j ACCEPT</w:t>
            </w:r>
          </w:p>
          <w:p w14:paraId="1B937D38" w14:textId="77777777" w:rsidR="00D22384" w:rsidRPr="00D22384" w:rsidRDefault="00D22384" w:rsidP="00D22384">
            <w:r w:rsidRPr="00D22384">
              <w:t xml:space="preserve">-A RH-Firewall-1-INPUT -s 192.168.1.0/24  -m state --state NEW -m tcp -p tcp --dport </w:t>
            </w:r>
            <w:r w:rsidR="002675CD">
              <w:t>8082:8089</w:t>
            </w:r>
            <w:r w:rsidR="002675CD" w:rsidRPr="00D22384">
              <w:t xml:space="preserve"> </w:t>
            </w:r>
            <w:r w:rsidRPr="00D22384">
              <w:t>-j ACCEPT</w:t>
            </w:r>
          </w:p>
          <w:p w14:paraId="04379DD2" w14:textId="77777777" w:rsidR="00D22384" w:rsidRPr="00D22384" w:rsidRDefault="00D22384" w:rsidP="00D22384"/>
          <w:p w14:paraId="64AE37E9" w14:textId="77777777" w:rsidR="00D22384" w:rsidRPr="00D22384" w:rsidRDefault="00D22384" w:rsidP="00D22384">
            <w:r w:rsidRPr="00D22384">
              <w:t>#HA</w:t>
            </w:r>
          </w:p>
          <w:p w14:paraId="0AA3CF72" w14:textId="77777777" w:rsidR="00D22384" w:rsidRPr="00D22384" w:rsidRDefault="00D22384" w:rsidP="00D22384">
            <w:r w:rsidRPr="00D22384">
              <w:t>-A RH-Firewall-1-INPUT -i eth1 -j ACCEPT</w:t>
            </w:r>
          </w:p>
          <w:p w14:paraId="495A0E2C" w14:textId="77777777" w:rsidR="00D22384" w:rsidRPr="00D22384" w:rsidRDefault="00D22384" w:rsidP="00D22384">
            <w:r w:rsidRPr="00D22384">
              <w:t>-A RH-Firewall-1-INPUT -i eth0 -p udp -m udp --dport 694 -j ACCEPT</w:t>
            </w:r>
          </w:p>
          <w:p w14:paraId="1EDE8BF2" w14:textId="14528819" w:rsidR="00D22384" w:rsidRDefault="00D22384" w:rsidP="00D22384">
            <w:pPr>
              <w:rPr>
                <w:ins w:id="61" w:author="정해원" w:date="2023-06-01T13:27:00Z"/>
              </w:rPr>
            </w:pPr>
          </w:p>
          <w:p w14:paraId="5262A61E" w14:textId="1BDAB956" w:rsidR="00D235B9" w:rsidRDefault="00D235B9" w:rsidP="00D22384">
            <w:pPr>
              <w:rPr>
                <w:ins w:id="62" w:author="정해원" w:date="2023-06-01T13:27:00Z"/>
              </w:rPr>
            </w:pPr>
            <w:ins w:id="63" w:author="정해원" w:date="2023-06-01T13:27:00Z">
              <w:r>
                <w:rPr>
                  <w:rFonts w:hint="eastAsia"/>
                </w:rPr>
                <w:t>#</w:t>
              </w:r>
              <w:r>
                <w:t>message hub</w:t>
              </w:r>
            </w:ins>
          </w:p>
          <w:p w14:paraId="286E980A" w14:textId="5E13942A" w:rsidR="00D235B9" w:rsidRPr="00D22384" w:rsidRDefault="00D235B9" w:rsidP="00D235B9">
            <w:pPr>
              <w:rPr>
                <w:ins w:id="64" w:author="정해원" w:date="2023-06-01T13:27:00Z"/>
              </w:rPr>
            </w:pPr>
            <w:ins w:id="65" w:author="정해원" w:date="2023-06-01T13:27:00Z">
              <w:r w:rsidRPr="00D22384">
                <w:t xml:space="preserve">-A RH-Firewall-1-INPUT -s </w:t>
              </w:r>
              <w:r>
                <w:t>3.38.76.80</w:t>
              </w:r>
              <w:r w:rsidRPr="00D22384">
                <w:t xml:space="preserve"> -m state --state NEW -m tcp -p tcp --dport </w:t>
              </w:r>
            </w:ins>
            <w:ins w:id="66" w:author="정해원" w:date="2023-06-01T13:28:00Z">
              <w:r>
                <w:t>8300</w:t>
              </w:r>
            </w:ins>
            <w:ins w:id="67" w:author="정해원" w:date="2023-06-01T13:27:00Z">
              <w:r w:rsidRPr="00D22384">
                <w:t xml:space="preserve"> -j ACCEPT</w:t>
              </w:r>
            </w:ins>
          </w:p>
          <w:p w14:paraId="35CB790C" w14:textId="3644CA61" w:rsidR="00D235B9" w:rsidRPr="00D22384" w:rsidRDefault="00D235B9" w:rsidP="00D235B9">
            <w:pPr>
              <w:rPr>
                <w:ins w:id="68" w:author="정해원" w:date="2023-06-01T13:27:00Z"/>
              </w:rPr>
            </w:pPr>
            <w:ins w:id="69" w:author="정해원" w:date="2023-06-01T13:27:00Z">
              <w:r w:rsidRPr="00D22384">
                <w:t xml:space="preserve">-A RH-Firewall-1-INPUT -s </w:t>
              </w:r>
              <w:r>
                <w:t>3.36.221.48</w:t>
              </w:r>
              <w:r w:rsidRPr="00D22384">
                <w:t xml:space="preserve"> -m state --state NEW -m tcp -p tcp --dport </w:t>
              </w:r>
            </w:ins>
            <w:ins w:id="70" w:author="정해원" w:date="2023-06-01T13:28:00Z">
              <w:r>
                <w:t>8300</w:t>
              </w:r>
            </w:ins>
            <w:ins w:id="71" w:author="정해원" w:date="2023-06-01T13:27:00Z">
              <w:r w:rsidRPr="00D22384">
                <w:t xml:space="preserve"> -j ACCEPT</w:t>
              </w:r>
            </w:ins>
          </w:p>
          <w:p w14:paraId="7C39812B" w14:textId="77777777" w:rsidR="00D235B9" w:rsidRPr="00D22384" w:rsidRDefault="00D235B9" w:rsidP="00D22384"/>
          <w:p w14:paraId="5AAB9436" w14:textId="77777777" w:rsidR="00D22384" w:rsidRPr="00D22384" w:rsidRDefault="00D22384" w:rsidP="00D22384">
            <w:r w:rsidRPr="00D22384">
              <w:t>#TTS</w:t>
            </w:r>
          </w:p>
          <w:p w14:paraId="0361B888" w14:textId="77777777" w:rsidR="00D22384" w:rsidRPr="00D22384" w:rsidRDefault="00A26602" w:rsidP="00D22384">
            <w:r>
              <w:rPr>
                <w:rFonts w:hint="eastAsia"/>
              </w:rPr>
              <w:t>#</w:t>
            </w:r>
            <w:r w:rsidR="00D22384" w:rsidRPr="00D22384">
              <w:t>-A RH-Firewall-1-INPUT -s 122.49.74.0/28 -m state --state NEW -m tcp -p tcp --dport 6789 -j ACCEPT</w:t>
            </w:r>
          </w:p>
          <w:p w14:paraId="56F0F5DF" w14:textId="77777777" w:rsidR="00D22384" w:rsidRPr="00D22384" w:rsidRDefault="00A26602" w:rsidP="00D22384">
            <w:r>
              <w:rPr>
                <w:rFonts w:hint="eastAsia"/>
              </w:rPr>
              <w:t>#</w:t>
            </w:r>
            <w:r w:rsidR="00D22384" w:rsidRPr="00D22384">
              <w:t>-A RH-Firewall-1-INPUT -s 122.49.74.96/27 -m state --state NEW -m tcp -p tcp --dport 6789 -j ACCEPT</w:t>
            </w:r>
          </w:p>
          <w:p w14:paraId="75155C40" w14:textId="77777777" w:rsidR="00D22384" w:rsidRPr="00D22384" w:rsidRDefault="00A26602" w:rsidP="00D22384">
            <w:r>
              <w:rPr>
                <w:rFonts w:hint="eastAsia"/>
              </w:rPr>
              <w:t>#</w:t>
            </w:r>
            <w:r w:rsidR="00D22384" w:rsidRPr="00D22384">
              <w:t>-A RH-Firewall-1-INPUT -s 192.168.1.0/24 -m state --state NEW -m tcp -p tcp --dport 6789 -j ACCEPT</w:t>
            </w:r>
          </w:p>
          <w:p w14:paraId="4F810733" w14:textId="77777777" w:rsidR="00D22384" w:rsidRPr="00D22384" w:rsidRDefault="00D22384" w:rsidP="00D22384"/>
          <w:p w14:paraId="23FE046C" w14:textId="77777777" w:rsidR="00D22384" w:rsidRPr="00D22384" w:rsidRDefault="00D22384" w:rsidP="00D22384">
            <w:r w:rsidRPr="00D22384">
              <w:t>#FOR VOIP</w:t>
            </w:r>
          </w:p>
          <w:p w14:paraId="62FC755B" w14:textId="77777777" w:rsidR="00D22384" w:rsidRPr="00D22384" w:rsidRDefault="00D22384" w:rsidP="00D22384">
            <w:r w:rsidRPr="00D22384">
              <w:t>-A RH-Firewall-1-INPUT -s 122.49.74.0/28 -m state --state NEW -m udp -p udp --dport 5060 -j ACCEPT</w:t>
            </w:r>
          </w:p>
          <w:p w14:paraId="0A2F00E6" w14:textId="77777777" w:rsidR="00D22384" w:rsidRPr="00D22384" w:rsidRDefault="00D22384" w:rsidP="00D22384">
            <w:r w:rsidRPr="00D22384">
              <w:t>-A RH-Firewall-1-INPUT -s 122.49.74.96/27 -m state --state NEW -m udp -p udp --dport 5060 -j ACCEPT</w:t>
            </w:r>
          </w:p>
          <w:p w14:paraId="48422D0E" w14:textId="77777777" w:rsidR="00D22384" w:rsidRPr="00D22384" w:rsidRDefault="00D22384" w:rsidP="00D22384">
            <w:r w:rsidRPr="00D22384">
              <w:t>-A RH-Firewall-1-INPUT -s 192.168.1.0/24 -m state --state NEW -m udp -p udp --dport 5060 -j ACCEPT</w:t>
            </w:r>
          </w:p>
          <w:p w14:paraId="2DC74016" w14:textId="77777777" w:rsidR="00D22384" w:rsidRPr="00D22384" w:rsidRDefault="00D22384" w:rsidP="00D22384">
            <w:r w:rsidRPr="00D22384">
              <w:t>-A RH-Firewall-1-INPUT -s gw.eicn  -m state --state NEW -m udp -p udp --dport 5060 -j ACCEPT</w:t>
            </w:r>
          </w:p>
          <w:p w14:paraId="4FF26934" w14:textId="77777777" w:rsidR="00D22384" w:rsidRPr="00D22384" w:rsidRDefault="00D22384" w:rsidP="00D22384">
            <w:r w:rsidRPr="00D22384">
              <w:t>-A RH-Firewall-1-INPUT -s gw2.eicn  -m state --state NEW -m udp -p udp --dport 5060 -j ACCEPT</w:t>
            </w:r>
          </w:p>
          <w:p w14:paraId="21BAC83C" w14:textId="77777777" w:rsidR="00D22384" w:rsidRDefault="00D22384" w:rsidP="00D22384">
            <w:r w:rsidRPr="00D22384">
              <w:t>-A RH-Firewall-1-INPUT -s gw3.eicn  -m state --state NEW -m udp -p udp --dport 5060 -j ACCEPT</w:t>
            </w:r>
          </w:p>
          <w:p w14:paraId="15A05F32" w14:textId="77777777" w:rsidR="00D22384" w:rsidRPr="00D22384" w:rsidRDefault="00D22384" w:rsidP="00D22384">
            <w:r w:rsidRPr="00D22384">
              <w:t>-A RH-Firewall-1-INPUT -p udp -m udp --dport 10000:30000 -j ACCEPT</w:t>
            </w:r>
          </w:p>
          <w:p w14:paraId="4470B9E3" w14:textId="77777777" w:rsidR="00D22384" w:rsidRPr="00D22384" w:rsidRDefault="00D22384" w:rsidP="00D22384">
            <w:r w:rsidRPr="00D22384">
              <w:t>-A RH-Firewall-1-INPUT -j REJECT --reject-with icmp-host-prohibited</w:t>
            </w:r>
          </w:p>
          <w:p w14:paraId="33980033" w14:textId="77777777" w:rsidR="00D22384" w:rsidRPr="00D22384" w:rsidRDefault="00D22384" w:rsidP="00D22384"/>
          <w:p w14:paraId="694C69FC" w14:textId="77777777" w:rsidR="00BD194F" w:rsidRPr="00D22384" w:rsidRDefault="00D22384" w:rsidP="00D22384">
            <w:r w:rsidRPr="00D22384">
              <w:t>COMMIT</w:t>
            </w:r>
          </w:p>
        </w:tc>
      </w:tr>
      <w:tr w:rsidR="00AB3BC0" w14:paraId="4D503DCD" w14:textId="77777777" w:rsidTr="002675CD">
        <w:tc>
          <w:tcPr>
            <w:tcW w:w="10456" w:type="dxa"/>
          </w:tcPr>
          <w:p w14:paraId="6F80A86A" w14:textId="77777777" w:rsidR="00AB3BC0" w:rsidRPr="00AB3BC0" w:rsidRDefault="00AB3BC0" w:rsidP="00D22384">
            <w:pPr>
              <w:rPr>
                <w:b/>
              </w:rPr>
            </w:pPr>
            <w:r>
              <w:rPr>
                <w:rFonts w:hint="eastAsia"/>
                <w:b/>
              </w:rPr>
              <w:t>##</w:t>
            </w:r>
            <w:r w:rsidRPr="00AB3BC0">
              <w:rPr>
                <w:rFonts w:hint="eastAsia"/>
                <w:b/>
              </w:rPr>
              <w:t>분리형 WEB</w:t>
            </w:r>
            <w:r w:rsidRPr="00AB3BC0">
              <w:rPr>
                <w:b/>
              </w:rPr>
              <w:t xml:space="preserve"> </w:t>
            </w:r>
            <w:r w:rsidRPr="00AB3BC0">
              <w:rPr>
                <w:rFonts w:hint="eastAsia"/>
                <w:b/>
              </w:rPr>
              <w:t>추가내용</w:t>
            </w:r>
          </w:p>
          <w:p w14:paraId="35C9EC49" w14:textId="758E0C5D" w:rsidR="00AB3BC0" w:rsidRDefault="00AB3BC0" w:rsidP="00AB3BC0">
            <w:r>
              <w:t>#IPCC SYST</w:t>
            </w:r>
            <w:r w:rsidR="002A3889">
              <w:t>EM</w:t>
            </w:r>
            <w:r>
              <w:t xml:space="preserve"> PORT</w:t>
            </w:r>
          </w:p>
          <w:p w14:paraId="1E7A7713" w14:textId="77777777" w:rsidR="00AB3BC0" w:rsidRDefault="00AB3BC0" w:rsidP="00AB3BC0">
            <w:r>
              <w:t>-A RH-Firewall-1-INPUT -s PBX_VIP -m state --state NEW -m tcp -p tcp --dport 3306 -j ACCEPT</w:t>
            </w:r>
          </w:p>
          <w:p w14:paraId="5B36E37A" w14:textId="77777777" w:rsidR="00AB3BC0" w:rsidRDefault="00AB3BC0" w:rsidP="00AB3BC0">
            <w:r>
              <w:t>-A RH-Firewall-1-INPUT -s PBX1 -m state --state NEW -m tcp -p tcp --dport 3306 -j ACCEPT</w:t>
            </w:r>
          </w:p>
          <w:p w14:paraId="63C19569" w14:textId="77777777" w:rsidR="00AB3BC0" w:rsidRDefault="00AB3BC0" w:rsidP="00AB3BC0">
            <w:r>
              <w:t>-A RH-Firewall-1-INPUT -s PBX2 -m state --state NEW -m tcp -p tcp --dport 3306 -j ACCEPT</w:t>
            </w:r>
          </w:p>
          <w:p w14:paraId="148DD209" w14:textId="77777777" w:rsidR="00AB3BC0" w:rsidRDefault="00AB3BC0" w:rsidP="00AB3BC0">
            <w:r>
              <w:t>-A RH-Firewall-1-INPUT -s RECORD_SERVER -m state --state NEW -m tcp -p tcp --dport 3306 -j ACCEPT</w:t>
            </w:r>
          </w:p>
          <w:p w14:paraId="1FBF6489" w14:textId="77777777" w:rsidR="00AB3BC0" w:rsidRDefault="00AB3BC0" w:rsidP="00AB3BC0"/>
          <w:p w14:paraId="0C809744" w14:textId="77777777" w:rsidR="00AB3BC0" w:rsidRDefault="00AB3BC0" w:rsidP="00AB3BC0">
            <w:r>
              <w:t>-A RH-Firewall-1-INPUT -s PBX_VIP -m state --state NEW -m tcp -p tcp --dport 80 -j ACCEPT</w:t>
            </w:r>
          </w:p>
          <w:p w14:paraId="3C37C7B9" w14:textId="77777777" w:rsidR="00AB3BC0" w:rsidRDefault="00AB3BC0" w:rsidP="00AB3BC0">
            <w:r>
              <w:t>-A RH-Firewall-1-INPUT -s PBX1 -m state --state NEW -m tcp -p tcp --dport 80 -j ACCEPT</w:t>
            </w:r>
          </w:p>
          <w:p w14:paraId="42F5CAA4" w14:textId="77777777" w:rsidR="00AB3BC0" w:rsidRDefault="00AB3BC0" w:rsidP="00AB3BC0">
            <w:r>
              <w:t>-A RH-Firewall-1-INPUT -s PBX2 -m state --state NEW -m tcp -p tcp --dport 80 -j ACCEPT</w:t>
            </w:r>
          </w:p>
          <w:p w14:paraId="6A6BC586" w14:textId="77777777" w:rsidR="00AB3BC0" w:rsidRDefault="00AB3BC0" w:rsidP="00AB3BC0">
            <w:r>
              <w:t>-A RH-Firewall-1-INPUT -s RECORD_SERVER -m state --state NEW -m tcp -p tcp --dport 80 -j ACCEPT</w:t>
            </w:r>
          </w:p>
          <w:p w14:paraId="43859E9D" w14:textId="77777777" w:rsidR="00AB3BC0" w:rsidRDefault="00AB3BC0" w:rsidP="00AB3BC0"/>
          <w:p w14:paraId="7822CD51" w14:textId="77777777" w:rsidR="00AD5013" w:rsidRDefault="00AD5013" w:rsidP="00AD5013">
            <w:r>
              <w:t>-A RH-Firewall-1-INPUT -s PBX_VIP -m state --state NEW -m tcp -p tcp --dport 22 -j ACCEPT</w:t>
            </w:r>
          </w:p>
          <w:p w14:paraId="6A2B85EC" w14:textId="77777777" w:rsidR="00AD5013" w:rsidRDefault="00AD5013" w:rsidP="00AD5013">
            <w:r>
              <w:t>-A RH-Firewall-1-INPUT -s PBX1 -m state --state NEW -m tcp -p tcp --dport 22 -j ACCEPT</w:t>
            </w:r>
          </w:p>
          <w:p w14:paraId="22BDA559" w14:textId="77777777" w:rsidR="00056FA7" w:rsidRDefault="00AD5013" w:rsidP="00AD5013">
            <w:r>
              <w:t>-A RH-Firewall-1-INPUT -s PBX2 -m state --state NEW -m tcp -p tcp --dport 22 -j ACCEPT</w:t>
            </w:r>
          </w:p>
          <w:p w14:paraId="607D0F69" w14:textId="77777777" w:rsidR="00AD5013" w:rsidRDefault="00AD5013" w:rsidP="00AD5013">
            <w:r>
              <w:t>-A RH-Firewall-1-INPUT -s RECORD_SERVER -m state --state NEW -m tcp -p tcp --dport 22 -j ACCEPT</w:t>
            </w:r>
          </w:p>
          <w:p w14:paraId="38C5254F" w14:textId="77777777" w:rsidR="00056FA7" w:rsidRDefault="00056FA7" w:rsidP="00AD5013"/>
          <w:p w14:paraId="7E350C54" w14:textId="77777777" w:rsidR="00056FA7" w:rsidRDefault="00056FA7" w:rsidP="00056FA7">
            <w:r>
              <w:t>-A RH-Firewall-1-INPUT -s PBX_VIP -m state --state NEW -m tcp -p tcp --dport 7081:7089 -j ACCEPT</w:t>
            </w:r>
          </w:p>
          <w:p w14:paraId="54270167" w14:textId="77777777" w:rsidR="00056FA7" w:rsidRDefault="00056FA7" w:rsidP="00056FA7">
            <w:r>
              <w:t>-A RH-Firewall-1-INPUT -s PBX1 -m state --state NEW -m tcp -p tcp --dport 7081:7089 -j ACCEPT</w:t>
            </w:r>
          </w:p>
          <w:p w14:paraId="776DB53D" w14:textId="77777777" w:rsidR="00056FA7" w:rsidRDefault="00056FA7" w:rsidP="00056FA7">
            <w:r>
              <w:t>-A RH-Firewall-1-INPUT -s PBX2 -m state --state NEW -m tcp -p tcp --dport 7081:7089 -j ACCEPT</w:t>
            </w:r>
          </w:p>
          <w:p w14:paraId="46CEE9C8" w14:textId="77777777" w:rsidR="00AD5013" w:rsidRPr="00056FA7" w:rsidRDefault="00AD5013" w:rsidP="00AB3BC0"/>
          <w:p w14:paraId="0AEB8AFB" w14:textId="77777777" w:rsidR="00AB3BC0" w:rsidRDefault="00AB3BC0" w:rsidP="00AB3BC0">
            <w:r>
              <w:t>#PBX_rsync</w:t>
            </w:r>
          </w:p>
          <w:p w14:paraId="093F7330" w14:textId="77777777" w:rsidR="00AB3BC0" w:rsidRDefault="00AB3BC0" w:rsidP="00AB3BC0">
            <w:r>
              <w:t>-A RH-Firewall-1-INPUT -s PBX1 -m state --state NEW -m tcp -p tcp --dport 873 -j ACCEPT</w:t>
            </w:r>
          </w:p>
          <w:p w14:paraId="6232AE29" w14:textId="77777777" w:rsidR="00AB3BC0" w:rsidRPr="00D22384" w:rsidRDefault="00AB3BC0" w:rsidP="00AB3BC0">
            <w:r>
              <w:t>-A RH-Firewall-1-INPUT -s PBX1 -m state --state NEW -m udp -p udp --dport 873 -j ACCEPT</w:t>
            </w:r>
          </w:p>
        </w:tc>
      </w:tr>
      <w:tr w:rsidR="00AB3BC0" w14:paraId="0CB0807C" w14:textId="77777777" w:rsidTr="002675CD">
        <w:tc>
          <w:tcPr>
            <w:tcW w:w="10456" w:type="dxa"/>
          </w:tcPr>
          <w:p w14:paraId="1A5FB253" w14:textId="77777777" w:rsidR="00AB3BC0" w:rsidRPr="00AB3BC0" w:rsidRDefault="00AB3BC0" w:rsidP="00AB3BC0">
            <w:pPr>
              <w:rPr>
                <w:b/>
              </w:rPr>
            </w:pPr>
            <w:r>
              <w:rPr>
                <w:rFonts w:hint="eastAsia"/>
                <w:b/>
              </w:rPr>
              <w:t>##</w:t>
            </w:r>
            <w:r w:rsidRPr="00AB3BC0">
              <w:rPr>
                <w:rFonts w:hint="eastAsia"/>
                <w:b/>
              </w:rPr>
              <w:t xml:space="preserve">분리형 </w:t>
            </w:r>
            <w:r>
              <w:rPr>
                <w:rFonts w:hint="eastAsia"/>
                <w:b/>
              </w:rPr>
              <w:t>PBX</w:t>
            </w:r>
            <w:r w:rsidRPr="00AB3BC0">
              <w:rPr>
                <w:b/>
              </w:rPr>
              <w:t xml:space="preserve"> </w:t>
            </w:r>
            <w:r w:rsidRPr="00AB3BC0">
              <w:rPr>
                <w:rFonts w:hint="eastAsia"/>
                <w:b/>
              </w:rPr>
              <w:t>추가내용</w:t>
            </w:r>
          </w:p>
          <w:p w14:paraId="6448CD40" w14:textId="121B4332" w:rsidR="00AB3BC0" w:rsidRDefault="00AB3BC0" w:rsidP="00AB3BC0">
            <w:r>
              <w:t>#IPCC SYST</w:t>
            </w:r>
            <w:r w:rsidR="002A3889">
              <w:t>EM</w:t>
            </w:r>
            <w:r>
              <w:t xml:space="preserve"> PORT</w:t>
            </w:r>
          </w:p>
          <w:p w14:paraId="57F70BCE" w14:textId="77777777" w:rsidR="00AB3BC0" w:rsidRDefault="00AB3BC0" w:rsidP="00AB3BC0">
            <w:r>
              <w:t>-A RH-Firewall-1-INPUT -s WEB_VIP -m state --state NEW -m tcp -p tcp --dport 3306 -j ACCEPT</w:t>
            </w:r>
          </w:p>
          <w:p w14:paraId="3B8CCBD5" w14:textId="77777777" w:rsidR="00AB3BC0" w:rsidRDefault="00AB3BC0" w:rsidP="00AB3BC0">
            <w:r>
              <w:t>-A RH-Firewall-1-INPUT -s WEB1 -m state --state NEW -m tcp -p tcp --dport 3306 -j ACCEPT</w:t>
            </w:r>
          </w:p>
          <w:p w14:paraId="237476BC" w14:textId="77777777" w:rsidR="00AB3BC0" w:rsidRDefault="00AB3BC0" w:rsidP="00AB3BC0">
            <w:r>
              <w:t>-A RH-Firewall-1-INPUT -s WEB2 -m state --state NEW -m tcp -p tcp --dport 3306 -j ACCEPT</w:t>
            </w:r>
          </w:p>
          <w:p w14:paraId="45FBC14B" w14:textId="77777777" w:rsidR="00AB3BC0" w:rsidRDefault="00AB3BC0" w:rsidP="00AB3BC0">
            <w:r>
              <w:t>-A RH-Firewall-1-INPUT -s RECORD_SERVER -m state --state NEW -m tcp -p tcp --dport 3306 -j ACCEPT</w:t>
            </w:r>
          </w:p>
          <w:p w14:paraId="66334085" w14:textId="77777777" w:rsidR="00AB3BC0" w:rsidRDefault="00AB3BC0" w:rsidP="00AB3BC0"/>
          <w:p w14:paraId="573F2C32" w14:textId="77777777" w:rsidR="00AB3BC0" w:rsidRDefault="00AB3BC0" w:rsidP="00AB3BC0">
            <w:r>
              <w:t>-A RH-Firewall-1-INPUT -s WEB_VIP -m state --state NEW -m tcp -p tcp --dport 80 -j ACCEPT</w:t>
            </w:r>
          </w:p>
          <w:p w14:paraId="2D8F5A00" w14:textId="77777777" w:rsidR="00AB3BC0" w:rsidRDefault="00AB3BC0" w:rsidP="00AB3BC0">
            <w:r>
              <w:t>-A RH-Firewall-1-INPUT -s WEB1 -m state --state NEW -m tcp -p tcp --dport 80 -j ACCEPT</w:t>
            </w:r>
          </w:p>
          <w:p w14:paraId="6F7C71B0" w14:textId="77777777" w:rsidR="00AB3BC0" w:rsidRDefault="00AB3BC0" w:rsidP="00AB3BC0">
            <w:r>
              <w:t>-A RH-Firewall-1-INPUT -s WEB2 -m state --state NEW -m tcp -p tcp --dport 80 -j ACCEPT</w:t>
            </w:r>
          </w:p>
          <w:p w14:paraId="142255EA" w14:textId="77777777" w:rsidR="00AB3BC0" w:rsidRDefault="00AB3BC0" w:rsidP="00AB3BC0">
            <w:r>
              <w:t>-A RH-Firewall-1-INPUT -s RECORD_SERVER -m state --state NEW -m tcp -p tcp --dport 80 -j ACCEPT</w:t>
            </w:r>
          </w:p>
          <w:p w14:paraId="0446B7EB" w14:textId="77777777" w:rsidR="00AD5013" w:rsidRDefault="00AD5013" w:rsidP="00AB3BC0"/>
          <w:p w14:paraId="280A77E8" w14:textId="77777777" w:rsidR="00AD5013" w:rsidRDefault="00AD5013" w:rsidP="00AD5013">
            <w:r>
              <w:t>-A RH-Firewall-1-INPUT -s WEB_VIP -m state --state NEW -m tcp -p tcp --dport 22 -j ACCEPT</w:t>
            </w:r>
          </w:p>
          <w:p w14:paraId="34A6C856" w14:textId="77777777" w:rsidR="00AD5013" w:rsidRDefault="00AD5013" w:rsidP="00AD5013">
            <w:r>
              <w:t>-A RH-Firewall-1-INPUT -s WEB1 -m state --state NEW -m tcp -p tcp --dport 22 -j ACCEPT</w:t>
            </w:r>
          </w:p>
          <w:p w14:paraId="7D6068E6" w14:textId="77777777" w:rsidR="00AD5013" w:rsidRDefault="00AD5013" w:rsidP="00AD5013">
            <w:r>
              <w:t>-A RH-Firewall-1-INPUT -s WEB2 -m state --state NEW -m tcp -p tcp --dport 22 -j ACCEPT</w:t>
            </w:r>
          </w:p>
          <w:p w14:paraId="76A541B4" w14:textId="77777777" w:rsidR="00AD5013" w:rsidRDefault="00AD5013" w:rsidP="00AD5013">
            <w:r>
              <w:t>-A RH-Firewall-1-INPUT -s RECORD_SERVER -m state --state NEW -m tcp -p tcp --dport 22 -j ACCEPT</w:t>
            </w:r>
          </w:p>
          <w:p w14:paraId="3CD683DD" w14:textId="77777777" w:rsidR="00056FA7" w:rsidRDefault="00056FA7" w:rsidP="00AD5013"/>
          <w:p w14:paraId="0C8D774D" w14:textId="77777777" w:rsidR="00056FA7" w:rsidRDefault="00056FA7" w:rsidP="00056FA7">
            <w:r>
              <w:t>-A RH-Firewall-1-INPUT -s WEB_VIP -m state --state NEW -m tcp -p tcp --dport 6081:6089 -j ACCEPT</w:t>
            </w:r>
          </w:p>
          <w:p w14:paraId="2A26796D" w14:textId="77777777" w:rsidR="00056FA7" w:rsidRDefault="00056FA7" w:rsidP="00056FA7">
            <w:r>
              <w:t>-A RH-Firewall-1-INPUT -s WEB1 -m state --state NEW -m tcp -p tcp --dport 6081:6089 -j ACCEPT</w:t>
            </w:r>
          </w:p>
          <w:p w14:paraId="210D03C5" w14:textId="77777777" w:rsidR="00056FA7" w:rsidRDefault="00056FA7" w:rsidP="00056FA7">
            <w:r>
              <w:t>-A RH-Firewall-1-INPUT -s WEB2 -m state --state NEW -m tcp -p tcp --dport 6081:6089 -j ACCEPT</w:t>
            </w:r>
          </w:p>
          <w:p w14:paraId="0B5666C0" w14:textId="77777777" w:rsidR="00AD5013" w:rsidRPr="00AB3BC0" w:rsidRDefault="00AD5013" w:rsidP="00AD5013"/>
        </w:tc>
      </w:tr>
      <w:tr w:rsidR="00AB3BC0" w14:paraId="4EFE1799" w14:textId="77777777" w:rsidTr="002675CD">
        <w:tc>
          <w:tcPr>
            <w:tcW w:w="10456" w:type="dxa"/>
          </w:tcPr>
          <w:p w14:paraId="6A3DD961" w14:textId="77777777" w:rsidR="00AB3BC0" w:rsidRPr="00AB3BC0" w:rsidRDefault="00AB3BC0" w:rsidP="00AB3BC0">
            <w:pPr>
              <w:rPr>
                <w:b/>
              </w:rPr>
            </w:pPr>
            <w:r>
              <w:rPr>
                <w:rFonts w:hint="eastAsia"/>
                <w:b/>
              </w:rPr>
              <w:t>##</w:t>
            </w:r>
            <w:r w:rsidRPr="00AB3BC0">
              <w:rPr>
                <w:rFonts w:hint="eastAsia"/>
                <w:b/>
              </w:rPr>
              <w:t xml:space="preserve">분리형 </w:t>
            </w:r>
            <w:r>
              <w:rPr>
                <w:rFonts w:hint="eastAsia"/>
                <w:b/>
              </w:rPr>
              <w:t>RECORD</w:t>
            </w:r>
            <w:r w:rsidRPr="00AB3BC0">
              <w:rPr>
                <w:b/>
              </w:rPr>
              <w:t xml:space="preserve"> </w:t>
            </w:r>
            <w:r w:rsidRPr="00AB3BC0">
              <w:rPr>
                <w:rFonts w:hint="eastAsia"/>
                <w:b/>
              </w:rPr>
              <w:t>추가내용</w:t>
            </w:r>
          </w:p>
          <w:p w14:paraId="61C95140" w14:textId="471E1C0D" w:rsidR="00AB3BC0" w:rsidRPr="00AB3BC0" w:rsidRDefault="00AB3BC0" w:rsidP="00AB3BC0">
            <w:r w:rsidRPr="00AB3BC0">
              <w:t>#IPCC SYST</w:t>
            </w:r>
            <w:r w:rsidR="002A3889">
              <w:t>EM</w:t>
            </w:r>
            <w:r w:rsidRPr="00AB3BC0">
              <w:t xml:space="preserve"> PORT</w:t>
            </w:r>
          </w:p>
          <w:p w14:paraId="033EFD7D" w14:textId="77777777" w:rsidR="00AB3BC0" w:rsidRPr="00AB3BC0" w:rsidRDefault="00AB3BC0" w:rsidP="00AB3BC0">
            <w:r w:rsidRPr="00AB3BC0">
              <w:t>-A RH-Firewall-1-INPUT -s PBX_VIP -m state --state NEW -m tcp -p tcp --dport 80 -j ACCEPT</w:t>
            </w:r>
          </w:p>
          <w:p w14:paraId="228F53D8" w14:textId="77777777" w:rsidR="00AB3BC0" w:rsidRPr="00AB3BC0" w:rsidRDefault="00AB3BC0" w:rsidP="00AB3BC0">
            <w:r w:rsidRPr="00AB3BC0">
              <w:t>-A RH-Firewall-1-INPUT -s PBX1 -m state --state NEW -m tcp -p tcp --dport 80 -j ACCEPT</w:t>
            </w:r>
          </w:p>
          <w:p w14:paraId="6F90381F" w14:textId="77777777" w:rsidR="00AB3BC0" w:rsidRPr="00AB3BC0" w:rsidRDefault="00AB3BC0" w:rsidP="00AB3BC0">
            <w:r w:rsidRPr="00AB3BC0">
              <w:t>-A RH-Firewall-1-INPUT -s PBX2 -m state --state NEW -m tcp -p tcp --dport 80 -j ACCEPT</w:t>
            </w:r>
          </w:p>
          <w:p w14:paraId="0AC5E604" w14:textId="77777777" w:rsidR="00AB3BC0" w:rsidRPr="00AB3BC0" w:rsidRDefault="00AB3BC0" w:rsidP="00AB3BC0"/>
          <w:p w14:paraId="6515D887" w14:textId="77777777" w:rsidR="00AB3BC0" w:rsidRPr="00AB3BC0" w:rsidRDefault="00AB3BC0" w:rsidP="00AB3BC0">
            <w:r w:rsidRPr="00AB3BC0">
              <w:t>-A RH-Firewall-1-INPUT -s WEB_VIP -m state --state NEW -m tcp -p tcp --dport 80 -j ACCEPT</w:t>
            </w:r>
          </w:p>
          <w:p w14:paraId="1220B246" w14:textId="77777777" w:rsidR="00AB3BC0" w:rsidRPr="00AB3BC0" w:rsidRDefault="00AB3BC0" w:rsidP="00AB3BC0">
            <w:r w:rsidRPr="00AB3BC0">
              <w:t>-A RH-Firewall-1-INPUT -s WEB1 -m state --state NEW -m tcp -p tcp --dport 80 -j ACCEPT</w:t>
            </w:r>
          </w:p>
          <w:p w14:paraId="0B63EB3E" w14:textId="77777777" w:rsidR="00AB3BC0" w:rsidRDefault="00AB3BC0" w:rsidP="00AB3BC0">
            <w:r w:rsidRPr="00AB3BC0">
              <w:t>-A RH-Firewall-1-INPUT -s WEB2 -m state --state NEW -m tcp -p tcp --dport 80 -j ACCEPT</w:t>
            </w:r>
          </w:p>
          <w:p w14:paraId="13446BC3" w14:textId="77777777" w:rsidR="00BE07D9" w:rsidRDefault="00BE07D9" w:rsidP="00AB3BC0">
            <w:pPr>
              <w:rPr>
                <w:b/>
              </w:rPr>
            </w:pPr>
          </w:p>
          <w:p w14:paraId="42E6E132" w14:textId="77777777" w:rsidR="00BE07D9" w:rsidRPr="00AB3BC0" w:rsidRDefault="00BE07D9" w:rsidP="00BE07D9">
            <w:r w:rsidRPr="00AB3BC0">
              <w:t xml:space="preserve">-A RH-Firewall-1-INPUT -s PBX_VIP -m state --state NEW -m tcp -p tcp --dport </w:t>
            </w:r>
            <w:r>
              <w:t>22</w:t>
            </w:r>
            <w:r w:rsidRPr="00AB3BC0">
              <w:t xml:space="preserve"> -j ACCEPT</w:t>
            </w:r>
          </w:p>
          <w:p w14:paraId="2E5A0E56" w14:textId="77777777" w:rsidR="00BE07D9" w:rsidRPr="00AB3BC0" w:rsidRDefault="00BE07D9" w:rsidP="00BE07D9">
            <w:r w:rsidRPr="00AB3BC0">
              <w:t xml:space="preserve">-A RH-Firewall-1-INPUT -s PBX1 -m state --state NEW -m tcp -p tcp --dport </w:t>
            </w:r>
            <w:r>
              <w:t>22</w:t>
            </w:r>
            <w:r w:rsidRPr="00AB3BC0">
              <w:t xml:space="preserve"> -j ACCEPT</w:t>
            </w:r>
          </w:p>
          <w:p w14:paraId="4FE4C48B" w14:textId="77777777" w:rsidR="00BE07D9" w:rsidRPr="00AB3BC0" w:rsidRDefault="00BE07D9" w:rsidP="00BE07D9">
            <w:r w:rsidRPr="00AB3BC0">
              <w:t xml:space="preserve">-A RH-Firewall-1-INPUT -s PBX2 -m state --state NEW -m tcp -p tcp --dport </w:t>
            </w:r>
            <w:r>
              <w:t>22</w:t>
            </w:r>
            <w:r w:rsidRPr="00AB3BC0">
              <w:t xml:space="preserve"> -j ACCEPT</w:t>
            </w:r>
          </w:p>
          <w:p w14:paraId="1654F765" w14:textId="77777777" w:rsidR="00BE07D9" w:rsidRPr="00AB3BC0" w:rsidRDefault="00BE07D9" w:rsidP="00BE07D9"/>
          <w:p w14:paraId="54A38A93" w14:textId="77777777" w:rsidR="00BE07D9" w:rsidRPr="00AB3BC0" w:rsidRDefault="00BE07D9" w:rsidP="00BE07D9">
            <w:r w:rsidRPr="00AB3BC0">
              <w:t xml:space="preserve">-A RH-Firewall-1-INPUT -s WEB_VIP -m state --state NEW -m tcp -p tcp --dport </w:t>
            </w:r>
            <w:r>
              <w:t>22</w:t>
            </w:r>
            <w:r w:rsidRPr="00AB3BC0">
              <w:t xml:space="preserve"> -j ACCEPT</w:t>
            </w:r>
          </w:p>
          <w:p w14:paraId="2107FBAD" w14:textId="77777777" w:rsidR="00BE07D9" w:rsidRPr="00AB3BC0" w:rsidRDefault="00BE07D9" w:rsidP="00BE07D9">
            <w:r w:rsidRPr="00AB3BC0">
              <w:t xml:space="preserve">-A RH-Firewall-1-INPUT -s WEB1 -m state --state NEW -m tcp -p tcp --dport </w:t>
            </w:r>
            <w:r>
              <w:t>22</w:t>
            </w:r>
            <w:r w:rsidRPr="00AB3BC0">
              <w:t xml:space="preserve"> -j ACCEPT</w:t>
            </w:r>
          </w:p>
          <w:p w14:paraId="4A4EE042" w14:textId="77777777" w:rsidR="00BE07D9" w:rsidRPr="00AB3BC0" w:rsidRDefault="00BE07D9" w:rsidP="00BE07D9">
            <w:pPr>
              <w:rPr>
                <w:b/>
              </w:rPr>
            </w:pPr>
            <w:r w:rsidRPr="00AB3BC0">
              <w:t xml:space="preserve">-A RH-Firewall-1-INPUT -s WEB2 -m state --state NEW -m tcp -p tcp --dport </w:t>
            </w:r>
            <w:r>
              <w:t>22</w:t>
            </w:r>
            <w:r w:rsidRPr="00AB3BC0">
              <w:t xml:space="preserve"> -j ACCEPT</w:t>
            </w:r>
          </w:p>
        </w:tc>
      </w:tr>
    </w:tbl>
    <w:p w14:paraId="04DC1756" w14:textId="77777777" w:rsidR="00BD194F" w:rsidRDefault="00BD194F" w:rsidP="00BB4A32">
      <w:pPr>
        <w:rPr>
          <w:color w:val="0070C0"/>
        </w:rPr>
      </w:pPr>
    </w:p>
    <w:p w14:paraId="0A77EE0D" w14:textId="4520D64F" w:rsidR="00173F46" w:rsidRDefault="00173F46" w:rsidP="00BB4A32">
      <w:r>
        <w:t>[root@</w:t>
      </w:r>
      <w:r w:rsidR="00EA4490">
        <w:t>jaehyun</w:t>
      </w:r>
      <w:r>
        <w:t xml:space="preserve"> ~]# </w:t>
      </w:r>
      <w:r w:rsidR="002A3889" w:rsidRPr="002A3889">
        <w:t>systemctl</w:t>
      </w:r>
      <w:r w:rsidR="00B07B8A">
        <w:t xml:space="preserve"> restart iptables</w:t>
      </w:r>
    </w:p>
    <w:p w14:paraId="0CC7D43E" w14:textId="4B3C660B" w:rsidR="00663A76" w:rsidRPr="002B7214" w:rsidRDefault="00663A76" w:rsidP="00BB4A32">
      <w:pPr>
        <w:rPr>
          <w:color w:val="0070C0"/>
        </w:rPr>
      </w:pPr>
      <w:r>
        <w:rPr>
          <w:rFonts w:hint="eastAsia"/>
          <w:color w:val="1F497D"/>
        </w:rPr>
        <w:t>서버 구축시 필요로 한 yum install 이 안되어 문의 드립니다.</w:t>
      </w:r>
    </w:p>
    <w:p w14:paraId="35F417DA" w14:textId="77777777" w:rsidR="00D22384" w:rsidRDefault="00D22384" w:rsidP="00BB4A32"/>
    <w:p w14:paraId="7043E9B3" w14:textId="77777777" w:rsidR="00173F46" w:rsidRDefault="00173F46" w:rsidP="00BB4A32">
      <w:r>
        <w:t>++++++++++++++++++++++++++++++++++++++++++++++++++++++++++++++++++++++++++</w:t>
      </w:r>
    </w:p>
    <w:p w14:paraId="78695A41" w14:textId="77777777" w:rsidR="00173F46" w:rsidRPr="00EB4E37" w:rsidRDefault="00173F46" w:rsidP="00BB4A32">
      <w:pPr>
        <w:rPr>
          <w:b/>
        </w:rPr>
      </w:pPr>
      <w:r w:rsidRPr="00EB4E37">
        <w:rPr>
          <w:b/>
        </w:rPr>
        <w:t>*</w:t>
      </w:r>
      <w:r>
        <w:rPr>
          <w:b/>
        </w:rPr>
        <w:t xml:space="preserve"> </w:t>
      </w:r>
      <w:r w:rsidRPr="00EB4E37">
        <w:rPr>
          <w:rFonts w:hint="eastAsia"/>
          <w:b/>
        </w:rPr>
        <w:t>파일다운로드</w:t>
      </w:r>
      <w:r>
        <w:rPr>
          <w:b/>
        </w:rPr>
        <w:t xml:space="preserve"> *</w:t>
      </w:r>
    </w:p>
    <w:p w14:paraId="7CB874E8" w14:textId="77777777" w:rsidR="00173F46" w:rsidRPr="00D70505" w:rsidRDefault="00173F46" w:rsidP="00BB4A32">
      <w:pPr>
        <w:rPr>
          <w:color w:val="0070C0"/>
        </w:rPr>
      </w:pPr>
      <w:r>
        <w:t>[root@</w:t>
      </w:r>
      <w:r w:rsidR="00EA4490">
        <w:t>jaehyun</w:t>
      </w:r>
      <w:r>
        <w:t xml:space="preserve"> ~]# </w:t>
      </w:r>
      <w:r w:rsidR="00D70505">
        <w:rPr>
          <w:color w:val="0070C0"/>
        </w:rPr>
        <w:t>cd /usr/local/src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6527D" w:rsidRPr="00DD0706" w14:paraId="1D1AD4DC" w14:textId="77777777" w:rsidTr="00F6527D">
        <w:tc>
          <w:tcPr>
            <w:tcW w:w="10664" w:type="dxa"/>
          </w:tcPr>
          <w:p w14:paraId="4B69EDE1" w14:textId="77777777" w:rsidR="000A67F3" w:rsidRDefault="000A67F3" w:rsidP="000A67F3">
            <w:r>
              <w:t>yum -y install *md5*</w:t>
            </w:r>
          </w:p>
          <w:p w14:paraId="39D7A57C" w14:textId="77777777" w:rsidR="000A67F3" w:rsidRDefault="000A67F3" w:rsidP="000A67F3">
            <w:r>
              <w:t>yum -y install bzip2-devel</w:t>
            </w:r>
          </w:p>
          <w:p w14:paraId="20F44A3C" w14:textId="77777777" w:rsidR="000A67F3" w:rsidRDefault="000A67F3" w:rsidP="000A67F3">
            <w:r>
              <w:t>yum -y install compat-gcc-34-g77</w:t>
            </w:r>
          </w:p>
          <w:p w14:paraId="56D09E83" w14:textId="77777777" w:rsidR="000A67F3" w:rsidRDefault="000A67F3" w:rsidP="000A67F3">
            <w:r>
              <w:t>yum -y install cpp</w:t>
            </w:r>
          </w:p>
          <w:p w14:paraId="1C5DE2B5" w14:textId="77777777" w:rsidR="000A67F3" w:rsidRDefault="000A67F3" w:rsidP="000A67F3">
            <w:r>
              <w:t>yum -y install curl</w:t>
            </w:r>
          </w:p>
          <w:p w14:paraId="58CEE86F" w14:textId="77777777" w:rsidR="000A67F3" w:rsidRDefault="000A67F3" w:rsidP="000A67F3">
            <w:r>
              <w:t>yum -y install flex*</w:t>
            </w:r>
          </w:p>
          <w:p w14:paraId="14B7CA63" w14:textId="77777777" w:rsidR="000A67F3" w:rsidRDefault="000A67F3" w:rsidP="000A67F3">
            <w:r>
              <w:t>yum -y install fontconfig fontconfig-devel</w:t>
            </w:r>
          </w:p>
          <w:p w14:paraId="69DBE632" w14:textId="77777777" w:rsidR="000A67F3" w:rsidRDefault="000A67F3" w:rsidP="000A67F3">
            <w:r>
              <w:t>yum -y install freetype freetype-devel</w:t>
            </w:r>
          </w:p>
          <w:p w14:paraId="341AE8C7" w14:textId="77777777" w:rsidR="000A67F3" w:rsidRDefault="000A67F3" w:rsidP="000A67F3">
            <w:r>
              <w:t>yum -y install g++ gcc gcc-c++</w:t>
            </w:r>
          </w:p>
          <w:p w14:paraId="0760E141" w14:textId="77777777" w:rsidR="000A67F3" w:rsidRDefault="000A67F3" w:rsidP="000A67F3">
            <w:r>
              <w:t>yum -y install gd gdbm-devel gd-devel</w:t>
            </w:r>
          </w:p>
          <w:p w14:paraId="2AAE2E9D" w14:textId="77777777" w:rsidR="000A67F3" w:rsidRDefault="000A67F3" w:rsidP="000A67F3">
            <w:r>
              <w:t>yum -y install gmp gmp-devel</w:t>
            </w:r>
          </w:p>
          <w:p w14:paraId="773F191E" w14:textId="77777777" w:rsidR="000A67F3" w:rsidRDefault="000A67F3" w:rsidP="000A67F3">
            <w:r>
              <w:t>yum -y install libc-client-devel</w:t>
            </w:r>
          </w:p>
          <w:p w14:paraId="4AB39D2B" w14:textId="77777777" w:rsidR="000A67F3" w:rsidRDefault="000A67F3" w:rsidP="000A67F3">
            <w:r>
              <w:t>yum -y install libjpeg libjpeg-devel</w:t>
            </w:r>
          </w:p>
          <w:p w14:paraId="67A14B77" w14:textId="77777777" w:rsidR="000A67F3" w:rsidRDefault="000A67F3" w:rsidP="000A67F3">
            <w:r>
              <w:t>yum -y install libmcrypt libmcrypt-devel</w:t>
            </w:r>
          </w:p>
          <w:p w14:paraId="31D9140F" w14:textId="77777777" w:rsidR="000A67F3" w:rsidRDefault="000A67F3" w:rsidP="000A67F3">
            <w:r>
              <w:t>yum -y install libnet</w:t>
            </w:r>
          </w:p>
          <w:p w14:paraId="6FE358A4" w14:textId="77777777" w:rsidR="000A67F3" w:rsidRDefault="000A67F3" w:rsidP="000A67F3">
            <w:r>
              <w:t>yum -y install libpng libpng-devel</w:t>
            </w:r>
          </w:p>
          <w:p w14:paraId="7FCC7992" w14:textId="77777777" w:rsidR="000A67F3" w:rsidRDefault="000A67F3" w:rsidP="000A67F3">
            <w:r>
              <w:t>yum -y install libtermcap libtermcap-devel</w:t>
            </w:r>
          </w:p>
          <w:p w14:paraId="6260C8C1" w14:textId="77777777" w:rsidR="000A67F3" w:rsidRDefault="000A67F3" w:rsidP="000A67F3">
            <w:r>
              <w:t>yum -y install libtool</w:t>
            </w:r>
          </w:p>
          <w:p w14:paraId="3602718D" w14:textId="3026A2E0" w:rsidR="000A67F3" w:rsidRPr="00C4100E" w:rsidRDefault="000A67F3" w:rsidP="000A67F3">
            <w:pPr>
              <w:rPr>
                <w:b/>
                <w:rPrChange w:id="72" w:author="양 성훈" w:date="2023-09-13T14:33:00Z">
                  <w:rPr/>
                </w:rPrChange>
              </w:rPr>
            </w:pPr>
            <w:r>
              <w:t>yum -y install libxml2 libxml2-devel</w:t>
            </w:r>
            <w:ins w:id="73" w:author="양 성훈" w:date="2023-09-13T14:33:00Z">
              <w:r w:rsidR="00C4100E">
                <w:br/>
              </w:r>
              <w:r w:rsidR="00C4100E" w:rsidRPr="00C4100E">
                <w:rPr>
                  <w:b/>
                </w:rPr>
                <w:t xml:space="preserve">yum </w:t>
              </w:r>
              <w:r w:rsidR="00C4100E">
                <w:rPr>
                  <w:b/>
                </w:rPr>
                <w:t xml:space="preserve">-y </w:t>
              </w:r>
              <w:r w:rsidR="00C4100E" w:rsidRPr="00C4100E">
                <w:rPr>
                  <w:b/>
                </w:rPr>
                <w:t>install libffi-devel</w:t>
              </w:r>
            </w:ins>
          </w:p>
          <w:p w14:paraId="16CAF51C" w14:textId="77777777" w:rsidR="000A67F3" w:rsidRDefault="000A67F3" w:rsidP="000A67F3">
            <w:r>
              <w:t>yum -y install mhash mhash-devel</w:t>
            </w:r>
          </w:p>
          <w:p w14:paraId="0329E035" w14:textId="77777777" w:rsidR="000A67F3" w:rsidRDefault="000A67F3" w:rsidP="000A67F3">
            <w:r>
              <w:t>yum -y install ncurses-devel</w:t>
            </w:r>
          </w:p>
          <w:p w14:paraId="788B0B18" w14:textId="77777777" w:rsidR="000A67F3" w:rsidRDefault="000A67F3" w:rsidP="000A67F3">
            <w:r>
              <w:t>yum -y install net-snmp*</w:t>
            </w:r>
          </w:p>
          <w:p w14:paraId="0935A09E" w14:textId="77777777" w:rsidR="000A67F3" w:rsidRDefault="000A67F3" w:rsidP="000A67F3">
            <w:r>
              <w:t>yum -y install openhpi* OpenIPMI*</w:t>
            </w:r>
          </w:p>
          <w:p w14:paraId="695F9268" w14:textId="77777777" w:rsidR="000A67F3" w:rsidRDefault="000A67F3" w:rsidP="000A67F3">
            <w:r>
              <w:t>yum -y install openssl* openssl-devel</w:t>
            </w:r>
          </w:p>
          <w:p w14:paraId="128084CA" w14:textId="77777777" w:rsidR="000A67F3" w:rsidRDefault="000A67F3" w:rsidP="000A67F3">
            <w:r>
              <w:t>yum -y install python-devel</w:t>
            </w:r>
          </w:p>
          <w:p w14:paraId="6772E729" w14:textId="77777777" w:rsidR="000A67F3" w:rsidRDefault="000A67F3" w:rsidP="000A67F3">
            <w:r>
              <w:t>yum -y install termcap</w:t>
            </w:r>
          </w:p>
          <w:p w14:paraId="3E1B0F6C" w14:textId="77777777" w:rsidR="000A67F3" w:rsidRDefault="000A67F3" w:rsidP="000A67F3">
            <w:r>
              <w:t>yum -y install vsftpd</w:t>
            </w:r>
          </w:p>
          <w:p w14:paraId="2F2B81EB" w14:textId="77777777" w:rsidR="000A67F3" w:rsidRDefault="000A67F3" w:rsidP="000A67F3">
            <w:r>
              <w:t>yum -y install zlib*</w:t>
            </w:r>
          </w:p>
          <w:p w14:paraId="3323EC7D" w14:textId="77777777" w:rsidR="00F6527D" w:rsidRDefault="000A67F3" w:rsidP="000A67F3">
            <w:r>
              <w:t>yum -y install subversion</w:t>
            </w:r>
          </w:p>
          <w:p w14:paraId="04344244" w14:textId="77777777" w:rsidR="00AE3F7E" w:rsidRDefault="00AE3F7E" w:rsidP="00DD0706">
            <w:r>
              <w:rPr>
                <w:rFonts w:hint="eastAsia"/>
              </w:rPr>
              <w:t xml:space="preserve">yum </w:t>
            </w:r>
            <w:r w:rsidR="00DD0706">
              <w:rPr>
                <w:rFonts w:hint="eastAsia"/>
              </w:rPr>
              <w:t xml:space="preserve">-y install make cmake </w:t>
            </w:r>
            <w:r w:rsidR="00DD0706" w:rsidRPr="00DD0706">
              <w:t>mlocate</w:t>
            </w:r>
          </w:p>
          <w:p w14:paraId="63DEEFC9" w14:textId="77777777" w:rsidR="00F556CB" w:rsidRDefault="00F556CB" w:rsidP="00F556CB">
            <w:r>
              <w:rPr>
                <w:rFonts w:hint="eastAsia"/>
              </w:rPr>
              <w:t xml:space="preserve">yum -y install </w:t>
            </w:r>
            <w:r w:rsidRPr="00F556CB">
              <w:t>lrzsz</w:t>
            </w:r>
          </w:p>
          <w:p w14:paraId="7AA1DDFD" w14:textId="77777777" w:rsidR="00DE6345" w:rsidRDefault="00DE6345" w:rsidP="00DE6345">
            <w:r>
              <w:t xml:space="preserve">yum </w:t>
            </w:r>
            <w:r>
              <w:rPr>
                <w:rFonts w:hint="eastAsia"/>
              </w:rPr>
              <w:t xml:space="preserve">-y </w:t>
            </w:r>
            <w:r>
              <w:t>install pcre-devel</w:t>
            </w:r>
          </w:p>
          <w:p w14:paraId="2ECE294C" w14:textId="77777777" w:rsidR="006D38D2" w:rsidRDefault="006D38D2" w:rsidP="006D38D2">
            <w:r w:rsidRPr="00891160">
              <w:t xml:space="preserve">yum </w:t>
            </w:r>
            <w:r>
              <w:rPr>
                <w:rFonts w:hint="eastAsia"/>
              </w:rPr>
              <w:t xml:space="preserve">-y </w:t>
            </w:r>
            <w:r w:rsidRPr="00891160">
              <w:t>install apr apr-devel apr-util</w:t>
            </w:r>
          </w:p>
          <w:p w14:paraId="36132226" w14:textId="77777777" w:rsidR="00D20917" w:rsidRDefault="00D20917" w:rsidP="00F556CB">
            <w:r w:rsidRPr="00891160">
              <w:t xml:space="preserve">yum </w:t>
            </w:r>
            <w:r>
              <w:rPr>
                <w:rFonts w:hint="eastAsia"/>
              </w:rPr>
              <w:t xml:space="preserve">-y </w:t>
            </w:r>
            <w:r w:rsidRPr="00891160">
              <w:t xml:space="preserve">install </w:t>
            </w:r>
            <w:r>
              <w:rPr>
                <w:rFonts w:hint="eastAsia"/>
              </w:rPr>
              <w:t>vim</w:t>
            </w:r>
            <w:r w:rsidR="006E353A">
              <w:t xml:space="preserve"> wget tree ntsysv</w:t>
            </w:r>
            <w:r w:rsidR="00930049">
              <w:t xml:space="preserve"> telnet</w:t>
            </w:r>
          </w:p>
          <w:p w14:paraId="1711E7F8" w14:textId="77777777" w:rsidR="007A32A4" w:rsidRDefault="007A32A4" w:rsidP="007A32A4">
            <w:r>
              <w:t xml:space="preserve">yum -y </w:t>
            </w:r>
            <w:r w:rsidRPr="007A32A4">
              <w:t>groupinstall "Development Tools"</w:t>
            </w:r>
          </w:p>
          <w:p w14:paraId="24FCD89B" w14:textId="77777777" w:rsidR="007A32A4" w:rsidRDefault="007A32A4" w:rsidP="00F556CB">
            <w:r>
              <w:t xml:space="preserve">yum -y install </w:t>
            </w:r>
            <w:r w:rsidRPr="007A32A4">
              <w:t>screen</w:t>
            </w:r>
            <w:r w:rsidR="0024755D">
              <w:t xml:space="preserve"> dmidecode</w:t>
            </w:r>
          </w:p>
          <w:p w14:paraId="130E7F0A" w14:textId="77777777" w:rsidR="00DC4D6A" w:rsidRDefault="00DC4D6A" w:rsidP="00DC4D6A">
            <w:r>
              <w:t>yum -y install rdate</w:t>
            </w:r>
            <w:r w:rsidR="002D1649">
              <w:t xml:space="preserve"> traceroute</w:t>
            </w:r>
            <w:r w:rsidR="005E0E50">
              <w:t xml:space="preserve"> man</w:t>
            </w:r>
          </w:p>
          <w:p w14:paraId="2E2C561C" w14:textId="77777777" w:rsidR="00963FD5" w:rsidRDefault="00963FD5" w:rsidP="00DC4D6A">
            <w:r w:rsidRPr="00963FD5">
              <w:t xml:space="preserve">yum </w:t>
            </w:r>
            <w:r>
              <w:t xml:space="preserve">-y </w:t>
            </w:r>
            <w:r w:rsidRPr="00963FD5">
              <w:t>install sqlite-devel</w:t>
            </w:r>
          </w:p>
          <w:p w14:paraId="75F041D7" w14:textId="77777777" w:rsidR="00C21536" w:rsidRPr="0038410A" w:rsidRDefault="00C21536" w:rsidP="00DC4D6A">
            <w:r>
              <w:t xml:space="preserve">yum -y install </w:t>
            </w:r>
            <w:r w:rsidR="004F2A6B">
              <w:rPr>
                <w:rFonts w:hint="eastAsia"/>
              </w:rPr>
              <w:t>lib</w:t>
            </w:r>
            <w:r>
              <w:t>uuid-devel</w:t>
            </w:r>
            <w:r w:rsidR="0038410A">
              <w:t xml:space="preserve"> tcpdump</w:t>
            </w:r>
          </w:p>
        </w:tc>
      </w:tr>
    </w:tbl>
    <w:p w14:paraId="2964CA39" w14:textId="77777777" w:rsidR="00173F46" w:rsidRPr="00963FD5" w:rsidRDefault="00173F46" w:rsidP="00BB4A32"/>
    <w:tbl>
      <w:tblPr>
        <w:tblStyle w:val="a6"/>
        <w:tblW w:w="20912" w:type="dxa"/>
        <w:tblLook w:val="04A0" w:firstRow="1" w:lastRow="0" w:firstColumn="1" w:lastColumn="0" w:noHBand="0" w:noVBand="1"/>
      </w:tblPr>
      <w:tblGrid>
        <w:gridCol w:w="10456"/>
        <w:gridCol w:w="10456"/>
      </w:tblGrid>
      <w:tr w:rsidR="00450BCE" w:rsidRPr="00D93113" w14:paraId="7B2065D9" w14:textId="77777777" w:rsidTr="00450BCE">
        <w:tc>
          <w:tcPr>
            <w:tcW w:w="10456" w:type="dxa"/>
          </w:tcPr>
          <w:p w14:paraId="0F718F92" w14:textId="77777777" w:rsidR="00450BCE" w:rsidRDefault="00450BCE" w:rsidP="00450BCE">
            <w:pPr>
              <w:rPr>
                <w:ins w:id="74" w:author="양 성훈" w:date="2023-09-18T10:21:00Z"/>
                <w:rFonts w:asciiTheme="majorHAnsi" w:eastAsiaTheme="majorHAnsi" w:hAnsiTheme="majorHAnsi"/>
                <w:szCs w:val="20"/>
              </w:rPr>
            </w:pPr>
            <w:ins w:id="75" w:author="양 성훈" w:date="2023-09-18T10:21:00Z">
              <w:r w:rsidRPr="00EA4490">
                <w:rPr>
                  <w:rFonts w:asciiTheme="majorHAnsi" w:eastAsiaTheme="majorHAnsi" w:hAnsiTheme="majorHAnsi" w:hint="eastAsia"/>
                  <w:szCs w:val="20"/>
                </w:rPr>
                <w:t xml:space="preserve">wget </w:t>
              </w:r>
              <w:r>
                <w:fldChar w:fldCharType="begin"/>
              </w:r>
              <w:r>
                <w:instrText xml:space="preserve"> HYPERLINK "http://MONIT_SERVER/install/utf8_pack/apache_config.tar.gz" </w:instrText>
              </w:r>
              <w:r>
                <w:fldChar w:fldCharType="separate"/>
              </w:r>
              <w:r w:rsidRPr="005C0AC3">
                <w:rPr>
                  <w:rStyle w:val="a8"/>
                  <w:rFonts w:asciiTheme="majorHAnsi" w:eastAsiaTheme="majorHAnsi" w:hAnsiTheme="majorHAnsi" w:hint="eastAsia"/>
                  <w:szCs w:val="20"/>
                </w:rPr>
                <w:t>http://MONIT_SERVER/install/utf8_pack/apache_config.tar.gz</w:t>
              </w:r>
              <w:r>
                <w:rPr>
                  <w:rStyle w:val="a8"/>
                  <w:rFonts w:asciiTheme="majorHAnsi" w:eastAsiaTheme="majorHAnsi" w:hAnsiTheme="majorHAnsi"/>
                  <w:szCs w:val="20"/>
                </w:rPr>
                <w:fldChar w:fldCharType="end"/>
              </w:r>
            </w:ins>
          </w:p>
          <w:p w14:paraId="129D948E" w14:textId="77777777" w:rsidR="00450BCE" w:rsidRDefault="00450BCE" w:rsidP="00450BCE">
            <w:pPr>
              <w:rPr>
                <w:ins w:id="76" w:author="양 성훈" w:date="2023-09-18T10:21:00Z"/>
                <w:rFonts w:asciiTheme="majorHAnsi" w:eastAsiaTheme="majorHAnsi" w:hAnsiTheme="majorHAnsi"/>
                <w:szCs w:val="20"/>
              </w:rPr>
            </w:pPr>
            <w:ins w:id="77" w:author="양 성훈" w:date="2023-09-18T10:21:00Z">
              <w:r w:rsidRPr="00EA4490">
                <w:rPr>
                  <w:rFonts w:asciiTheme="majorHAnsi" w:eastAsiaTheme="majorHAnsi" w:hAnsiTheme="majorHAnsi" w:hint="eastAsia"/>
                  <w:szCs w:val="20"/>
                </w:rPr>
                <w:t>wget http://MONIT_SERVER/install/</w:t>
              </w:r>
              <w:r>
                <w:rPr>
                  <w:rFonts w:asciiTheme="majorHAnsi" w:eastAsiaTheme="majorHAnsi" w:hAnsiTheme="majorHAnsi" w:hint="eastAsia"/>
                  <w:szCs w:val="20"/>
                </w:rPr>
                <w:t>utf8_pack/</w:t>
              </w:r>
              <w:r w:rsidRPr="00DE6345">
                <w:rPr>
                  <w:rFonts w:asciiTheme="majorHAnsi" w:eastAsiaTheme="majorHAnsi" w:hAnsiTheme="majorHAnsi" w:hint="eastAsia"/>
                  <w:szCs w:val="20"/>
                </w:rPr>
                <w:t>apache_</w:t>
              </w:r>
              <w:r w:rsidRPr="00FE19B4">
                <w:rPr>
                  <w:rFonts w:asciiTheme="majorHAnsi" w:eastAsiaTheme="majorHAnsi" w:hAnsiTheme="majorHAnsi"/>
                  <w:szCs w:val="20"/>
                </w:rPr>
                <w:t>htdocs</w:t>
              </w:r>
              <w:r>
                <w:rPr>
                  <w:rFonts w:asciiTheme="majorHAnsi" w:eastAsiaTheme="majorHAnsi" w:hAnsiTheme="majorHAnsi"/>
                  <w:szCs w:val="20"/>
                </w:rPr>
                <w:t>_cc</w:t>
              </w:r>
              <w:r w:rsidRPr="00DE6345">
                <w:rPr>
                  <w:rFonts w:asciiTheme="majorHAnsi" w:eastAsiaTheme="majorHAnsi" w:hAnsiTheme="majorHAnsi" w:hint="eastAsia"/>
                  <w:szCs w:val="20"/>
                </w:rPr>
                <w:t>.tar.gz</w:t>
              </w:r>
            </w:ins>
          </w:p>
          <w:p w14:paraId="4258CE1F" w14:textId="77777777" w:rsidR="00450BCE" w:rsidRPr="00C55AB2" w:rsidRDefault="00450BCE" w:rsidP="00450BCE">
            <w:pPr>
              <w:rPr>
                <w:ins w:id="78" w:author="양 성훈" w:date="2023-09-18T10:21:00Z"/>
                <w:rFonts w:asciiTheme="majorHAnsi" w:eastAsiaTheme="majorHAnsi" w:hAnsiTheme="majorHAnsi"/>
                <w:color w:val="FF0000"/>
                <w:szCs w:val="20"/>
              </w:rPr>
            </w:pPr>
            <w:ins w:id="79" w:author="양 성훈" w:date="2023-09-18T10:21:00Z">
              <w:r w:rsidRPr="00C55AB2">
                <w:rPr>
                  <w:rFonts w:asciiTheme="majorHAnsi" w:eastAsiaTheme="majorHAnsi" w:hAnsiTheme="majorHAnsi" w:hint="eastAsia"/>
                  <w:color w:val="FF0000"/>
                  <w:szCs w:val="20"/>
                </w:rPr>
                <w:t>wget http://MONIT_SERVER/install/utf8_pack/</w:t>
              </w:r>
              <w:r w:rsidRPr="000751D8">
                <w:rPr>
                  <w:rFonts w:asciiTheme="majorHAnsi" w:eastAsiaTheme="majorHAnsi" w:hAnsiTheme="majorHAnsi"/>
                  <w:color w:val="FF0000"/>
                  <w:szCs w:val="20"/>
                </w:rPr>
                <w:t>apache-tomcat-10.1.7.tar.gz</w:t>
              </w:r>
            </w:ins>
          </w:p>
          <w:p w14:paraId="63E8607D" w14:textId="77777777" w:rsidR="00450BCE" w:rsidRDefault="00450BCE" w:rsidP="00450BCE">
            <w:pPr>
              <w:rPr>
                <w:ins w:id="80" w:author="양 성훈" w:date="2023-09-18T10:21:00Z"/>
                <w:color w:val="548DD4" w:themeColor="text2" w:themeTint="99"/>
                <w:lang w:val="fr-FR"/>
              </w:rPr>
            </w:pPr>
            <w:ins w:id="81" w:author="양 성훈" w:date="2023-09-18T10:21:00Z">
              <w:r w:rsidRPr="00EA4490">
                <w:rPr>
                  <w:rFonts w:asciiTheme="majorHAnsi" w:eastAsiaTheme="majorHAnsi" w:hAnsiTheme="majorHAnsi" w:hint="eastAsia"/>
                  <w:szCs w:val="20"/>
                </w:rPr>
                <w:t xml:space="preserve">wget </w:t>
              </w:r>
              <w:r>
                <w:rPr>
                  <w:rFonts w:asciiTheme="majorHAnsi" w:eastAsiaTheme="majorHAnsi" w:hAnsiTheme="majorHAnsi"/>
                  <w:szCs w:val="20"/>
                </w:rPr>
                <w:fldChar w:fldCharType="begin"/>
              </w:r>
              <w:r>
                <w:rPr>
                  <w:rFonts w:asciiTheme="majorHAnsi" w:eastAsiaTheme="majorHAnsi" w:hAnsiTheme="majorHAnsi"/>
                  <w:szCs w:val="20"/>
                </w:rPr>
                <w:instrText xml:space="preserve"> HYPERLINK "</w:instrText>
              </w:r>
              <w:r w:rsidRPr="00036A2B">
                <w:instrText>http://MONIT_SERVER/install/utf8_pack/</w:instrText>
              </w:r>
              <w:r>
                <w:rPr>
                  <w:rFonts w:hint="eastAsia"/>
                  <w:color w:val="548DD4" w:themeColor="text2" w:themeTint="99"/>
                  <w:lang w:val="fr-FR"/>
                </w:rPr>
                <w:instrText>httpd-2.4.</w:instrText>
              </w:r>
              <w:r>
                <w:rPr>
                  <w:color w:val="548DD4" w:themeColor="text2" w:themeTint="99"/>
                  <w:lang w:val="fr-FR"/>
                </w:rPr>
                <w:instrText>57</w:instrText>
              </w:r>
              <w:r w:rsidRPr="00481AFF">
                <w:rPr>
                  <w:rFonts w:hint="eastAsia"/>
                  <w:color w:val="548DD4" w:themeColor="text2" w:themeTint="99"/>
                  <w:lang w:val="fr-FR"/>
                </w:rPr>
                <w:instrText>.tar.gz</w:instrText>
              </w:r>
              <w:r>
                <w:rPr>
                  <w:rFonts w:asciiTheme="majorHAnsi" w:eastAsiaTheme="majorHAnsi" w:hAnsiTheme="majorHAnsi"/>
                  <w:szCs w:val="20"/>
                </w:rPr>
                <w:instrText xml:space="preserve">" </w:instrText>
              </w:r>
              <w:r>
                <w:rPr>
                  <w:rFonts w:asciiTheme="majorHAnsi" w:eastAsiaTheme="majorHAnsi" w:hAnsiTheme="majorHAnsi"/>
                  <w:szCs w:val="20"/>
                </w:rPr>
                <w:fldChar w:fldCharType="separate"/>
              </w:r>
              <w:r w:rsidRPr="00EF5D4A">
                <w:rPr>
                  <w:rStyle w:val="a8"/>
                  <w:rFonts w:asciiTheme="majorHAnsi" w:eastAsiaTheme="majorHAnsi" w:hAnsiTheme="majorHAnsi"/>
                  <w:szCs w:val="20"/>
                </w:rPr>
                <w:t>http://MONIT_SERVER/install/utf8_pack/</w:t>
              </w:r>
              <w:r w:rsidRPr="00EF5D4A">
                <w:rPr>
                  <w:rStyle w:val="a8"/>
                  <w:rFonts w:hint="eastAsia"/>
                  <w:lang w:val="fr-FR"/>
                </w:rPr>
                <w:t>httpd-2.4.</w:t>
              </w:r>
              <w:r w:rsidRPr="00EF5D4A">
                <w:rPr>
                  <w:rStyle w:val="a8"/>
                  <w:lang w:val="fr-FR"/>
                </w:rPr>
                <w:t>57</w:t>
              </w:r>
              <w:r w:rsidRPr="00EF5D4A">
                <w:rPr>
                  <w:rStyle w:val="a8"/>
                  <w:rFonts w:hint="eastAsia"/>
                  <w:lang w:val="fr-FR"/>
                </w:rPr>
                <w:t>.tar.gz</w:t>
              </w:r>
              <w:r>
                <w:rPr>
                  <w:rFonts w:asciiTheme="majorHAnsi" w:eastAsiaTheme="majorHAnsi" w:hAnsiTheme="majorHAnsi"/>
                  <w:szCs w:val="20"/>
                </w:rPr>
                <w:fldChar w:fldCharType="end"/>
              </w:r>
            </w:ins>
          </w:p>
          <w:p w14:paraId="64CA8475" w14:textId="77777777" w:rsidR="00450BCE" w:rsidRDefault="00450BCE" w:rsidP="00450BCE">
            <w:pPr>
              <w:rPr>
                <w:ins w:id="82" w:author="양 성훈" w:date="2023-09-18T10:21:00Z"/>
                <w:color w:val="548DD4" w:themeColor="text2" w:themeTint="99"/>
                <w:lang w:val="fr-FR"/>
              </w:rPr>
            </w:pPr>
            <w:ins w:id="83" w:author="양 성훈" w:date="2023-09-18T10:21:00Z">
              <w:r w:rsidRPr="00EA4490">
                <w:rPr>
                  <w:rFonts w:asciiTheme="majorHAnsi" w:eastAsiaTheme="majorHAnsi" w:hAnsiTheme="majorHAnsi" w:hint="eastAsia"/>
                  <w:szCs w:val="20"/>
                </w:rPr>
                <w:t xml:space="preserve">wget </w:t>
              </w:r>
              <w:r w:rsidRPr="00036A2B">
                <w:t>http://MONIT_SERVER/install/utf8_pack/</w:t>
              </w:r>
              <w:r w:rsidRPr="00036A2B">
                <w:rPr>
                  <w:color w:val="548DD4" w:themeColor="text2" w:themeTint="99"/>
                </w:rPr>
                <w:t>pcre-8.44.tar.gz</w:t>
              </w:r>
            </w:ins>
          </w:p>
          <w:p w14:paraId="48486FAB" w14:textId="77777777" w:rsidR="00450BCE" w:rsidRDefault="00450BCE" w:rsidP="00450BCE">
            <w:pPr>
              <w:rPr>
                <w:ins w:id="84" w:author="양 성훈" w:date="2023-09-18T10:21:00Z"/>
                <w:color w:val="548DD4" w:themeColor="text2" w:themeTint="99"/>
                <w:lang w:val="fr-FR"/>
              </w:rPr>
            </w:pPr>
            <w:ins w:id="85" w:author="양 성훈" w:date="2023-09-18T10:21:00Z">
              <w:r w:rsidRPr="00EA4490">
                <w:rPr>
                  <w:rFonts w:asciiTheme="majorHAnsi" w:eastAsiaTheme="majorHAnsi" w:hAnsiTheme="majorHAnsi" w:hint="eastAsia"/>
                  <w:szCs w:val="20"/>
                </w:rPr>
                <w:t xml:space="preserve">wget </w:t>
              </w:r>
              <w:r w:rsidRPr="00036A2B">
                <w:t>http://MONIT_SERVER/install/utf8_pack/</w:t>
              </w:r>
              <w:r w:rsidRPr="00036A2B">
                <w:rPr>
                  <w:color w:val="548DD4" w:themeColor="text2" w:themeTint="99"/>
                </w:rPr>
                <w:t>apr-util-1.6.3.tar.gz</w:t>
              </w:r>
            </w:ins>
          </w:p>
          <w:p w14:paraId="1DF0D3EE" w14:textId="77777777" w:rsidR="00450BCE" w:rsidRDefault="00450BCE" w:rsidP="00450BCE">
            <w:pPr>
              <w:rPr>
                <w:ins w:id="86" w:author="양 성훈" w:date="2023-09-18T10:21:00Z"/>
                <w:color w:val="548DD4" w:themeColor="text2" w:themeTint="99"/>
                <w:lang w:val="fr-FR"/>
              </w:rPr>
            </w:pPr>
            <w:ins w:id="87" w:author="양 성훈" w:date="2023-09-18T10:21:00Z">
              <w:r w:rsidRPr="00EA4490">
                <w:rPr>
                  <w:rFonts w:asciiTheme="majorHAnsi" w:eastAsiaTheme="majorHAnsi" w:hAnsiTheme="majorHAnsi" w:hint="eastAsia"/>
                  <w:szCs w:val="20"/>
                </w:rPr>
                <w:t xml:space="preserve">wget </w:t>
              </w:r>
              <w:r>
                <w:rPr>
                  <w:rFonts w:asciiTheme="majorHAnsi" w:eastAsiaTheme="majorHAnsi" w:hAnsiTheme="majorHAnsi"/>
                  <w:szCs w:val="20"/>
                </w:rPr>
                <w:fldChar w:fldCharType="begin"/>
              </w:r>
              <w:r>
                <w:rPr>
                  <w:rFonts w:asciiTheme="majorHAnsi" w:eastAsiaTheme="majorHAnsi" w:hAnsiTheme="majorHAnsi"/>
                  <w:szCs w:val="20"/>
                </w:rPr>
                <w:instrText xml:space="preserve"> HYPERLINK "</w:instrText>
              </w:r>
              <w:r w:rsidRPr="00036A2B">
                <w:instrText>http://MONIT_SERVER/install/utf8_pack/</w:instrText>
              </w:r>
              <w:r>
                <w:rPr>
                  <w:rFonts w:asciiTheme="majorHAnsi" w:eastAsiaTheme="majorHAnsi" w:hAnsiTheme="majorHAnsi"/>
                  <w:szCs w:val="20"/>
                </w:rPr>
                <w:instrText xml:space="preserve">" </w:instrText>
              </w:r>
              <w:r>
                <w:rPr>
                  <w:rFonts w:asciiTheme="majorHAnsi" w:eastAsiaTheme="majorHAnsi" w:hAnsiTheme="majorHAnsi"/>
                  <w:szCs w:val="20"/>
                </w:rPr>
                <w:fldChar w:fldCharType="separate"/>
              </w:r>
              <w:r w:rsidRPr="00EF5D4A">
                <w:rPr>
                  <w:rStyle w:val="a8"/>
                  <w:rFonts w:asciiTheme="majorHAnsi" w:eastAsiaTheme="majorHAnsi" w:hAnsiTheme="majorHAnsi"/>
                  <w:szCs w:val="20"/>
                </w:rPr>
                <w:t>http://MONIT_SERVER/install/utf8_pack/</w:t>
              </w:r>
              <w:r>
                <w:rPr>
                  <w:rFonts w:asciiTheme="majorHAnsi" w:eastAsiaTheme="majorHAnsi" w:hAnsiTheme="majorHAnsi"/>
                  <w:szCs w:val="20"/>
                </w:rPr>
                <w:fldChar w:fldCharType="end"/>
              </w:r>
              <w:r w:rsidRPr="00036A2B">
                <w:rPr>
                  <w:color w:val="548DD4" w:themeColor="text2" w:themeTint="99"/>
                </w:rPr>
                <w:t>apr-1.7.4.tar.gz</w:t>
              </w:r>
            </w:ins>
          </w:p>
          <w:p w14:paraId="68558FDA" w14:textId="77777777" w:rsidR="00450BCE" w:rsidRPr="00EA4490" w:rsidRDefault="00450BCE" w:rsidP="00450BCE">
            <w:pPr>
              <w:rPr>
                <w:ins w:id="88" w:author="양 성훈" w:date="2023-09-18T10:21:00Z"/>
                <w:rFonts w:asciiTheme="majorHAnsi" w:eastAsiaTheme="majorHAnsi" w:hAnsiTheme="majorHAnsi"/>
                <w:szCs w:val="20"/>
              </w:rPr>
            </w:pPr>
            <w:ins w:id="89" w:author="양 성훈" w:date="2023-09-18T10:21:00Z">
              <w:r w:rsidRPr="00EA4490">
                <w:rPr>
                  <w:rFonts w:asciiTheme="majorHAnsi" w:eastAsiaTheme="majorHAnsi" w:hAnsiTheme="majorHAnsi" w:hint="eastAsia"/>
                  <w:szCs w:val="20"/>
                </w:rPr>
                <w:t>wget http://MONIT_SERVER/install/</w:t>
              </w:r>
              <w:r>
                <w:rPr>
                  <w:rFonts w:asciiTheme="majorHAnsi" w:eastAsiaTheme="majorHAnsi" w:hAnsiTheme="majorHAnsi" w:hint="eastAsia"/>
                  <w:szCs w:val="20"/>
                </w:rPr>
                <w:t>utf8_pack/</w:t>
              </w:r>
              <w:r w:rsidRPr="00E44E1C">
                <w:rPr>
                  <w:rFonts w:asciiTheme="majorHAnsi" w:eastAsiaTheme="majorHAnsi" w:hAnsiTheme="majorHAnsi"/>
                  <w:szCs w:val="20"/>
                </w:rPr>
                <w:t>tomcat-connectors-1.2.37-src.tar.gz</w:t>
              </w:r>
              <w:r>
                <w:rPr>
                  <w:rFonts w:asciiTheme="majorHAnsi" w:eastAsiaTheme="majorHAnsi" w:hAnsiTheme="majorHAnsi"/>
                  <w:szCs w:val="20"/>
                </w:rPr>
                <w:t xml:space="preserve"> </w:t>
              </w:r>
            </w:ins>
          </w:p>
          <w:p w14:paraId="357C8F43" w14:textId="77777777" w:rsidR="00450BCE" w:rsidRPr="00C55AB2" w:rsidRDefault="00450BCE" w:rsidP="00450BCE">
            <w:pPr>
              <w:rPr>
                <w:ins w:id="90" w:author="양 성훈" w:date="2023-09-18T10:21:00Z"/>
                <w:rFonts w:asciiTheme="majorHAnsi" w:eastAsiaTheme="majorHAnsi" w:hAnsiTheme="majorHAnsi"/>
                <w:color w:val="FF0000"/>
                <w:szCs w:val="20"/>
              </w:rPr>
            </w:pPr>
            <w:ins w:id="91" w:author="양 성훈" w:date="2023-09-18T10:21:00Z">
              <w:r w:rsidRPr="00C55AB2">
                <w:rPr>
                  <w:rFonts w:asciiTheme="majorHAnsi" w:eastAsiaTheme="majorHAnsi" w:hAnsiTheme="majorHAnsi" w:hint="eastAsia"/>
                  <w:color w:val="FF0000"/>
                  <w:szCs w:val="20"/>
                </w:rPr>
                <w:t>wget http://MONIT_SERVER/install/utf8_pack/</w:t>
              </w:r>
              <w:r w:rsidRPr="000751D8">
                <w:rPr>
                  <w:rFonts w:asciiTheme="majorHAnsi" w:eastAsiaTheme="majorHAnsi" w:hAnsiTheme="majorHAnsi"/>
                  <w:color w:val="FF0000"/>
                  <w:szCs w:val="20"/>
                </w:rPr>
                <w:t>openjdk-17.0.2_linux-x64_bin.tar.gz</w:t>
              </w:r>
            </w:ins>
          </w:p>
          <w:p w14:paraId="0690DADB" w14:textId="77777777" w:rsidR="00450BCE" w:rsidRPr="00EA4490" w:rsidRDefault="00450BCE" w:rsidP="00450BCE">
            <w:pPr>
              <w:rPr>
                <w:ins w:id="92" w:author="양 성훈" w:date="2023-09-18T10:21:00Z"/>
                <w:rFonts w:asciiTheme="majorHAnsi" w:eastAsiaTheme="majorHAnsi" w:hAnsiTheme="majorHAnsi"/>
                <w:szCs w:val="20"/>
              </w:rPr>
            </w:pPr>
            <w:ins w:id="93" w:author="양 성훈" w:date="2023-09-18T10:21:00Z">
              <w:r w:rsidRPr="00EA4490">
                <w:rPr>
                  <w:rFonts w:asciiTheme="majorHAnsi" w:eastAsiaTheme="majorHAnsi" w:hAnsiTheme="majorHAnsi" w:hint="eastAsia"/>
                  <w:szCs w:val="20"/>
                </w:rPr>
                <w:t>wget http://MONIT_SERVER/install/</w:t>
              </w:r>
              <w:r>
                <w:rPr>
                  <w:rFonts w:asciiTheme="majorHAnsi" w:eastAsiaTheme="majorHAnsi" w:hAnsiTheme="majorHAnsi" w:hint="eastAsia"/>
                  <w:szCs w:val="20"/>
                </w:rPr>
                <w:t>utf8_pack/</w:t>
              </w:r>
              <w:r w:rsidRPr="00E44E1C">
                <w:rPr>
                  <w:rFonts w:asciiTheme="majorHAnsi" w:eastAsiaTheme="majorHAnsi" w:hAnsiTheme="majorHAnsi"/>
                  <w:szCs w:val="20"/>
                </w:rPr>
                <w:t>libiconv-1.14.tar.gz</w:t>
              </w:r>
            </w:ins>
          </w:p>
          <w:p w14:paraId="7E28AB0B" w14:textId="38B466BC" w:rsidR="00450BCE" w:rsidRPr="009B64D1" w:rsidRDefault="00450BCE" w:rsidP="00450BCE">
            <w:pPr>
              <w:rPr>
                <w:ins w:id="94" w:author="양 성훈" w:date="2023-09-18T10:21:00Z"/>
                <w:rFonts w:asciiTheme="majorHAnsi" w:eastAsiaTheme="majorHAnsi" w:hAnsiTheme="majorHAnsi"/>
                <w:color w:val="FF0000"/>
                <w:szCs w:val="20"/>
              </w:rPr>
            </w:pPr>
            <w:ins w:id="95" w:author="양 성훈" w:date="2023-09-18T10:21:00Z">
              <w:r w:rsidRPr="009B64D1">
                <w:rPr>
                  <w:rFonts w:asciiTheme="majorHAnsi" w:eastAsiaTheme="majorHAnsi" w:hAnsiTheme="majorHAnsi" w:hint="eastAsia"/>
                  <w:color w:val="FF0000"/>
                  <w:szCs w:val="20"/>
                </w:rPr>
                <w:t>wget http://MONIT_SERVER/install/utf8_pack</w:t>
              </w:r>
              <w:r>
                <w:rPr>
                  <w:rFonts w:asciiTheme="majorHAnsi" w:eastAsiaTheme="majorHAnsi" w:hAnsiTheme="majorHAnsi"/>
                  <w:color w:val="FF0000"/>
                  <w:szCs w:val="20"/>
                </w:rPr>
                <w:t>/</w:t>
              </w:r>
            </w:ins>
            <w:r w:rsidR="00264B58" w:rsidRPr="00264B58">
              <w:rPr>
                <w:color w:val="548DD4" w:themeColor="text2" w:themeTint="99"/>
                <w:lang w:val="fr-FR"/>
              </w:rPr>
              <w:t>mariadb-10.11.6-linux-systemd-x86_64.tar.gz</w:t>
            </w:r>
          </w:p>
          <w:p w14:paraId="7936BAA1" w14:textId="77777777" w:rsidR="00450BCE" w:rsidRPr="00BC2A4F" w:rsidRDefault="00450BCE" w:rsidP="00450BCE">
            <w:pPr>
              <w:rPr>
                <w:ins w:id="96" w:author="양 성훈" w:date="2023-09-18T10:21:00Z"/>
                <w:rFonts w:asciiTheme="majorHAnsi" w:eastAsiaTheme="majorHAnsi" w:hAnsiTheme="majorHAnsi"/>
                <w:szCs w:val="20"/>
              </w:rPr>
            </w:pPr>
            <w:ins w:id="97" w:author="양 성훈" w:date="2023-09-18T10:21:00Z">
              <w:r w:rsidRPr="00EA4490">
                <w:rPr>
                  <w:rFonts w:asciiTheme="majorHAnsi" w:eastAsiaTheme="majorHAnsi" w:hAnsiTheme="majorHAnsi" w:hint="eastAsia"/>
                  <w:szCs w:val="20"/>
                </w:rPr>
                <w:t>wget http://MONIT_SERVER/install/</w:t>
              </w:r>
              <w:r>
                <w:rPr>
                  <w:rFonts w:asciiTheme="majorHAnsi" w:eastAsiaTheme="majorHAnsi" w:hAnsiTheme="majorHAnsi" w:hint="eastAsia"/>
                  <w:szCs w:val="20"/>
                </w:rPr>
                <w:t>utf8_pack/my.cnf</w:t>
              </w:r>
            </w:ins>
          </w:p>
          <w:p w14:paraId="43A2B996" w14:textId="77777777" w:rsidR="00450BCE" w:rsidRDefault="00450BCE" w:rsidP="00450BCE">
            <w:pPr>
              <w:rPr>
                <w:ins w:id="98" w:author="양 성훈" w:date="2023-09-18T10:21:00Z"/>
                <w:rFonts w:asciiTheme="majorHAnsi" w:eastAsiaTheme="majorHAnsi" w:hAnsiTheme="majorHAnsi"/>
                <w:szCs w:val="20"/>
              </w:rPr>
            </w:pPr>
            <w:ins w:id="99" w:author="양 성훈" w:date="2023-09-18T10:21:00Z">
              <w:r w:rsidRPr="00EA4490">
                <w:rPr>
                  <w:rFonts w:asciiTheme="majorHAnsi" w:eastAsiaTheme="majorHAnsi" w:hAnsiTheme="majorHAnsi" w:hint="eastAsia"/>
                  <w:szCs w:val="20"/>
                </w:rPr>
                <w:t xml:space="preserve">wget </w:t>
              </w:r>
              <w:r>
                <w:rPr>
                  <w:rFonts w:asciiTheme="majorHAnsi" w:eastAsiaTheme="majorHAnsi" w:hAnsiTheme="majorHAnsi"/>
                  <w:szCs w:val="20"/>
                </w:rPr>
                <w:fldChar w:fldCharType="begin"/>
              </w:r>
              <w:r>
                <w:rPr>
                  <w:rFonts w:asciiTheme="majorHAnsi" w:eastAsiaTheme="majorHAnsi" w:hAnsiTheme="majorHAnsi"/>
                  <w:szCs w:val="20"/>
                </w:rPr>
                <w:instrText xml:space="preserve"> HYPERLINK "</w:instrText>
              </w:r>
              <w:r w:rsidRPr="00036A2B">
                <w:instrText>http://MONIT_SERVER/install/utf8_pack/asterisk-18.19.0.tar</w:instrText>
              </w:r>
              <w:r>
                <w:rPr>
                  <w:rFonts w:asciiTheme="majorHAnsi" w:eastAsiaTheme="majorHAnsi" w:hAnsiTheme="majorHAnsi"/>
                  <w:szCs w:val="20"/>
                </w:rPr>
                <w:instrText xml:space="preserve">" </w:instrText>
              </w:r>
              <w:r>
                <w:rPr>
                  <w:rFonts w:asciiTheme="majorHAnsi" w:eastAsiaTheme="majorHAnsi" w:hAnsiTheme="majorHAnsi"/>
                  <w:szCs w:val="20"/>
                </w:rPr>
                <w:fldChar w:fldCharType="separate"/>
              </w:r>
              <w:r w:rsidRPr="00EF5D4A">
                <w:rPr>
                  <w:rStyle w:val="a8"/>
                  <w:rFonts w:asciiTheme="majorHAnsi" w:eastAsiaTheme="majorHAnsi" w:hAnsiTheme="majorHAnsi"/>
                  <w:szCs w:val="20"/>
                </w:rPr>
                <w:t>http://MONIT_SERVER/install/utf8_pack/</w:t>
              </w:r>
              <w:r w:rsidRPr="00EF5D4A">
                <w:rPr>
                  <w:rStyle w:val="a8"/>
                </w:rPr>
                <w:t>asterisk-18.19.0.tar</w:t>
              </w:r>
              <w:r>
                <w:rPr>
                  <w:rFonts w:asciiTheme="majorHAnsi" w:eastAsiaTheme="majorHAnsi" w:hAnsiTheme="majorHAnsi"/>
                  <w:szCs w:val="20"/>
                </w:rPr>
                <w:fldChar w:fldCharType="end"/>
              </w:r>
              <w:r>
                <w:rPr>
                  <w:rFonts w:asciiTheme="majorHAnsi" w:eastAsiaTheme="majorHAnsi" w:hAnsiTheme="majorHAnsi"/>
                  <w:szCs w:val="20"/>
                </w:rPr>
                <w:t>.gz</w:t>
              </w:r>
            </w:ins>
          </w:p>
          <w:p w14:paraId="54B67626" w14:textId="77777777" w:rsidR="00450BCE" w:rsidRPr="00EA4490" w:rsidRDefault="00450BCE" w:rsidP="00450BCE">
            <w:pPr>
              <w:rPr>
                <w:ins w:id="100" w:author="양 성훈" w:date="2023-09-18T10:21:00Z"/>
                <w:rFonts w:asciiTheme="majorHAnsi" w:eastAsiaTheme="majorHAnsi" w:hAnsiTheme="majorHAnsi"/>
                <w:szCs w:val="20"/>
              </w:rPr>
            </w:pPr>
            <w:ins w:id="101" w:author="양 성훈" w:date="2023-09-18T10:21:00Z">
              <w:r w:rsidRPr="00EA4490">
                <w:rPr>
                  <w:rFonts w:asciiTheme="majorHAnsi" w:eastAsiaTheme="majorHAnsi" w:hAnsiTheme="majorHAnsi" w:hint="eastAsia"/>
                  <w:szCs w:val="20"/>
                </w:rPr>
                <w:t>wget http://MONIT_SERVER/install/</w:t>
              </w:r>
              <w:r>
                <w:rPr>
                  <w:rFonts w:asciiTheme="majorHAnsi" w:eastAsiaTheme="majorHAnsi" w:hAnsiTheme="majorHAnsi" w:hint="eastAsia"/>
                  <w:szCs w:val="20"/>
                </w:rPr>
                <w:t>utf8_pack/</w:t>
              </w:r>
              <w:r w:rsidRPr="00036A2B">
                <w:rPr>
                  <w:color w:val="548DD4" w:themeColor="text2" w:themeTint="99"/>
                </w:rPr>
                <w:t>pjproject-2.13.1.tar.gz</w:t>
              </w:r>
              <w:r w:rsidRPr="00963FD5" w:rsidDel="004A1EB2">
                <w:rPr>
                  <w:rFonts w:asciiTheme="majorHAnsi" w:eastAsiaTheme="majorHAnsi" w:hAnsiTheme="majorHAnsi"/>
                  <w:szCs w:val="20"/>
                </w:rPr>
                <w:t xml:space="preserve"> </w:t>
              </w:r>
            </w:ins>
          </w:p>
          <w:p w14:paraId="76DF74A8" w14:textId="77777777" w:rsidR="00450BCE" w:rsidRDefault="00450BCE" w:rsidP="00450BCE">
            <w:pPr>
              <w:rPr>
                <w:ins w:id="102" w:author="양 성훈" w:date="2023-09-18T10:21:00Z"/>
                <w:rFonts w:asciiTheme="majorHAnsi" w:eastAsiaTheme="majorHAnsi" w:hAnsiTheme="majorHAnsi"/>
                <w:szCs w:val="20"/>
              </w:rPr>
            </w:pPr>
            <w:ins w:id="103" w:author="양 성훈" w:date="2023-09-18T10:21:00Z">
              <w:r w:rsidRPr="00EA4490">
                <w:rPr>
                  <w:rFonts w:asciiTheme="majorHAnsi" w:eastAsiaTheme="majorHAnsi" w:hAnsiTheme="majorHAnsi" w:hint="eastAsia"/>
                  <w:szCs w:val="20"/>
                </w:rPr>
                <w:t xml:space="preserve">wget </w:t>
              </w:r>
              <w:r w:rsidRPr="00E44E1C">
                <w:rPr>
                  <w:rFonts w:asciiTheme="majorHAnsi" w:eastAsiaTheme="majorHAnsi" w:hAnsiTheme="majorHAnsi" w:hint="eastAsia"/>
                  <w:szCs w:val="20"/>
                </w:rPr>
                <w:t>http://MONIT_SERVER/install/utf8_pack/</w:t>
              </w:r>
              <w:r w:rsidRPr="00E44E1C">
                <w:rPr>
                  <w:rFonts w:asciiTheme="majorHAnsi" w:eastAsiaTheme="majorHAnsi" w:hAnsiTheme="majorHAnsi"/>
                  <w:szCs w:val="20"/>
                </w:rPr>
                <w:t>lame-3.99.1.tar.gz</w:t>
              </w:r>
            </w:ins>
          </w:p>
          <w:p w14:paraId="758B3D99" w14:textId="77777777" w:rsidR="00450BCE" w:rsidRPr="00036A2B" w:rsidRDefault="00450BCE" w:rsidP="00450BCE">
            <w:pPr>
              <w:rPr>
                <w:ins w:id="104" w:author="양 성훈" w:date="2023-09-18T10:21:00Z"/>
                <w:rFonts w:asciiTheme="majorHAnsi" w:eastAsiaTheme="majorHAnsi" w:hAnsiTheme="majorHAnsi"/>
                <w:color w:val="00B050"/>
                <w:szCs w:val="20"/>
              </w:rPr>
            </w:pPr>
            <w:ins w:id="105" w:author="양 성훈" w:date="2023-09-18T10:21:00Z">
              <w:r w:rsidRPr="00036A2B">
                <w:rPr>
                  <w:rFonts w:asciiTheme="majorHAnsi" w:eastAsiaTheme="majorHAnsi" w:hAnsiTheme="majorHAnsi"/>
                  <w:color w:val="00B050"/>
                  <w:szCs w:val="20"/>
                </w:rPr>
                <w:t>wget http://MONIT_SERVER/install/utf8_pack/activation.jar</w:t>
              </w:r>
            </w:ins>
          </w:p>
          <w:p w14:paraId="79C71E6C" w14:textId="77777777" w:rsidR="00450BCE" w:rsidRPr="00036A2B" w:rsidRDefault="00450BCE" w:rsidP="00450BCE">
            <w:pPr>
              <w:rPr>
                <w:ins w:id="106" w:author="양 성훈" w:date="2023-09-18T10:21:00Z"/>
                <w:rFonts w:asciiTheme="majorHAnsi" w:eastAsiaTheme="majorHAnsi" w:hAnsiTheme="majorHAnsi"/>
                <w:color w:val="00B050"/>
                <w:szCs w:val="20"/>
              </w:rPr>
            </w:pPr>
            <w:ins w:id="107" w:author="양 성훈" w:date="2023-09-18T10:21:00Z">
              <w:r w:rsidRPr="00036A2B">
                <w:rPr>
                  <w:rFonts w:asciiTheme="majorHAnsi" w:eastAsiaTheme="majorHAnsi" w:hAnsiTheme="majorHAnsi"/>
                  <w:color w:val="00B050"/>
                  <w:szCs w:val="20"/>
                </w:rPr>
                <w:t>wget http://MONIT_SERVER/install/utf8_pack/mail.jar</w:t>
              </w:r>
            </w:ins>
          </w:p>
          <w:p w14:paraId="66E72193" w14:textId="77777777" w:rsidR="00450BCE" w:rsidRPr="00036A2B" w:rsidRDefault="00450BCE" w:rsidP="00450BCE">
            <w:pPr>
              <w:rPr>
                <w:ins w:id="108" w:author="양 성훈" w:date="2023-09-18T10:21:00Z"/>
                <w:rFonts w:asciiTheme="majorHAnsi" w:eastAsiaTheme="majorHAnsi" w:hAnsiTheme="majorHAnsi"/>
                <w:color w:val="00B050"/>
                <w:szCs w:val="20"/>
              </w:rPr>
            </w:pPr>
            <w:ins w:id="109" w:author="양 성훈" w:date="2023-09-18T10:21:00Z">
              <w:r w:rsidRPr="00036A2B">
                <w:rPr>
                  <w:rFonts w:asciiTheme="majorHAnsi" w:eastAsiaTheme="majorHAnsi" w:hAnsiTheme="majorHAnsi"/>
                  <w:color w:val="00B050"/>
                  <w:szCs w:val="20"/>
                </w:rPr>
                <w:t>wget http://MONIT_SERVER/install/utf8_pack/servlet-api.jar</w:t>
              </w:r>
            </w:ins>
          </w:p>
          <w:p w14:paraId="4BFFE67C" w14:textId="77777777" w:rsidR="00450BCE" w:rsidRDefault="00450BCE" w:rsidP="00450BCE">
            <w:pPr>
              <w:rPr>
                <w:ins w:id="110" w:author="양 성훈" w:date="2023-09-18T10:21:00Z"/>
              </w:rPr>
            </w:pPr>
            <w:ins w:id="111" w:author="양 성훈" w:date="2023-09-18T10:21:00Z">
              <w:r w:rsidRPr="003F70E2">
                <w:t xml:space="preserve">wget </w:t>
              </w:r>
              <w:r w:rsidRPr="00036A2B">
                <w:t>http://MONIT_SERVER/install/utf8_pack/</w:t>
              </w:r>
              <w:r w:rsidRPr="00A027B4">
                <w:rPr>
                  <w:color w:val="548DD4" w:themeColor="text2" w:themeTint="99"/>
                </w:rPr>
                <w:t>Python-3.7.3.tar.xz</w:t>
              </w:r>
              <w:r w:rsidRPr="004A1EB2" w:rsidDel="004A1EB2">
                <w:t xml:space="preserve"> </w:t>
              </w:r>
            </w:ins>
          </w:p>
          <w:p w14:paraId="3339F3F8" w14:textId="77777777" w:rsidR="00450BCE" w:rsidRDefault="00450BCE" w:rsidP="00450BCE">
            <w:pPr>
              <w:rPr>
                <w:ins w:id="112" w:author="양 성훈" w:date="2023-09-18T10:21:00Z"/>
              </w:rPr>
            </w:pPr>
            <w:ins w:id="113" w:author="양 성훈" w:date="2023-09-18T10:21:00Z">
              <w:r w:rsidRPr="003F70E2">
                <w:t xml:space="preserve">wget </w:t>
              </w:r>
              <w:r w:rsidRPr="00036A2B">
                <w:t>http://MONIT_SERVER/install/utf8_pack/</w:t>
              </w:r>
              <w:r w:rsidRPr="00036A2B">
                <w:rPr>
                  <w:color w:val="548DD4" w:themeColor="text2" w:themeTint="99"/>
                </w:rPr>
                <w:t>node-v1</w:t>
              </w:r>
              <w:r>
                <w:rPr>
                  <w:color w:val="548DD4" w:themeColor="text2" w:themeTint="99"/>
                </w:rPr>
                <w:t>4.16</w:t>
              </w:r>
              <w:r w:rsidRPr="00036A2B">
                <w:rPr>
                  <w:color w:val="548DD4" w:themeColor="text2" w:themeTint="99"/>
                </w:rPr>
                <w:t>.0.tar.gz</w:t>
              </w:r>
              <w:r w:rsidRPr="008315EC" w:rsidDel="008315EC">
                <w:t xml:space="preserve"> </w:t>
              </w:r>
            </w:ins>
          </w:p>
          <w:p w14:paraId="51515187" w14:textId="77777777" w:rsidR="00450BCE" w:rsidRDefault="00450BCE" w:rsidP="00450BCE">
            <w:pPr>
              <w:rPr>
                <w:ins w:id="114" w:author="양 성훈" w:date="2023-09-18T10:21:00Z"/>
              </w:rPr>
            </w:pPr>
            <w:ins w:id="115" w:author="양 성훈" w:date="2023-09-18T10:21:00Z">
              <w:r w:rsidRPr="003F70E2">
                <w:t xml:space="preserve">wget </w:t>
              </w:r>
              <w:r w:rsidRPr="002C5518">
                <w:t>http://</w:t>
              </w:r>
              <w:r w:rsidRPr="002C5518">
                <w:rPr>
                  <w:rFonts w:asciiTheme="majorHAnsi" w:eastAsiaTheme="majorHAnsi" w:hAnsiTheme="majorHAnsi" w:hint="eastAsia"/>
                  <w:szCs w:val="20"/>
                </w:rPr>
                <w:t>MONIT_SERVER</w:t>
              </w:r>
              <w:r w:rsidRPr="002C5518">
                <w:t>/install/utf8_pack/libmad-0.15.1b.tar.gz</w:t>
              </w:r>
            </w:ins>
          </w:p>
          <w:p w14:paraId="37B1791E" w14:textId="77777777" w:rsidR="00450BCE" w:rsidRDefault="00450BCE" w:rsidP="00450BCE">
            <w:pPr>
              <w:rPr>
                <w:ins w:id="116" w:author="양 성훈" w:date="2023-09-18T10:21:00Z"/>
              </w:rPr>
            </w:pPr>
            <w:ins w:id="117" w:author="양 성훈" w:date="2023-09-18T10:21:00Z">
              <w:r w:rsidRPr="003F70E2">
                <w:t xml:space="preserve">wget </w:t>
              </w:r>
              <w:r w:rsidRPr="00963FD5">
                <w:t>http://</w:t>
              </w:r>
              <w:r w:rsidRPr="00963FD5">
                <w:rPr>
                  <w:rFonts w:asciiTheme="majorHAnsi" w:eastAsiaTheme="majorHAnsi" w:hAnsiTheme="majorHAnsi" w:hint="eastAsia"/>
                  <w:szCs w:val="20"/>
                </w:rPr>
                <w:t>MONIT_SERVER</w:t>
              </w:r>
              <w:r w:rsidRPr="00963FD5">
                <w:t>/install/utf8_pack/sox-14.4.1.tar.gz</w:t>
              </w:r>
            </w:ins>
          </w:p>
          <w:p w14:paraId="2E803BE8" w14:textId="77777777" w:rsidR="00450BCE" w:rsidRDefault="00450BCE" w:rsidP="00450BCE">
            <w:pPr>
              <w:rPr>
                <w:ins w:id="118" w:author="양 성훈" w:date="2023-09-18T10:21:00Z"/>
              </w:rPr>
            </w:pPr>
            <w:ins w:id="119" w:author="양 성훈" w:date="2023-09-18T10:21:00Z">
              <w:r w:rsidRPr="003F70E2">
                <w:t xml:space="preserve">wget </w:t>
              </w:r>
              <w:r w:rsidRPr="00036A2B">
                <w:t>http://MONIT_SERVER/install/utf8_pack/</w:t>
              </w:r>
              <w:r w:rsidRPr="00036A2B">
                <w:rPr>
                  <w:color w:val="548DD4" w:themeColor="text2" w:themeTint="99"/>
                </w:rPr>
                <w:t>jansson-2.13.tar.gz</w:t>
              </w:r>
              <w:r w:rsidRPr="004A1EB2" w:rsidDel="004A1EB2">
                <w:t xml:space="preserve"> </w:t>
              </w:r>
            </w:ins>
          </w:p>
          <w:p w14:paraId="0886FC1E" w14:textId="77777777" w:rsidR="00450BCE" w:rsidRDefault="00450BCE" w:rsidP="00450BCE">
            <w:pPr>
              <w:rPr>
                <w:ins w:id="120" w:author="양 성훈" w:date="2023-09-18T10:21:00Z"/>
              </w:rPr>
            </w:pPr>
            <w:ins w:id="121" w:author="양 성훈" w:date="2023-09-18T10:21:00Z">
              <w:r w:rsidRPr="003F70E2">
                <w:t xml:space="preserve">wget </w:t>
              </w:r>
              <w:r w:rsidRPr="00D70505">
                <w:t>http://</w:t>
              </w:r>
              <w:r w:rsidRPr="00D70505">
                <w:rPr>
                  <w:rFonts w:asciiTheme="majorHAnsi" w:eastAsiaTheme="majorHAnsi" w:hAnsiTheme="majorHAnsi" w:hint="eastAsia"/>
                  <w:szCs w:val="20"/>
                </w:rPr>
                <w:t>MONIT_SERVER</w:t>
              </w:r>
              <w:r w:rsidRPr="00D70505">
                <w:t>/install/utf8_pack/node_modules.tar.gz</w:t>
              </w:r>
            </w:ins>
          </w:p>
          <w:p w14:paraId="3D82AD4A" w14:textId="77777777" w:rsidR="00450BCE" w:rsidRDefault="00450BCE" w:rsidP="00450BCE">
            <w:pPr>
              <w:rPr>
                <w:ins w:id="122" w:author="양 성훈" w:date="2023-09-18T10:21:00Z"/>
              </w:rPr>
            </w:pPr>
            <w:ins w:id="123" w:author="양 성훈" w:date="2023-09-18T10:21:00Z">
              <w:r w:rsidRPr="003F70E2">
                <w:t xml:space="preserve">wget </w:t>
              </w:r>
              <w:r w:rsidRPr="004B4D08">
                <w:t>http://</w:t>
              </w:r>
              <w:r w:rsidRPr="004B4D08">
                <w:rPr>
                  <w:rFonts w:asciiTheme="majorHAnsi" w:eastAsiaTheme="majorHAnsi" w:hAnsiTheme="majorHAnsi" w:hint="eastAsia"/>
                  <w:szCs w:val="20"/>
                </w:rPr>
                <w:t>MONIT_SERVER</w:t>
              </w:r>
              <w:r w:rsidRPr="004B4D08">
                <w:t>/install/utf8_pack/</w:t>
              </w:r>
              <w:r>
                <w:rPr>
                  <w:color w:val="548DD4" w:themeColor="text2" w:themeTint="99"/>
                </w:rPr>
                <w:t>sipsak-0.9.8.</w:t>
              </w:r>
              <w:r w:rsidRPr="00D70505">
                <w:rPr>
                  <w:color w:val="548DD4" w:themeColor="text2" w:themeTint="99"/>
                </w:rPr>
                <w:t>1.tar.gz</w:t>
              </w:r>
              <w:r w:rsidRPr="004B4D08" w:rsidDel="004A1EB2">
                <w:t xml:space="preserve"> </w:t>
              </w:r>
            </w:ins>
          </w:p>
          <w:p w14:paraId="593ED808" w14:textId="77777777" w:rsidR="00450BCE" w:rsidRDefault="00450BCE" w:rsidP="00450BCE">
            <w:pPr>
              <w:rPr>
                <w:ins w:id="124" w:author="양 성훈" w:date="2023-09-18T10:21:00Z"/>
              </w:rPr>
            </w:pPr>
            <w:ins w:id="125" w:author="양 성훈" w:date="2023-09-18T10:21:00Z">
              <w:r w:rsidRPr="003F70E2">
                <w:t xml:space="preserve">wget </w:t>
              </w:r>
              <w:r>
                <w:fldChar w:fldCharType="begin"/>
              </w:r>
              <w:r>
                <w:instrText xml:space="preserve"> HYPERLINK "http://MONIT_SERVER/install/utf8_pack/apache_htdocs.tar.gz" </w:instrText>
              </w:r>
              <w:r>
                <w:fldChar w:fldCharType="separate"/>
              </w:r>
              <w:r w:rsidRPr="00B01B89">
                <w:rPr>
                  <w:rStyle w:val="a8"/>
                </w:rPr>
                <w:t>http://</w:t>
              </w:r>
              <w:r w:rsidRPr="00B01B89">
                <w:rPr>
                  <w:rStyle w:val="a8"/>
                  <w:rFonts w:asciiTheme="majorHAnsi" w:eastAsiaTheme="majorHAnsi" w:hAnsiTheme="majorHAnsi" w:hint="eastAsia"/>
                  <w:szCs w:val="20"/>
                </w:rPr>
                <w:t>MONIT_SERVER</w:t>
              </w:r>
              <w:r w:rsidRPr="00B01B89">
                <w:rPr>
                  <w:rStyle w:val="a8"/>
                </w:rPr>
                <w:t>/install/utf8_pack/apache_htdocs.tar.gz</w:t>
              </w:r>
              <w:r>
                <w:rPr>
                  <w:rStyle w:val="a8"/>
                </w:rPr>
                <w:fldChar w:fldCharType="end"/>
              </w:r>
            </w:ins>
          </w:p>
          <w:p w14:paraId="5AF2972D" w14:textId="77777777" w:rsidR="00450BCE" w:rsidRDefault="00450BCE" w:rsidP="00450BCE">
            <w:pPr>
              <w:rPr>
                <w:ins w:id="126" w:author="양 성훈" w:date="2023-09-18T10:21:00Z"/>
              </w:rPr>
            </w:pPr>
            <w:ins w:id="127" w:author="양 성훈" w:date="2023-09-18T10:21:00Z">
              <w:r w:rsidRPr="009763CE">
                <w:t xml:space="preserve">wget </w:t>
              </w:r>
              <w:r>
                <w:fldChar w:fldCharType="begin"/>
              </w:r>
              <w:r>
                <w:instrText xml:space="preserve"> HYPERLINK "http://MONIT_SERVER/install/utf8_pack/p7zip_9.38.1_src_all.tar.bz2" </w:instrText>
              </w:r>
              <w:r>
                <w:fldChar w:fldCharType="separate"/>
              </w:r>
              <w:r w:rsidRPr="008A537D">
                <w:rPr>
                  <w:rStyle w:val="a8"/>
                </w:rPr>
                <w:t>http://MONIT_SERVER/install/utf8_pack/p7zip_9.38.1_src_all.tar.bz2</w:t>
              </w:r>
              <w:r>
                <w:rPr>
                  <w:rStyle w:val="a8"/>
                </w:rPr>
                <w:fldChar w:fldCharType="end"/>
              </w:r>
              <w:r w:rsidRPr="00BA6EE5">
                <w:rPr>
                  <w:rFonts w:hint="eastAsia"/>
                </w:rPr>
                <w:t xml:space="preserve"> </w:t>
              </w:r>
            </w:ins>
          </w:p>
          <w:p w14:paraId="0A508AF4" w14:textId="279E853F" w:rsidR="00450BCE" w:rsidRPr="00EA4490" w:rsidDel="00450BCE" w:rsidRDefault="00450BCE" w:rsidP="00450BCE">
            <w:pPr>
              <w:rPr>
                <w:ins w:id="128" w:author="양 성훈" w:date="2023-09-18T10:21:00Z"/>
                <w:rFonts w:asciiTheme="majorHAnsi" w:eastAsiaTheme="majorHAnsi" w:hAnsiTheme="majorHAnsi"/>
                <w:szCs w:val="20"/>
              </w:rPr>
            </w:pPr>
            <w:ins w:id="129" w:author="양 성훈" w:date="2023-09-18T10:21:00Z">
              <w:r>
                <w:rPr>
                  <w:rFonts w:hint="eastAsia"/>
                </w:rPr>
                <w:t>wget http://MONIT_SERVER/install/utf8_pack/</w:t>
              </w:r>
              <w:r w:rsidRPr="00376E4B">
                <w:t>eicn_centos7</w:t>
              </w:r>
            </w:ins>
          </w:p>
        </w:tc>
        <w:tc>
          <w:tcPr>
            <w:tcW w:w="10456" w:type="dxa"/>
          </w:tcPr>
          <w:p w14:paraId="1AAEBF6E" w14:textId="1AD22134" w:rsidR="00450BCE" w:rsidDel="00450BCE" w:rsidRDefault="00450BCE" w:rsidP="00450BCE">
            <w:pPr>
              <w:rPr>
                <w:del w:id="130" w:author="양 성훈" w:date="2023-09-18T10:21:00Z"/>
                <w:rFonts w:asciiTheme="majorHAnsi" w:eastAsiaTheme="majorHAnsi" w:hAnsiTheme="majorHAnsi"/>
                <w:szCs w:val="20"/>
              </w:rPr>
            </w:pPr>
            <w:del w:id="131" w:author="양 성훈" w:date="2023-09-18T10:21:00Z">
              <w:r w:rsidRPr="00EA4490" w:rsidDel="00450BCE">
                <w:rPr>
                  <w:rFonts w:asciiTheme="majorHAnsi" w:eastAsiaTheme="majorHAnsi" w:hAnsiTheme="majorHAnsi" w:hint="eastAsia"/>
                  <w:szCs w:val="20"/>
                </w:rPr>
                <w:delText xml:space="preserve">wget </w:delText>
              </w:r>
              <w:r w:rsidDel="00450BCE">
                <w:fldChar w:fldCharType="begin"/>
              </w:r>
              <w:r w:rsidDel="00450BCE">
                <w:delInstrText xml:space="preserve"> HYPERLINK "http://MONIT_SERVER/install/utf8_pack/apache_config.tar.gz" </w:delInstrText>
              </w:r>
              <w:r w:rsidDel="00450BCE">
                <w:fldChar w:fldCharType="separate"/>
              </w:r>
              <w:r w:rsidRPr="005C0AC3" w:rsidDel="00450BCE">
                <w:rPr>
                  <w:rStyle w:val="a8"/>
                  <w:rFonts w:asciiTheme="majorHAnsi" w:eastAsiaTheme="majorHAnsi" w:hAnsiTheme="majorHAnsi" w:hint="eastAsia"/>
                  <w:szCs w:val="20"/>
                </w:rPr>
                <w:delText>http://MONIT_SERVER/install/utf8_pack/apache_config.tar.gz</w:delText>
              </w:r>
              <w:r w:rsidDel="00450BCE">
                <w:rPr>
                  <w:rStyle w:val="a8"/>
                  <w:rFonts w:asciiTheme="majorHAnsi" w:eastAsiaTheme="majorHAnsi" w:hAnsiTheme="majorHAnsi"/>
                  <w:szCs w:val="20"/>
                </w:rPr>
                <w:fldChar w:fldCharType="end"/>
              </w:r>
            </w:del>
          </w:p>
          <w:p w14:paraId="3CF2A6D1" w14:textId="6B24BDFB" w:rsidR="00450BCE" w:rsidDel="00450BCE" w:rsidRDefault="00450BCE" w:rsidP="00450BCE">
            <w:pPr>
              <w:rPr>
                <w:del w:id="132" w:author="양 성훈" w:date="2023-09-18T10:21:00Z"/>
                <w:rFonts w:asciiTheme="majorHAnsi" w:eastAsiaTheme="majorHAnsi" w:hAnsiTheme="majorHAnsi"/>
                <w:szCs w:val="20"/>
              </w:rPr>
            </w:pPr>
            <w:del w:id="133" w:author="양 성훈" w:date="2023-09-18T10:21:00Z">
              <w:r w:rsidRPr="00EA4490" w:rsidDel="00450BCE">
                <w:rPr>
                  <w:rFonts w:asciiTheme="majorHAnsi" w:eastAsiaTheme="majorHAnsi" w:hAnsiTheme="majorHAnsi" w:hint="eastAsia"/>
                  <w:szCs w:val="20"/>
                </w:rPr>
                <w:delText>wget http://MONIT_SERVER/install/</w:delText>
              </w:r>
              <w:r w:rsidDel="00450BCE">
                <w:rPr>
                  <w:rFonts w:asciiTheme="majorHAnsi" w:eastAsiaTheme="majorHAnsi" w:hAnsiTheme="majorHAnsi" w:hint="eastAsia"/>
                  <w:szCs w:val="20"/>
                </w:rPr>
                <w:delText>utf8_pack/</w:delText>
              </w:r>
              <w:r w:rsidRPr="00DE6345" w:rsidDel="00450BCE">
                <w:rPr>
                  <w:rFonts w:asciiTheme="majorHAnsi" w:eastAsiaTheme="majorHAnsi" w:hAnsiTheme="majorHAnsi" w:hint="eastAsia"/>
                  <w:szCs w:val="20"/>
                </w:rPr>
                <w:delText>apache_</w:delText>
              </w:r>
              <w:r w:rsidRPr="00FE19B4" w:rsidDel="00450BCE">
                <w:rPr>
                  <w:rFonts w:asciiTheme="majorHAnsi" w:eastAsiaTheme="majorHAnsi" w:hAnsiTheme="majorHAnsi"/>
                  <w:szCs w:val="20"/>
                </w:rPr>
                <w:delText>htdocs</w:delText>
              </w:r>
              <w:r w:rsidDel="00450BCE">
                <w:rPr>
                  <w:rFonts w:asciiTheme="majorHAnsi" w:eastAsiaTheme="majorHAnsi" w:hAnsiTheme="majorHAnsi"/>
                  <w:szCs w:val="20"/>
                </w:rPr>
                <w:delText>_cc</w:delText>
              </w:r>
              <w:r w:rsidRPr="00DE6345" w:rsidDel="00450BCE">
                <w:rPr>
                  <w:rFonts w:asciiTheme="majorHAnsi" w:eastAsiaTheme="majorHAnsi" w:hAnsiTheme="majorHAnsi" w:hint="eastAsia"/>
                  <w:szCs w:val="20"/>
                </w:rPr>
                <w:delText>.tar.gz</w:delText>
              </w:r>
            </w:del>
          </w:p>
          <w:p w14:paraId="43F6812F" w14:textId="7BBB7487" w:rsidR="00450BCE" w:rsidRPr="00C55AB2" w:rsidDel="00450BCE" w:rsidRDefault="00450BCE" w:rsidP="00450BCE">
            <w:pPr>
              <w:rPr>
                <w:del w:id="134" w:author="양 성훈" w:date="2023-09-18T10:21:00Z"/>
                <w:rFonts w:asciiTheme="majorHAnsi" w:eastAsiaTheme="majorHAnsi" w:hAnsiTheme="majorHAnsi"/>
                <w:color w:val="FF0000"/>
                <w:szCs w:val="20"/>
              </w:rPr>
            </w:pPr>
            <w:del w:id="135" w:author="양 성훈" w:date="2023-09-18T10:21:00Z">
              <w:r w:rsidRPr="00C55AB2" w:rsidDel="00450BCE">
                <w:rPr>
                  <w:rFonts w:asciiTheme="majorHAnsi" w:eastAsiaTheme="majorHAnsi" w:hAnsiTheme="majorHAnsi" w:hint="eastAsia"/>
                  <w:color w:val="FF0000"/>
                  <w:szCs w:val="20"/>
                </w:rPr>
                <w:delText>wget http://MONIT_SERVER/install/utf8_pack/</w:delText>
              </w:r>
            </w:del>
            <w:ins w:id="136" w:author="박 성진" w:date="2023-06-13T17:51:00Z">
              <w:del w:id="137" w:author="양 성훈" w:date="2023-09-18T10:21:00Z">
                <w:r w:rsidRPr="000751D8" w:rsidDel="00450BCE">
                  <w:rPr>
                    <w:rFonts w:asciiTheme="majorHAnsi" w:eastAsiaTheme="majorHAnsi" w:hAnsiTheme="majorHAnsi"/>
                    <w:color w:val="FF0000"/>
                    <w:szCs w:val="20"/>
                  </w:rPr>
                  <w:delText>apache-tomcat-10.1.7.tar.gz</w:delText>
                </w:r>
              </w:del>
            </w:ins>
            <w:del w:id="138" w:author="양 성훈" w:date="2023-09-18T10:21:00Z">
              <w:r w:rsidRPr="00C55AB2" w:rsidDel="00450BCE">
                <w:rPr>
                  <w:rFonts w:asciiTheme="majorHAnsi" w:eastAsiaTheme="majorHAnsi" w:hAnsiTheme="majorHAnsi"/>
                  <w:color w:val="FF0000"/>
                  <w:szCs w:val="20"/>
                </w:rPr>
                <w:delText>apache-tomcat-8.5.42.tar.gz</w:delText>
              </w:r>
            </w:del>
          </w:p>
          <w:p w14:paraId="62C6B912" w14:textId="240524C9" w:rsidR="00450BCE" w:rsidDel="00450BCE" w:rsidRDefault="00450BCE" w:rsidP="00450BCE">
            <w:pPr>
              <w:rPr>
                <w:del w:id="139" w:author="양 성훈" w:date="2023-09-18T10:21:00Z"/>
                <w:rFonts w:asciiTheme="majorHAnsi" w:eastAsiaTheme="majorHAnsi" w:hAnsiTheme="majorHAnsi"/>
                <w:szCs w:val="20"/>
              </w:rPr>
            </w:pPr>
            <w:del w:id="140" w:author="양 성훈" w:date="2023-09-18T10:21:00Z">
              <w:r w:rsidRPr="00EA4490" w:rsidDel="00450BCE">
                <w:rPr>
                  <w:rFonts w:asciiTheme="majorHAnsi" w:eastAsiaTheme="majorHAnsi" w:hAnsiTheme="majorHAnsi" w:hint="eastAsia"/>
                  <w:szCs w:val="20"/>
                </w:rPr>
                <w:delText xml:space="preserve">wget </w:delText>
              </w:r>
            </w:del>
          </w:p>
          <w:p w14:paraId="7CB6CEF0" w14:textId="3A00E34E" w:rsidR="00450BCE" w:rsidRPr="00EA4490" w:rsidDel="00450BCE" w:rsidRDefault="00450BCE" w:rsidP="00450BCE">
            <w:pPr>
              <w:rPr>
                <w:del w:id="141" w:author="양 성훈" w:date="2023-09-18T10:21:00Z"/>
                <w:rFonts w:asciiTheme="majorHAnsi" w:eastAsiaTheme="majorHAnsi" w:hAnsiTheme="majorHAnsi"/>
                <w:szCs w:val="20"/>
              </w:rPr>
            </w:pPr>
            <w:del w:id="142" w:author="양 성훈" w:date="2023-09-18T10:21:00Z">
              <w:r w:rsidRPr="00EA4490" w:rsidDel="00450BCE">
                <w:rPr>
                  <w:rFonts w:asciiTheme="majorHAnsi" w:eastAsiaTheme="majorHAnsi" w:hAnsiTheme="majorHAnsi" w:hint="eastAsia"/>
                  <w:szCs w:val="20"/>
                </w:rPr>
                <w:delText>wget http://MONIT_SERVER/install/</w:delText>
              </w:r>
              <w:r w:rsidDel="00450BCE">
                <w:rPr>
                  <w:rFonts w:asciiTheme="majorHAnsi" w:eastAsiaTheme="majorHAnsi" w:hAnsiTheme="majorHAnsi" w:hint="eastAsia"/>
                  <w:szCs w:val="20"/>
                </w:rPr>
                <w:delText>utf8_pack/</w:delText>
              </w:r>
              <w:r w:rsidRPr="00E44E1C" w:rsidDel="00450BCE">
                <w:rPr>
                  <w:rFonts w:asciiTheme="majorHAnsi" w:eastAsiaTheme="majorHAnsi" w:hAnsiTheme="majorHAnsi"/>
                  <w:szCs w:val="20"/>
                </w:rPr>
                <w:delText>tomcat-connectors-1.2.37-src.tar.gz</w:delText>
              </w:r>
            </w:del>
          </w:p>
          <w:p w14:paraId="0C2DC081" w14:textId="070A0028" w:rsidR="00450BCE" w:rsidRPr="00C55AB2" w:rsidDel="00450BCE" w:rsidRDefault="00450BCE" w:rsidP="00450BCE">
            <w:pPr>
              <w:rPr>
                <w:del w:id="143" w:author="양 성훈" w:date="2023-09-18T10:21:00Z"/>
                <w:rFonts w:asciiTheme="majorHAnsi" w:eastAsiaTheme="majorHAnsi" w:hAnsiTheme="majorHAnsi"/>
                <w:color w:val="FF0000"/>
                <w:szCs w:val="20"/>
              </w:rPr>
            </w:pPr>
            <w:del w:id="144" w:author="양 성훈" w:date="2023-09-18T10:21:00Z">
              <w:r w:rsidRPr="00C55AB2" w:rsidDel="00450BCE">
                <w:rPr>
                  <w:rFonts w:asciiTheme="majorHAnsi" w:eastAsiaTheme="majorHAnsi" w:hAnsiTheme="majorHAnsi" w:hint="eastAsia"/>
                  <w:color w:val="FF0000"/>
                  <w:szCs w:val="20"/>
                </w:rPr>
                <w:delText>wget http://MONIT_SERVER/install/utf8_pack/</w:delText>
              </w:r>
            </w:del>
            <w:ins w:id="145" w:author="박 성진" w:date="2023-06-13T17:50:00Z">
              <w:del w:id="146" w:author="양 성훈" w:date="2023-09-18T10:21:00Z">
                <w:r w:rsidRPr="000751D8" w:rsidDel="00450BCE">
                  <w:rPr>
                    <w:rFonts w:asciiTheme="majorHAnsi" w:eastAsiaTheme="majorHAnsi" w:hAnsiTheme="majorHAnsi"/>
                    <w:color w:val="FF0000"/>
                    <w:szCs w:val="20"/>
                  </w:rPr>
                  <w:delText>openjdk-17.0.2_linux-x64_bin.tar.gz</w:delText>
                </w:r>
              </w:del>
            </w:ins>
            <w:del w:id="147" w:author="양 성훈" w:date="2023-09-18T10:21:00Z">
              <w:r w:rsidRPr="00C55AB2" w:rsidDel="00450BCE">
                <w:rPr>
                  <w:rFonts w:asciiTheme="majorHAnsi" w:eastAsiaTheme="majorHAnsi" w:hAnsiTheme="majorHAnsi"/>
                  <w:color w:val="FF0000"/>
                  <w:szCs w:val="20"/>
                </w:rPr>
                <w:delText>jdk-8u181-linux-x64.tar.gz</w:delText>
              </w:r>
            </w:del>
          </w:p>
          <w:p w14:paraId="523EDD51" w14:textId="233A2F07" w:rsidR="00450BCE" w:rsidRPr="00EA4490" w:rsidDel="00450BCE" w:rsidRDefault="00450BCE" w:rsidP="00450BCE">
            <w:pPr>
              <w:rPr>
                <w:del w:id="148" w:author="양 성훈" w:date="2023-09-18T10:21:00Z"/>
                <w:rFonts w:asciiTheme="majorHAnsi" w:eastAsiaTheme="majorHAnsi" w:hAnsiTheme="majorHAnsi"/>
                <w:szCs w:val="20"/>
              </w:rPr>
            </w:pPr>
            <w:del w:id="149" w:author="양 성훈" w:date="2023-09-18T10:21:00Z">
              <w:r w:rsidRPr="00EA4490" w:rsidDel="00450BCE">
                <w:rPr>
                  <w:rFonts w:asciiTheme="majorHAnsi" w:eastAsiaTheme="majorHAnsi" w:hAnsiTheme="majorHAnsi" w:hint="eastAsia"/>
                  <w:szCs w:val="20"/>
                </w:rPr>
                <w:delText>wget http://MONIT_SERVER/install/</w:delText>
              </w:r>
              <w:r w:rsidDel="00450BCE">
                <w:rPr>
                  <w:rFonts w:asciiTheme="majorHAnsi" w:eastAsiaTheme="majorHAnsi" w:hAnsiTheme="majorHAnsi" w:hint="eastAsia"/>
                  <w:szCs w:val="20"/>
                </w:rPr>
                <w:delText>utf8_pack/</w:delText>
              </w:r>
              <w:r w:rsidRPr="00E44E1C" w:rsidDel="00450BCE">
                <w:rPr>
                  <w:rFonts w:asciiTheme="majorHAnsi" w:eastAsiaTheme="majorHAnsi" w:hAnsiTheme="majorHAnsi"/>
                  <w:szCs w:val="20"/>
                </w:rPr>
                <w:delText>libiconv-1.14.tar.gz</w:delText>
              </w:r>
            </w:del>
          </w:p>
          <w:p w14:paraId="50BD5F11" w14:textId="30B7FAA5" w:rsidR="00450BCE" w:rsidRPr="009B64D1" w:rsidDel="00450BCE" w:rsidRDefault="00450BCE" w:rsidP="00450BCE">
            <w:pPr>
              <w:rPr>
                <w:del w:id="150" w:author="양 성훈" w:date="2023-09-18T10:21:00Z"/>
                <w:rFonts w:asciiTheme="majorHAnsi" w:eastAsiaTheme="majorHAnsi" w:hAnsiTheme="majorHAnsi"/>
                <w:color w:val="FF0000"/>
                <w:szCs w:val="20"/>
              </w:rPr>
            </w:pPr>
            <w:del w:id="151" w:author="양 성훈" w:date="2023-09-18T10:21:00Z">
              <w:r w:rsidRPr="009B64D1" w:rsidDel="00450BCE">
                <w:rPr>
                  <w:rFonts w:asciiTheme="majorHAnsi" w:eastAsiaTheme="majorHAnsi" w:hAnsiTheme="majorHAnsi" w:hint="eastAsia"/>
                  <w:color w:val="FF0000"/>
                  <w:szCs w:val="20"/>
                </w:rPr>
                <w:delText xml:space="preserve">wget </w:delText>
              </w:r>
            </w:del>
          </w:p>
          <w:p w14:paraId="0BF4E592" w14:textId="4A069229" w:rsidR="00450BCE" w:rsidRPr="00BC2A4F" w:rsidDel="00450BCE" w:rsidRDefault="00450BCE" w:rsidP="00450BCE">
            <w:pPr>
              <w:rPr>
                <w:del w:id="152" w:author="양 성훈" w:date="2023-09-18T10:21:00Z"/>
                <w:rFonts w:asciiTheme="majorHAnsi" w:eastAsiaTheme="majorHAnsi" w:hAnsiTheme="majorHAnsi"/>
                <w:szCs w:val="20"/>
              </w:rPr>
            </w:pPr>
            <w:del w:id="153" w:author="양 성훈" w:date="2023-09-18T10:21:00Z">
              <w:r w:rsidRPr="00EA4490" w:rsidDel="00450BCE">
                <w:rPr>
                  <w:rFonts w:asciiTheme="majorHAnsi" w:eastAsiaTheme="majorHAnsi" w:hAnsiTheme="majorHAnsi" w:hint="eastAsia"/>
                  <w:szCs w:val="20"/>
                </w:rPr>
                <w:delText>wget http://MONIT_SERVER/install/</w:delText>
              </w:r>
              <w:r w:rsidDel="00450BCE">
                <w:rPr>
                  <w:rFonts w:asciiTheme="majorHAnsi" w:eastAsiaTheme="majorHAnsi" w:hAnsiTheme="majorHAnsi" w:hint="eastAsia"/>
                  <w:szCs w:val="20"/>
                </w:rPr>
                <w:delText>utf8_pack/my.cnf</w:delText>
              </w:r>
            </w:del>
          </w:p>
          <w:p w14:paraId="4D17D613" w14:textId="16572BE9" w:rsidR="00450BCE" w:rsidRPr="00EA4490" w:rsidDel="00450BCE" w:rsidRDefault="00450BCE" w:rsidP="00450BCE">
            <w:pPr>
              <w:rPr>
                <w:del w:id="154" w:author="양 성훈" w:date="2023-09-18T10:21:00Z"/>
                <w:rFonts w:asciiTheme="majorHAnsi" w:eastAsiaTheme="majorHAnsi" w:hAnsiTheme="majorHAnsi"/>
                <w:szCs w:val="20"/>
              </w:rPr>
            </w:pPr>
            <w:del w:id="155" w:author="양 성훈" w:date="2023-09-18T10:21:00Z">
              <w:r w:rsidRPr="00EA4490" w:rsidDel="00450BCE">
                <w:rPr>
                  <w:rFonts w:asciiTheme="majorHAnsi" w:eastAsiaTheme="majorHAnsi" w:hAnsiTheme="majorHAnsi" w:hint="eastAsia"/>
                  <w:szCs w:val="20"/>
                </w:rPr>
                <w:delText>wget http://MONIT_SERVER/install/</w:delText>
              </w:r>
              <w:r w:rsidDel="00450BCE">
                <w:rPr>
                  <w:rFonts w:asciiTheme="majorHAnsi" w:eastAsiaTheme="majorHAnsi" w:hAnsiTheme="majorHAnsi" w:hint="eastAsia"/>
                  <w:szCs w:val="20"/>
                </w:rPr>
                <w:delText>utf8_pack/</w:delText>
              </w:r>
              <w:r w:rsidRPr="00963FD5" w:rsidDel="00450BCE">
                <w:rPr>
                  <w:rFonts w:asciiTheme="majorHAnsi" w:eastAsiaTheme="majorHAnsi" w:hAnsiTheme="majorHAnsi"/>
                  <w:szCs w:val="20"/>
                </w:rPr>
                <w:delText>asterisk-13.6.0_EICN.tar.gz</w:delText>
              </w:r>
            </w:del>
          </w:p>
          <w:p w14:paraId="267C6E0C" w14:textId="7A0ABBEA" w:rsidR="00450BCE" w:rsidDel="00450BCE" w:rsidRDefault="00450BCE" w:rsidP="00450BCE">
            <w:pPr>
              <w:rPr>
                <w:del w:id="156" w:author="양 성훈" w:date="2023-09-18T10:21:00Z"/>
                <w:rFonts w:asciiTheme="majorHAnsi" w:eastAsiaTheme="majorHAnsi" w:hAnsiTheme="majorHAnsi"/>
                <w:szCs w:val="20"/>
              </w:rPr>
            </w:pPr>
            <w:del w:id="157" w:author="양 성훈" w:date="2023-09-18T10:21:00Z">
              <w:r w:rsidRPr="00EA4490" w:rsidDel="00450BCE">
                <w:rPr>
                  <w:rFonts w:asciiTheme="majorHAnsi" w:eastAsiaTheme="majorHAnsi" w:hAnsiTheme="majorHAnsi" w:hint="eastAsia"/>
                  <w:szCs w:val="20"/>
                </w:rPr>
                <w:delText xml:space="preserve">wget </w:delText>
              </w:r>
              <w:r w:rsidRPr="00E44E1C" w:rsidDel="00450BCE">
                <w:rPr>
                  <w:rFonts w:asciiTheme="majorHAnsi" w:eastAsiaTheme="majorHAnsi" w:hAnsiTheme="majorHAnsi" w:hint="eastAsia"/>
                  <w:szCs w:val="20"/>
                </w:rPr>
                <w:delText>http://MONIT_SERVER/install/utf8_pack/</w:delText>
              </w:r>
              <w:r w:rsidRPr="00E44E1C" w:rsidDel="00450BCE">
                <w:rPr>
                  <w:rFonts w:asciiTheme="majorHAnsi" w:eastAsiaTheme="majorHAnsi" w:hAnsiTheme="majorHAnsi"/>
                  <w:szCs w:val="20"/>
                </w:rPr>
                <w:delText>lame-3.99.1.tar.gz</w:delText>
              </w:r>
            </w:del>
          </w:p>
          <w:p w14:paraId="0E967F5B" w14:textId="08D7E756" w:rsidR="00450BCE" w:rsidRPr="00715B2E" w:rsidDel="00450BCE" w:rsidRDefault="00450BCE" w:rsidP="00450BCE">
            <w:pPr>
              <w:rPr>
                <w:del w:id="158" w:author="양 성훈" w:date="2023-09-18T10:21:00Z"/>
                <w:rFonts w:asciiTheme="majorHAnsi" w:eastAsiaTheme="majorHAnsi" w:hAnsiTheme="majorHAnsi"/>
                <w:color w:val="00B050"/>
                <w:szCs w:val="20"/>
                <w:rPrChange w:id="159" w:author="Microsoft 계정" w:date="2023-03-17T17:24:00Z">
                  <w:rPr>
                    <w:del w:id="160" w:author="양 성훈" w:date="2023-09-18T10:21:00Z"/>
                    <w:rFonts w:asciiTheme="majorHAnsi" w:eastAsiaTheme="majorHAnsi" w:hAnsiTheme="majorHAnsi"/>
                    <w:szCs w:val="20"/>
                  </w:rPr>
                </w:rPrChange>
              </w:rPr>
            </w:pPr>
            <w:del w:id="161" w:author="양 성훈" w:date="2023-09-18T10:21:00Z">
              <w:r w:rsidRPr="00715B2E" w:rsidDel="00450BCE">
                <w:rPr>
                  <w:rFonts w:asciiTheme="majorHAnsi" w:eastAsiaTheme="majorHAnsi" w:hAnsiTheme="majorHAnsi"/>
                  <w:color w:val="00B050"/>
                  <w:szCs w:val="20"/>
                  <w:rPrChange w:id="162" w:author="Microsoft 계정" w:date="2023-03-17T17:24:00Z">
                    <w:rPr>
                      <w:rFonts w:asciiTheme="majorHAnsi" w:eastAsiaTheme="majorHAnsi" w:hAnsiTheme="majorHAnsi"/>
                      <w:szCs w:val="20"/>
                    </w:rPr>
                  </w:rPrChange>
                </w:rPr>
                <w:delText>wget http://MONIT_SERVER/install/utf8_pack/activation.jar</w:delText>
              </w:r>
            </w:del>
          </w:p>
          <w:p w14:paraId="3EA073FD" w14:textId="5DD2944C" w:rsidR="00450BCE" w:rsidRPr="00715B2E" w:rsidDel="00450BCE" w:rsidRDefault="00450BCE" w:rsidP="00450BCE">
            <w:pPr>
              <w:rPr>
                <w:del w:id="163" w:author="양 성훈" w:date="2023-09-18T10:21:00Z"/>
                <w:rFonts w:asciiTheme="majorHAnsi" w:eastAsiaTheme="majorHAnsi" w:hAnsiTheme="majorHAnsi"/>
                <w:color w:val="00B050"/>
                <w:szCs w:val="20"/>
                <w:rPrChange w:id="164" w:author="Microsoft 계정" w:date="2023-03-17T17:24:00Z">
                  <w:rPr>
                    <w:del w:id="165" w:author="양 성훈" w:date="2023-09-18T10:21:00Z"/>
                    <w:rFonts w:asciiTheme="majorHAnsi" w:eastAsiaTheme="majorHAnsi" w:hAnsiTheme="majorHAnsi"/>
                    <w:szCs w:val="20"/>
                  </w:rPr>
                </w:rPrChange>
              </w:rPr>
            </w:pPr>
            <w:del w:id="166" w:author="양 성훈" w:date="2023-09-18T10:21:00Z">
              <w:r w:rsidRPr="00715B2E" w:rsidDel="00450BCE">
                <w:rPr>
                  <w:rFonts w:asciiTheme="majorHAnsi" w:eastAsiaTheme="majorHAnsi" w:hAnsiTheme="majorHAnsi"/>
                  <w:color w:val="00B050"/>
                  <w:szCs w:val="20"/>
                  <w:rPrChange w:id="167" w:author="Microsoft 계정" w:date="2023-03-17T17:24:00Z">
                    <w:rPr>
                      <w:rFonts w:asciiTheme="majorHAnsi" w:eastAsiaTheme="majorHAnsi" w:hAnsiTheme="majorHAnsi"/>
                      <w:szCs w:val="20"/>
                    </w:rPr>
                  </w:rPrChange>
                </w:rPr>
                <w:delText>wget http://MONIT_SERVER/install/utf8_pack/mail.jar</w:delText>
              </w:r>
            </w:del>
          </w:p>
          <w:p w14:paraId="2C8E9803" w14:textId="2A34C14D" w:rsidR="00450BCE" w:rsidRPr="00715B2E" w:rsidDel="00450BCE" w:rsidRDefault="00450BCE" w:rsidP="00450BCE">
            <w:pPr>
              <w:rPr>
                <w:del w:id="168" w:author="양 성훈" w:date="2023-09-18T10:21:00Z"/>
                <w:rFonts w:asciiTheme="majorHAnsi" w:eastAsiaTheme="majorHAnsi" w:hAnsiTheme="majorHAnsi"/>
                <w:color w:val="00B050"/>
                <w:szCs w:val="20"/>
                <w:rPrChange w:id="169" w:author="Microsoft 계정" w:date="2023-03-17T17:24:00Z">
                  <w:rPr>
                    <w:del w:id="170" w:author="양 성훈" w:date="2023-09-18T10:21:00Z"/>
                    <w:rFonts w:asciiTheme="majorHAnsi" w:eastAsiaTheme="majorHAnsi" w:hAnsiTheme="majorHAnsi"/>
                    <w:szCs w:val="20"/>
                  </w:rPr>
                </w:rPrChange>
              </w:rPr>
            </w:pPr>
            <w:del w:id="171" w:author="양 성훈" w:date="2023-09-18T10:21:00Z">
              <w:r w:rsidRPr="00715B2E" w:rsidDel="00450BCE">
                <w:rPr>
                  <w:rFonts w:asciiTheme="majorHAnsi" w:eastAsiaTheme="majorHAnsi" w:hAnsiTheme="majorHAnsi"/>
                  <w:color w:val="00B050"/>
                  <w:szCs w:val="20"/>
                  <w:rPrChange w:id="172" w:author="Microsoft 계정" w:date="2023-03-17T17:24:00Z">
                    <w:rPr>
                      <w:rFonts w:asciiTheme="majorHAnsi" w:eastAsiaTheme="majorHAnsi" w:hAnsiTheme="majorHAnsi"/>
                      <w:szCs w:val="20"/>
                    </w:rPr>
                  </w:rPrChange>
                </w:rPr>
                <w:delText>wget http://MONIT_SERVER/install/utf8_pack/servlet-api.jar</w:delText>
              </w:r>
            </w:del>
          </w:p>
          <w:p w14:paraId="756A8287" w14:textId="503E79E9" w:rsidR="00450BCE" w:rsidDel="00450BCE" w:rsidRDefault="00450BCE" w:rsidP="00450BCE">
            <w:pPr>
              <w:rPr>
                <w:del w:id="173" w:author="양 성훈" w:date="2023-09-18T10:21:00Z"/>
              </w:rPr>
            </w:pPr>
            <w:del w:id="174" w:author="양 성훈" w:date="2023-09-18T10:21:00Z">
              <w:r w:rsidRPr="003F70E2" w:rsidDel="00450BCE">
                <w:delText xml:space="preserve">wget </w:delText>
              </w:r>
            </w:del>
          </w:p>
          <w:p w14:paraId="121E7446" w14:textId="1BB29100" w:rsidR="00450BCE" w:rsidDel="00450BCE" w:rsidRDefault="00450BCE" w:rsidP="00450BCE">
            <w:pPr>
              <w:rPr>
                <w:del w:id="175" w:author="양 성훈" w:date="2023-09-18T10:21:00Z"/>
              </w:rPr>
            </w:pPr>
            <w:del w:id="176" w:author="양 성훈" w:date="2023-09-18T10:21:00Z">
              <w:r w:rsidRPr="003F70E2" w:rsidDel="00450BCE">
                <w:delText xml:space="preserve">wget </w:delText>
              </w:r>
            </w:del>
          </w:p>
          <w:p w14:paraId="355F6564" w14:textId="70EA407A" w:rsidR="00450BCE" w:rsidDel="00450BCE" w:rsidRDefault="00450BCE" w:rsidP="00450BCE">
            <w:pPr>
              <w:rPr>
                <w:del w:id="177" w:author="양 성훈" w:date="2023-09-18T10:21:00Z"/>
              </w:rPr>
            </w:pPr>
            <w:del w:id="178" w:author="양 성훈" w:date="2023-09-18T10:21:00Z">
              <w:r w:rsidRPr="003F70E2" w:rsidDel="00450BCE">
                <w:delText xml:space="preserve">wget </w:delText>
              </w:r>
              <w:r w:rsidRPr="002C5518" w:rsidDel="00450BCE">
                <w:delText>http://</w:delText>
              </w:r>
              <w:r w:rsidRPr="002C5518" w:rsidDel="00450BCE">
                <w:rPr>
                  <w:rFonts w:asciiTheme="majorHAnsi" w:eastAsiaTheme="majorHAnsi" w:hAnsiTheme="majorHAnsi" w:hint="eastAsia"/>
                  <w:szCs w:val="20"/>
                </w:rPr>
                <w:delText>MONIT_SERVER</w:delText>
              </w:r>
              <w:r w:rsidRPr="002C5518" w:rsidDel="00450BCE">
                <w:delText>/install/utf8_pack/libmad-0.15.1b.tar.gz</w:delText>
              </w:r>
            </w:del>
          </w:p>
          <w:p w14:paraId="27C17D81" w14:textId="3C0933F2" w:rsidR="00450BCE" w:rsidDel="00450BCE" w:rsidRDefault="00450BCE" w:rsidP="00450BCE">
            <w:pPr>
              <w:rPr>
                <w:del w:id="179" w:author="양 성훈" w:date="2023-09-18T10:21:00Z"/>
              </w:rPr>
            </w:pPr>
            <w:del w:id="180" w:author="양 성훈" w:date="2023-09-18T10:21:00Z">
              <w:r w:rsidRPr="003F70E2" w:rsidDel="00450BCE">
                <w:delText xml:space="preserve">wget </w:delText>
              </w:r>
              <w:r w:rsidRPr="00963FD5" w:rsidDel="00450BCE">
                <w:delText>http://</w:delText>
              </w:r>
              <w:r w:rsidRPr="00963FD5" w:rsidDel="00450BCE">
                <w:rPr>
                  <w:rFonts w:asciiTheme="majorHAnsi" w:eastAsiaTheme="majorHAnsi" w:hAnsiTheme="majorHAnsi" w:hint="eastAsia"/>
                  <w:szCs w:val="20"/>
                </w:rPr>
                <w:delText>MONIT_SERVER</w:delText>
              </w:r>
              <w:r w:rsidRPr="00963FD5" w:rsidDel="00450BCE">
                <w:delText>/install/utf8_pack/sox-14.4.1.tar.gz</w:delText>
              </w:r>
            </w:del>
          </w:p>
          <w:p w14:paraId="44F87EFA" w14:textId="5C0F6A8E" w:rsidR="00450BCE" w:rsidRPr="003D1260" w:rsidDel="00450BCE" w:rsidRDefault="00450BCE" w:rsidP="00450BCE">
            <w:pPr>
              <w:rPr>
                <w:del w:id="181" w:author="양 성훈" w:date="2023-09-18T10:21:00Z"/>
              </w:rPr>
            </w:pPr>
            <w:del w:id="182" w:author="양 성훈" w:date="2023-09-18T10:21:00Z">
              <w:r w:rsidRPr="003F70E2" w:rsidDel="00450BCE">
                <w:delText xml:space="preserve">wget </w:delText>
              </w:r>
            </w:del>
          </w:p>
          <w:p w14:paraId="0C2C10BE" w14:textId="55A8F029" w:rsidR="00450BCE" w:rsidDel="00450BCE" w:rsidRDefault="00450BCE" w:rsidP="00450BCE">
            <w:pPr>
              <w:rPr>
                <w:del w:id="183" w:author="양 성훈" w:date="2023-09-18T10:21:00Z"/>
              </w:rPr>
            </w:pPr>
            <w:del w:id="184" w:author="양 성훈" w:date="2023-09-18T10:21:00Z">
              <w:r w:rsidRPr="003F70E2" w:rsidDel="00450BCE">
                <w:delText xml:space="preserve">wget </w:delText>
              </w:r>
              <w:r w:rsidRPr="00D70505" w:rsidDel="00450BCE">
                <w:delText>http://</w:delText>
              </w:r>
              <w:r w:rsidRPr="00D70505" w:rsidDel="00450BCE">
                <w:rPr>
                  <w:rFonts w:asciiTheme="majorHAnsi" w:eastAsiaTheme="majorHAnsi" w:hAnsiTheme="majorHAnsi" w:hint="eastAsia"/>
                  <w:szCs w:val="20"/>
                </w:rPr>
                <w:delText>MONIT_SERVER</w:delText>
              </w:r>
              <w:r w:rsidRPr="00D70505" w:rsidDel="00450BCE">
                <w:delText>/install/utf8_pack/node_modules.tar.gz</w:delText>
              </w:r>
            </w:del>
          </w:p>
          <w:p w14:paraId="118B0D49" w14:textId="70DC5E60" w:rsidR="00450BCE" w:rsidDel="00450BCE" w:rsidRDefault="00450BCE" w:rsidP="00450BCE">
            <w:pPr>
              <w:rPr>
                <w:del w:id="185" w:author="양 성훈" w:date="2023-09-18T10:21:00Z"/>
              </w:rPr>
            </w:pPr>
            <w:del w:id="186" w:author="양 성훈" w:date="2023-09-18T10:21:00Z">
              <w:r w:rsidRPr="003F70E2" w:rsidDel="00450BCE">
                <w:delText xml:space="preserve">wget </w:delText>
              </w:r>
            </w:del>
          </w:p>
          <w:p w14:paraId="1E896F35" w14:textId="3E916C79" w:rsidR="00450BCE" w:rsidDel="00450BCE" w:rsidRDefault="00450BCE" w:rsidP="00450BCE">
            <w:pPr>
              <w:rPr>
                <w:del w:id="187" w:author="양 성훈" w:date="2023-09-18T10:21:00Z"/>
              </w:rPr>
            </w:pPr>
            <w:del w:id="188" w:author="양 성훈" w:date="2023-09-18T10:21:00Z">
              <w:r w:rsidRPr="003F70E2" w:rsidDel="00450BCE">
                <w:delText xml:space="preserve">wget </w:delText>
              </w:r>
              <w:r w:rsidDel="00450BCE">
                <w:fldChar w:fldCharType="begin"/>
              </w:r>
              <w:r w:rsidDel="00450BCE">
                <w:delInstrText xml:space="preserve"> HYPERLINK "http://MONIT_SERVER/install/utf8_pack/apache_htdocs.tar.gz" </w:delInstrText>
              </w:r>
              <w:r w:rsidDel="00450BCE">
                <w:fldChar w:fldCharType="separate"/>
              </w:r>
              <w:r w:rsidRPr="00B01B89" w:rsidDel="00450BCE">
                <w:rPr>
                  <w:rStyle w:val="a8"/>
                </w:rPr>
                <w:delText>http://</w:delText>
              </w:r>
              <w:r w:rsidRPr="00B01B89" w:rsidDel="00450BCE">
                <w:rPr>
                  <w:rStyle w:val="a8"/>
                  <w:rFonts w:asciiTheme="majorHAnsi" w:eastAsiaTheme="majorHAnsi" w:hAnsiTheme="majorHAnsi" w:hint="eastAsia"/>
                  <w:szCs w:val="20"/>
                </w:rPr>
                <w:delText>MONIT_SERVER</w:delText>
              </w:r>
              <w:r w:rsidRPr="00B01B89" w:rsidDel="00450BCE">
                <w:rPr>
                  <w:rStyle w:val="a8"/>
                </w:rPr>
                <w:delText>/install/utf8_pack/apache_htdocs.tar.gz</w:delText>
              </w:r>
              <w:r w:rsidDel="00450BCE">
                <w:rPr>
                  <w:rStyle w:val="a8"/>
                </w:rPr>
                <w:fldChar w:fldCharType="end"/>
              </w:r>
            </w:del>
          </w:p>
          <w:p w14:paraId="197BF4E3" w14:textId="489F3D9E" w:rsidR="00450BCE" w:rsidDel="00450BCE" w:rsidRDefault="00450BCE" w:rsidP="00450BCE">
            <w:pPr>
              <w:rPr>
                <w:del w:id="189" w:author="양 성훈" w:date="2023-09-18T10:21:00Z"/>
              </w:rPr>
            </w:pPr>
            <w:del w:id="190" w:author="양 성훈" w:date="2023-09-18T10:21:00Z">
              <w:r w:rsidRPr="009763CE" w:rsidDel="00450BCE">
                <w:delText xml:space="preserve">wget </w:delText>
              </w:r>
              <w:r w:rsidDel="00450BCE">
                <w:fldChar w:fldCharType="begin"/>
              </w:r>
              <w:r w:rsidDel="00450BCE">
                <w:delInstrText xml:space="preserve"> HYPERLINK "http://MONIT_SERVER/install/utf8_pack/p7zip_9.38.1_src_all.tar.bz2" </w:delInstrText>
              </w:r>
              <w:r w:rsidDel="00450BCE">
                <w:fldChar w:fldCharType="separate"/>
              </w:r>
              <w:r w:rsidRPr="008A537D" w:rsidDel="00450BCE">
                <w:rPr>
                  <w:rStyle w:val="a8"/>
                </w:rPr>
                <w:delText>http://MONIT_SERVER/install/utf8_pack/p7zip_9.38.1_src_all.tar.bz2</w:delText>
              </w:r>
              <w:r w:rsidDel="00450BCE">
                <w:rPr>
                  <w:rStyle w:val="a8"/>
                </w:rPr>
                <w:fldChar w:fldCharType="end"/>
              </w:r>
              <w:r w:rsidRPr="00BA6EE5" w:rsidDel="00450BCE">
                <w:rPr>
                  <w:rFonts w:hint="eastAsia"/>
                </w:rPr>
                <w:delText xml:space="preserve"> </w:delText>
              </w:r>
            </w:del>
          </w:p>
          <w:p w14:paraId="436E5785" w14:textId="7CD675EC" w:rsidR="00450BCE" w:rsidRPr="00BA6EE5" w:rsidRDefault="00450BCE" w:rsidP="00450BCE">
            <w:del w:id="191" w:author="양 성훈" w:date="2023-09-18T10:21:00Z">
              <w:r w:rsidDel="00450BCE">
                <w:rPr>
                  <w:rFonts w:hint="eastAsia"/>
                </w:rPr>
                <w:delText>wget http://MONIT_SERVER/install/utf8_pack/</w:delText>
              </w:r>
              <w:r w:rsidRPr="00376E4B" w:rsidDel="00450BCE">
                <w:delText>eicn_centos7</w:delText>
              </w:r>
            </w:del>
          </w:p>
        </w:tc>
      </w:tr>
    </w:tbl>
    <w:p w14:paraId="24F0428D" w14:textId="5A56E5FF" w:rsidR="00E25BA8" w:rsidRDefault="00E25BA8" w:rsidP="00BB4A32"/>
    <w:p w14:paraId="3035D37F" w14:textId="77777777" w:rsidR="005B40E8" w:rsidRPr="00DC1EA4" w:rsidRDefault="005B40E8" w:rsidP="005B40E8">
      <w:pPr>
        <w:rPr>
          <w:lang w:val="fr-FR"/>
        </w:rPr>
      </w:pPr>
      <w:r w:rsidRPr="00DC1EA4">
        <w:rPr>
          <w:lang w:val="fr-FR"/>
        </w:rPr>
        <w:t xml:space="preserve">[root@localhost local]# </w:t>
      </w:r>
      <w:r w:rsidRPr="00A90F6A">
        <w:rPr>
          <w:color w:val="548DD4" w:themeColor="text2" w:themeTint="99"/>
          <w:lang w:val="fr-FR"/>
        </w:rPr>
        <w:t>cd ~</w:t>
      </w:r>
    </w:p>
    <w:p w14:paraId="0D31D52B" w14:textId="77777777" w:rsidR="00984A0F" w:rsidRDefault="00984A0F" w:rsidP="005B40E8">
      <w:pPr>
        <w:rPr>
          <w:lang w:val="fr-FR"/>
        </w:rPr>
      </w:pPr>
    </w:p>
    <w:p w14:paraId="4BCB9083" w14:textId="77777777" w:rsidR="00984A0F" w:rsidRDefault="00984A0F" w:rsidP="005B40E8">
      <w:pPr>
        <w:rPr>
          <w:lang w:val="fr-FR"/>
        </w:rPr>
      </w:pPr>
    </w:p>
    <w:p w14:paraId="5B73CCC7" w14:textId="77777777" w:rsidR="00984A0F" w:rsidRDefault="00984A0F" w:rsidP="005B40E8">
      <w:pPr>
        <w:rPr>
          <w:lang w:val="fr-FR"/>
        </w:rPr>
      </w:pPr>
    </w:p>
    <w:p w14:paraId="0483CA4F" w14:textId="77777777" w:rsidR="00984A0F" w:rsidRDefault="00984A0F" w:rsidP="005B40E8">
      <w:pPr>
        <w:rPr>
          <w:lang w:val="fr-FR"/>
        </w:rPr>
      </w:pPr>
    </w:p>
    <w:p w14:paraId="1BFF726D" w14:textId="77777777" w:rsidR="005B40E8" w:rsidRDefault="005B40E8" w:rsidP="005B40E8">
      <w:r w:rsidRPr="00DC1EA4">
        <w:rPr>
          <w:lang w:val="fr-FR"/>
        </w:rPr>
        <w:t xml:space="preserve">[root@localhost ~]# </w:t>
      </w:r>
      <w:r w:rsidRPr="00481AFF">
        <w:rPr>
          <w:color w:val="548DD4" w:themeColor="text2" w:themeTint="99"/>
          <w:lang w:val="fr-FR"/>
        </w:rPr>
        <w:t>vi .bashrc</w:t>
      </w:r>
    </w:p>
    <w:p w14:paraId="31D5776C" w14:textId="77777777" w:rsidR="005B40E8" w:rsidRDefault="005B40E8" w:rsidP="005B40E8">
      <w:r>
        <w:t>#</w:t>
      </w:r>
      <w:r>
        <w:rPr>
          <w:rFonts w:hint="eastAsia"/>
        </w:rPr>
        <w:t>아래 추가 (기능: 경로 단축 명령어)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B40E8" w14:paraId="01D72A06" w14:textId="77777777" w:rsidTr="00327228">
        <w:tc>
          <w:tcPr>
            <w:tcW w:w="10456" w:type="dxa"/>
          </w:tcPr>
          <w:p w14:paraId="65532A12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ins='cd /usr/local/src/'</w:t>
            </w:r>
          </w:p>
          <w:p w14:paraId="4281EB73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apa='cd /usr/local/apache/htdocs/'</w:t>
            </w:r>
          </w:p>
          <w:p w14:paraId="0D327EBC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jsp='cd /usr/local/tomcat/webapps/ipcc/'</w:t>
            </w:r>
          </w:p>
          <w:p w14:paraId="6534B19C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tom='cd /usr/local/tomcat/bin/'</w:t>
            </w:r>
          </w:p>
          <w:p w14:paraId="318E9A2B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src='cd /home/ippbxmng/src/ippbx/'</w:t>
            </w:r>
          </w:p>
          <w:p w14:paraId="46BD3E0F" w14:textId="77777777" w:rsidR="00024314" w:rsidRDefault="00024314" w:rsidP="00024314">
            <w:pPr>
              <w:rPr>
                <w:color w:val="FF0000"/>
                <w:lang w:val="fr-FR"/>
              </w:rPr>
            </w:pPr>
          </w:p>
          <w:p w14:paraId="6502A881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mc='cd /usr/local/tomcat/webapps/ipcc/multichannel/'</w:t>
            </w:r>
          </w:p>
          <w:p w14:paraId="32073BA6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mm='cd /usr/local/tomcat/webapps/ipcc/multichannel/main/'</w:t>
            </w:r>
          </w:p>
          <w:p w14:paraId="5A882087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mp='cd /usr/local/tomcat/webapps/ipcc/multichannel/phone/'</w:t>
            </w:r>
          </w:p>
          <w:p w14:paraId="3354B0FD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mt='cd /usr/local/tomcat/webapps/ipcc/multichannel/talk/'</w:t>
            </w:r>
          </w:p>
          <w:p w14:paraId="53169A7F" w14:textId="1562B1C6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me='cd /usr/local/tomcat/webapps/ipcc/multichannel/</w:t>
            </w:r>
            <w:r w:rsidR="002A3889">
              <w:rPr>
                <w:rFonts w:hint="eastAsia"/>
                <w:color w:val="FF0000"/>
                <w:lang w:val="fr-FR"/>
              </w:rPr>
              <w:t>em</w:t>
            </w:r>
            <w:r>
              <w:rPr>
                <w:rFonts w:hint="eastAsia"/>
                <w:color w:val="FF0000"/>
                <w:lang w:val="fr-FR"/>
              </w:rPr>
              <w:t>ail/'</w:t>
            </w:r>
          </w:p>
          <w:p w14:paraId="2531EA02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chatt='cd /usr/local/tomcat/webapps/ipcc/multichannel/chatting/'</w:t>
            </w:r>
          </w:p>
          <w:p w14:paraId="06EB0979" w14:textId="77777777" w:rsidR="004A3BBD" w:rsidRPr="00EA22FF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mcjsp='cd /usr/local/tomcat/webapps/ipcc/mc_master/'</w:t>
            </w:r>
          </w:p>
        </w:tc>
      </w:tr>
    </w:tbl>
    <w:p w14:paraId="3673CB19" w14:textId="77777777" w:rsidR="00E25BA8" w:rsidRDefault="00E25BA8" w:rsidP="00E25BA8">
      <w:pPr>
        <w:jc w:val="right"/>
      </w:pPr>
      <w:r>
        <w:rPr>
          <w:rFonts w:hint="eastAsia"/>
          <w:b/>
          <w:u w:val="single"/>
        </w:rPr>
        <w:t>&lt; D</w:t>
      </w:r>
      <w:r>
        <w:rPr>
          <w:b/>
          <w:u w:val="single"/>
        </w:rPr>
        <w:t xml:space="preserve">BMS </w:t>
      </w:r>
      <w:r>
        <w:rPr>
          <w:rFonts w:hint="eastAsia"/>
          <w:b/>
          <w:u w:val="single"/>
        </w:rPr>
        <w:t xml:space="preserve">설치 </w:t>
      </w:r>
      <w:r>
        <w:rPr>
          <w:b/>
          <w:u w:val="single"/>
        </w:rPr>
        <w:t xml:space="preserve">– </w:t>
      </w:r>
      <w:r w:rsidR="00B909F2">
        <w:rPr>
          <w:b/>
          <w:u w:val="single"/>
        </w:rPr>
        <w:t>WEB | PBX | RECORD</w:t>
      </w:r>
      <w:r>
        <w:rPr>
          <w:rFonts w:hint="eastAsia"/>
          <w:b/>
          <w:u w:val="single"/>
        </w:rPr>
        <w:t xml:space="preserve"> &gt;</w:t>
      </w:r>
    </w:p>
    <w:p w14:paraId="13434A4A" w14:textId="77777777" w:rsidR="00173F46" w:rsidRDefault="00173F46" w:rsidP="00BB4A32">
      <w:pPr>
        <w:rPr>
          <w:b/>
        </w:rPr>
      </w:pPr>
      <w:r w:rsidRPr="0010502D">
        <w:rPr>
          <w:b/>
        </w:rPr>
        <w:t>* DB</w:t>
      </w:r>
      <w:r w:rsidRPr="0010502D">
        <w:rPr>
          <w:rFonts w:hint="eastAsia"/>
          <w:b/>
        </w:rPr>
        <w:t>설치</w:t>
      </w:r>
      <w:r w:rsidR="00EA4490">
        <w:rPr>
          <w:rFonts w:hint="eastAsia"/>
          <w:b/>
        </w:rPr>
        <w:t>&lt;</w:t>
      </w:r>
      <w:r w:rsidR="004C6C3E">
        <w:rPr>
          <w:b/>
        </w:rPr>
        <w:t>MariaDB</w:t>
      </w:r>
      <w:r w:rsidR="00EA4490">
        <w:rPr>
          <w:rFonts w:hint="eastAsia"/>
          <w:b/>
        </w:rPr>
        <w:t>&gt;</w:t>
      </w:r>
      <w:r w:rsidRPr="0010502D">
        <w:rPr>
          <w:b/>
        </w:rPr>
        <w:t xml:space="preserve"> *</w:t>
      </w:r>
    </w:p>
    <w:p w14:paraId="4FDC6D6F" w14:textId="658DF2AC" w:rsidR="006C5B7C" w:rsidRPr="00811BF9" w:rsidRDefault="00664F13" w:rsidP="00DB5B41">
      <w:pPr>
        <w:rPr>
          <w:ins w:id="192" w:author="양 성훈" w:date="2023-09-14T14:46:00Z"/>
        </w:rPr>
      </w:pPr>
      <w:r w:rsidRPr="00DC1EA4">
        <w:rPr>
          <w:lang w:val="fr-FR"/>
        </w:rPr>
        <w:t>[root@localhost ~]#</w:t>
      </w:r>
      <w:r w:rsidR="009939A2">
        <w:rPr>
          <w:lang w:val="fr-FR"/>
        </w:rPr>
        <w:t xml:space="preserve"> </w:t>
      </w:r>
      <w:r w:rsidRPr="00664F13">
        <w:rPr>
          <w:rFonts w:hint="eastAsia"/>
          <w:color w:val="548DD4" w:themeColor="text2" w:themeTint="99"/>
          <w:lang w:val="fr-FR"/>
        </w:rPr>
        <w:t xml:space="preserve">cd </w:t>
      </w:r>
      <w:r w:rsidRPr="00664F13">
        <w:rPr>
          <w:color w:val="548DD4" w:themeColor="text2" w:themeTint="99"/>
          <w:lang w:val="fr-FR"/>
        </w:rPr>
        <w:t>/usr/local/src</w:t>
      </w:r>
    </w:p>
    <w:p w14:paraId="5564C6C4" w14:textId="6C988EC2" w:rsidR="00B93DC9" w:rsidRPr="002B7214" w:rsidRDefault="00B93DC9" w:rsidP="00B93DC9">
      <w:pPr>
        <w:rPr>
          <w:ins w:id="193" w:author="양 성훈" w:date="2023-09-14T14:46:00Z"/>
          <w:color w:val="0070C0"/>
        </w:rPr>
      </w:pPr>
      <w:ins w:id="194" w:author="양 성훈" w:date="2023-09-14T14:46:00Z">
        <w:r>
          <w:t xml:space="preserve">[root@shbingtest </w:t>
        </w:r>
        <w:r>
          <w:rPr>
            <w:rFonts w:hint="eastAsia"/>
          </w:rPr>
          <w:t>src</w:t>
        </w:r>
        <w:r>
          <w:t xml:space="preserve">]# </w:t>
        </w:r>
        <w:r>
          <w:rPr>
            <w:rFonts w:hint="eastAsia"/>
            <w:color w:val="548DD4" w:themeColor="text2" w:themeTint="99"/>
            <w:lang w:val="fr-FR"/>
          </w:rPr>
          <w:t xml:space="preserve">tar xvfz </w:t>
        </w:r>
      </w:ins>
      <w:r w:rsidR="00354ADB" w:rsidRPr="00354ADB">
        <w:rPr>
          <w:color w:val="548DD4" w:themeColor="text2" w:themeTint="99"/>
          <w:lang w:val="fr-FR"/>
        </w:rPr>
        <w:t>mariadb-10.11.6-linux-systemd-x86_64.tar.gz</w:t>
      </w:r>
    </w:p>
    <w:p w14:paraId="162A3F79" w14:textId="1DAC948C" w:rsidR="00B93DC9" w:rsidRPr="00F6356E" w:rsidRDefault="00B93DC9" w:rsidP="00B93DC9">
      <w:pPr>
        <w:rPr>
          <w:ins w:id="195" w:author="양 성훈" w:date="2023-09-14T14:46:00Z"/>
          <w:color w:val="548DD4" w:themeColor="text2" w:themeTint="99"/>
        </w:rPr>
      </w:pPr>
      <w:ins w:id="196" w:author="양 성훈" w:date="2023-09-14T14:46:00Z">
        <w:r>
          <w:t xml:space="preserve">[root@shbingtest </w:t>
        </w:r>
        <w:r>
          <w:rPr>
            <w:rFonts w:hint="eastAsia"/>
          </w:rPr>
          <w:t>src</w:t>
        </w:r>
        <w:r>
          <w:t xml:space="preserve">]# </w:t>
        </w:r>
        <w:r>
          <w:rPr>
            <w:rFonts w:ascii="Calibri" w:hAnsi="Calibri" w:cs="Calibri" w:hint="eastAsia"/>
            <w:color w:val="548DD4" w:themeColor="text2" w:themeTint="99"/>
            <w:sz w:val="22"/>
          </w:rPr>
          <w:t xml:space="preserve">mv </w:t>
        </w:r>
      </w:ins>
      <w:ins w:id="197" w:author="양 성훈" w:date="2023-09-14T14:48:00Z">
        <w:r w:rsidRPr="00B93DC9">
          <w:rPr>
            <w:rFonts w:ascii="Calibri" w:hAnsi="Calibri" w:cs="Calibri"/>
            <w:color w:val="548DD4" w:themeColor="text2" w:themeTint="99"/>
            <w:sz w:val="22"/>
          </w:rPr>
          <w:t>mariadb-10.</w:t>
        </w:r>
      </w:ins>
      <w:r w:rsidR="00354ADB">
        <w:rPr>
          <w:rFonts w:ascii="Calibri" w:hAnsi="Calibri" w:cs="Calibri"/>
          <w:color w:val="548DD4" w:themeColor="text2" w:themeTint="99"/>
          <w:sz w:val="22"/>
        </w:rPr>
        <w:t>11.6</w:t>
      </w:r>
      <w:ins w:id="198" w:author="양 성훈" w:date="2023-09-14T14:48:00Z">
        <w:r w:rsidRPr="00B93DC9">
          <w:rPr>
            <w:rFonts w:ascii="Calibri" w:hAnsi="Calibri" w:cs="Calibri"/>
            <w:color w:val="548DD4" w:themeColor="text2" w:themeTint="99"/>
            <w:sz w:val="22"/>
          </w:rPr>
          <w:t>-linux-</w:t>
        </w:r>
      </w:ins>
      <w:r w:rsidR="00354ADB" w:rsidRPr="00354ADB">
        <w:rPr>
          <w:rFonts w:ascii="Calibri" w:hAnsi="Calibri" w:cs="Calibri"/>
          <w:color w:val="548DD4" w:themeColor="text2" w:themeTint="99"/>
          <w:sz w:val="22"/>
        </w:rPr>
        <w:t>systemd</w:t>
      </w:r>
      <w:ins w:id="199" w:author="양 성훈" w:date="2023-09-14T14:48:00Z">
        <w:r w:rsidRPr="00B93DC9">
          <w:rPr>
            <w:rFonts w:ascii="Calibri" w:hAnsi="Calibri" w:cs="Calibri"/>
            <w:color w:val="548DD4" w:themeColor="text2" w:themeTint="99"/>
            <w:sz w:val="22"/>
          </w:rPr>
          <w:t>-x86_64</w:t>
        </w:r>
      </w:ins>
      <w:ins w:id="200" w:author="양 성훈" w:date="2023-09-14T14:46:00Z">
        <w:r w:rsidRPr="003012ED">
          <w:rPr>
            <w:rFonts w:ascii="Calibri" w:hAnsi="Calibri" w:cs="Calibri" w:hint="eastAsia"/>
            <w:color w:val="548DD4" w:themeColor="text2" w:themeTint="99"/>
            <w:sz w:val="22"/>
          </w:rPr>
          <w:t xml:space="preserve"> </w:t>
        </w:r>
        <w:r w:rsidRPr="00F6356E">
          <w:rPr>
            <w:rFonts w:ascii="Calibri" w:hAnsi="Calibri" w:cs="Calibri" w:hint="eastAsia"/>
            <w:color w:val="548DD4" w:themeColor="text2" w:themeTint="99"/>
            <w:sz w:val="22"/>
          </w:rPr>
          <w:t>/usr/local/</w:t>
        </w:r>
      </w:ins>
    </w:p>
    <w:p w14:paraId="6DD1B881" w14:textId="77777777" w:rsidR="00B93DC9" w:rsidRDefault="00B93DC9" w:rsidP="00B93DC9">
      <w:pPr>
        <w:rPr>
          <w:ins w:id="201" w:author="양 성훈" w:date="2023-09-14T14:46:00Z"/>
          <w:color w:val="548DD4" w:themeColor="text2" w:themeTint="99"/>
          <w:lang w:val="fr-FR"/>
        </w:rPr>
      </w:pPr>
      <w:ins w:id="202" w:author="양 성훈" w:date="2023-09-14T14:46:00Z">
        <w:r>
          <w:t>[root@shbingtest src</w:t>
        </w:r>
        <w:r>
          <w:rPr>
            <w:rFonts w:hint="eastAsia"/>
          </w:rPr>
          <w:t xml:space="preserve">]# </w:t>
        </w:r>
        <w:r>
          <w:rPr>
            <w:color w:val="548DD4" w:themeColor="text2" w:themeTint="99"/>
            <w:lang w:val="fr-FR"/>
          </w:rPr>
          <w:t>cd /usr/local</w:t>
        </w:r>
      </w:ins>
    </w:p>
    <w:p w14:paraId="21A02BDE" w14:textId="204A8B09" w:rsidR="00B93DC9" w:rsidRDefault="00B93DC9" w:rsidP="00B93DC9">
      <w:pPr>
        <w:rPr>
          <w:ins w:id="203" w:author="양 성훈" w:date="2023-09-14T14:46:00Z"/>
          <w:rFonts w:ascii="Calibri" w:hAnsi="Calibri" w:cs="Calibri"/>
          <w:color w:val="548DD4" w:themeColor="text2" w:themeTint="99"/>
          <w:sz w:val="22"/>
        </w:rPr>
      </w:pPr>
      <w:ins w:id="204" w:author="양 성훈" w:date="2023-09-14T14:46:00Z">
        <w:r>
          <w:t>[root@shbingtest local</w:t>
        </w:r>
        <w:r>
          <w:rPr>
            <w:rFonts w:hint="eastAsia"/>
          </w:rPr>
          <w:t xml:space="preserve">]# </w:t>
        </w:r>
        <w:r w:rsidRPr="00DB5B41">
          <w:rPr>
            <w:rFonts w:ascii="Calibri" w:hAnsi="Calibri" w:cs="Calibri"/>
            <w:color w:val="548DD4" w:themeColor="text2" w:themeTint="99"/>
            <w:sz w:val="22"/>
          </w:rPr>
          <w:t xml:space="preserve">mv </w:t>
        </w:r>
      </w:ins>
      <w:ins w:id="205" w:author="양 성훈" w:date="2023-09-14T14:48:00Z">
        <w:r w:rsidRPr="00B93DC9">
          <w:rPr>
            <w:rFonts w:ascii="Calibri" w:hAnsi="Calibri" w:cs="Calibri"/>
            <w:color w:val="548DD4" w:themeColor="text2" w:themeTint="99"/>
            <w:sz w:val="22"/>
          </w:rPr>
          <w:t>mariadb-10.</w:t>
        </w:r>
      </w:ins>
      <w:r w:rsidR="00354ADB">
        <w:rPr>
          <w:rFonts w:ascii="Calibri" w:hAnsi="Calibri" w:cs="Calibri"/>
          <w:color w:val="548DD4" w:themeColor="text2" w:themeTint="99"/>
          <w:sz w:val="22"/>
        </w:rPr>
        <w:t>11.6</w:t>
      </w:r>
      <w:ins w:id="206" w:author="양 성훈" w:date="2023-09-14T14:48:00Z">
        <w:r w:rsidRPr="00B93DC9">
          <w:rPr>
            <w:rFonts w:ascii="Calibri" w:hAnsi="Calibri" w:cs="Calibri"/>
            <w:color w:val="548DD4" w:themeColor="text2" w:themeTint="99"/>
            <w:sz w:val="22"/>
          </w:rPr>
          <w:t>-linux-</w:t>
        </w:r>
      </w:ins>
      <w:r w:rsidR="00354ADB" w:rsidRPr="00354ADB">
        <w:rPr>
          <w:rFonts w:ascii="Calibri" w:hAnsi="Calibri" w:cs="Calibri"/>
          <w:color w:val="548DD4" w:themeColor="text2" w:themeTint="99"/>
          <w:sz w:val="22"/>
        </w:rPr>
        <w:t>systemd</w:t>
      </w:r>
      <w:ins w:id="207" w:author="양 성훈" w:date="2023-09-14T14:48:00Z">
        <w:r w:rsidRPr="00B93DC9">
          <w:rPr>
            <w:rFonts w:ascii="Calibri" w:hAnsi="Calibri" w:cs="Calibri"/>
            <w:color w:val="548DD4" w:themeColor="text2" w:themeTint="99"/>
            <w:sz w:val="22"/>
          </w:rPr>
          <w:t>-x86_64</w:t>
        </w:r>
      </w:ins>
      <w:ins w:id="208" w:author="양 성훈" w:date="2023-09-14T14:46:00Z">
        <w:r>
          <w:rPr>
            <w:rFonts w:ascii="Calibri" w:hAnsi="Calibri" w:cs="Calibri"/>
            <w:color w:val="548DD4" w:themeColor="text2" w:themeTint="99"/>
            <w:sz w:val="22"/>
          </w:rPr>
          <w:t xml:space="preserve">/ </w:t>
        </w:r>
        <w:r w:rsidRPr="00DB5B41">
          <w:rPr>
            <w:rFonts w:ascii="Calibri" w:hAnsi="Calibri" w:cs="Calibri"/>
            <w:color w:val="548DD4" w:themeColor="text2" w:themeTint="99"/>
            <w:sz w:val="22"/>
          </w:rPr>
          <w:t>mysql</w:t>
        </w:r>
      </w:ins>
    </w:p>
    <w:p w14:paraId="185ACA76" w14:textId="77777777" w:rsidR="00B93DC9" w:rsidRPr="00B93DC9" w:rsidRDefault="00B93DC9" w:rsidP="00DB5B41">
      <w:pPr>
        <w:rPr>
          <w:ins w:id="209" w:author="양 성훈" w:date="2023-09-14T14:46:00Z"/>
          <w:rFonts w:ascii="Calibri" w:hAnsi="Calibri" w:cs="Calibri"/>
          <w:color w:val="548DD4" w:themeColor="text2" w:themeTint="99"/>
          <w:sz w:val="22"/>
        </w:rPr>
      </w:pPr>
    </w:p>
    <w:p w14:paraId="6E15CCF5" w14:textId="77777777" w:rsidR="00B93DC9" w:rsidRPr="003012ED" w:rsidRDefault="00B93DC9" w:rsidP="00DB5B41">
      <w:pPr>
        <w:rPr>
          <w:rFonts w:ascii="Calibri" w:hAnsi="Calibri" w:cs="Calibri"/>
          <w:color w:val="548DD4" w:themeColor="text2" w:themeTint="99"/>
          <w:sz w:val="22"/>
        </w:rPr>
      </w:pPr>
    </w:p>
    <w:p w14:paraId="565F26EC" w14:textId="77777777" w:rsidR="006C5B7C" w:rsidRPr="006C5B7C" w:rsidRDefault="006C5B7C" w:rsidP="00DB5B41">
      <w:r w:rsidRPr="006C5B7C">
        <w:rPr>
          <w:rFonts w:hint="eastAsia"/>
        </w:rPr>
        <w:t>#</w:t>
      </w:r>
      <w:r w:rsidRPr="006C5B7C">
        <w:t xml:space="preserve"> CentOS7</w:t>
      </w:r>
      <w:r w:rsidRPr="006C5B7C">
        <w:rPr>
          <w:rFonts w:hint="eastAsia"/>
        </w:rPr>
        <w:t>의 경우 m</w:t>
      </w:r>
      <w:r w:rsidRPr="006C5B7C">
        <w:t xml:space="preserve">ysql </w:t>
      </w:r>
      <w:r w:rsidRPr="006C5B7C">
        <w:rPr>
          <w:rFonts w:hint="eastAsia"/>
        </w:rPr>
        <w:t>계정이 생성되어 있어야 한다고 합니다.</w:t>
      </w:r>
    </w:p>
    <w:p w14:paraId="1B64FF48" w14:textId="77777777" w:rsidR="006C5B7C" w:rsidRDefault="006C5B7C" w:rsidP="00DB5B41"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6C5B7C">
        <w:rPr>
          <w:color w:val="548DD4" w:themeColor="text2" w:themeTint="99"/>
        </w:rPr>
        <w:t>adduser mysql</w:t>
      </w:r>
    </w:p>
    <w:p w14:paraId="0CA234F1" w14:textId="77777777" w:rsidR="006C5B7C" w:rsidRDefault="006C5B7C" w:rsidP="00DB5B41">
      <w:pPr>
        <w:rPr>
          <w:color w:val="548DD4" w:themeColor="text2" w:themeTint="99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6C5B7C">
        <w:rPr>
          <w:color w:val="548DD4" w:themeColor="text2" w:themeTint="99"/>
        </w:rPr>
        <w:t>cat /etc/passwd | grep mysql</w:t>
      </w:r>
    </w:p>
    <w:p w14:paraId="45D5B57A" w14:textId="77777777" w:rsidR="006C5B7C" w:rsidRDefault="006C5B7C" w:rsidP="00DB5B41">
      <w:pPr>
        <w:rPr>
          <w:color w:val="548DD4" w:themeColor="text2" w:themeTint="99"/>
        </w:rPr>
      </w:pPr>
    </w:p>
    <w:p w14:paraId="329FDE71" w14:textId="77777777" w:rsidR="006C5B7C" w:rsidRDefault="006C5B7C" w:rsidP="00DB5B41">
      <w:r w:rsidRPr="006C5B7C">
        <w:rPr>
          <w:rFonts w:hint="eastAsia"/>
        </w:rPr>
        <w:t>#</w:t>
      </w:r>
      <w:r w:rsidRPr="006C5B7C">
        <w:t xml:space="preserve"> mysql </w:t>
      </w:r>
      <w:r w:rsidRPr="006C5B7C">
        <w:rPr>
          <w:rFonts w:hint="eastAsia"/>
        </w:rPr>
        <w:t>디렉토리 소유자 및 그룹사용자 변경</w:t>
      </w:r>
    </w:p>
    <w:p w14:paraId="3A2555B7" w14:textId="77777777" w:rsidR="006C5B7C" w:rsidRPr="006C5B7C" w:rsidRDefault="006C5B7C" w:rsidP="00DB5B41">
      <w:pPr>
        <w:rPr>
          <w:b/>
          <w:bCs/>
          <w:color w:val="FF0000"/>
        </w:rPr>
      </w:pPr>
      <w:r w:rsidRPr="006C5B7C">
        <w:rPr>
          <w:rFonts w:hint="eastAsia"/>
          <w:b/>
          <w:bCs/>
          <w:color w:val="FF0000"/>
        </w:rPr>
        <w:t>(</w:t>
      </w:r>
      <w:r w:rsidRPr="006C5B7C">
        <w:rPr>
          <w:b/>
          <w:bCs/>
          <w:color w:val="FF0000"/>
        </w:rPr>
        <w:t>/</w:t>
      </w:r>
      <w:r w:rsidRPr="006C5B7C">
        <w:rPr>
          <w:rFonts w:hint="eastAsia"/>
          <w:b/>
          <w:bCs/>
          <w:color w:val="FF0000"/>
        </w:rPr>
        <w:t>u</w:t>
      </w:r>
      <w:r w:rsidRPr="006C5B7C">
        <w:rPr>
          <w:b/>
          <w:bCs/>
          <w:color w:val="FF0000"/>
        </w:rPr>
        <w:t xml:space="preserve">sr/local </w:t>
      </w:r>
      <w:r w:rsidRPr="006C5B7C">
        <w:rPr>
          <w:rFonts w:hint="eastAsia"/>
          <w:b/>
          <w:bCs/>
          <w:color w:val="FF0000"/>
        </w:rPr>
        <w:t>경로에서 명령어 입력</w:t>
      </w:r>
      <w:r w:rsidRPr="006C5B7C">
        <w:rPr>
          <w:b/>
          <w:bCs/>
          <w:color w:val="FF0000"/>
        </w:rPr>
        <w:t>)</w:t>
      </w:r>
    </w:p>
    <w:p w14:paraId="45561DF4" w14:textId="77777777" w:rsidR="006C5B7C" w:rsidRDefault="006C5B7C" w:rsidP="00DB5B41">
      <w:pPr>
        <w:rPr>
          <w:color w:val="548DD4" w:themeColor="text2" w:themeTint="99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>
        <w:rPr>
          <w:color w:val="548DD4" w:themeColor="text2" w:themeTint="99"/>
        </w:rPr>
        <w:t>chown mysql.mysql -R mysql</w:t>
      </w:r>
    </w:p>
    <w:p w14:paraId="13C7F6A1" w14:textId="77777777" w:rsidR="00BC2A4F" w:rsidRDefault="00BC2A4F" w:rsidP="00DB5B41">
      <w:r>
        <w:t>[root@shbingtest local</w:t>
      </w:r>
      <w:r>
        <w:rPr>
          <w:rFonts w:hint="eastAsia"/>
        </w:rPr>
        <w:t>]#</w:t>
      </w:r>
      <w:r w:rsidRPr="00BC2A4F">
        <w:rPr>
          <w:color w:val="548DD4" w:themeColor="text2" w:themeTint="99"/>
          <w:lang w:val="fr-FR"/>
        </w:rPr>
        <w:t xml:space="preserve"> </w:t>
      </w:r>
      <w:r>
        <w:rPr>
          <w:color w:val="548DD4" w:themeColor="text2" w:themeTint="99"/>
          <w:lang w:val="fr-FR"/>
        </w:rPr>
        <w:t>cp /usr/local/</w:t>
      </w:r>
      <w:r>
        <w:rPr>
          <w:rFonts w:hint="eastAsia"/>
          <w:color w:val="548DD4" w:themeColor="text2" w:themeTint="99"/>
          <w:lang w:val="fr-FR"/>
        </w:rPr>
        <w:t>src/my</w:t>
      </w:r>
      <w:r w:rsidRPr="005067AB">
        <w:rPr>
          <w:color w:val="548DD4" w:themeColor="text2" w:themeTint="99"/>
          <w:lang w:val="fr-FR"/>
        </w:rPr>
        <w:t>.cnf /etc/my.cnf</w:t>
      </w:r>
    </w:p>
    <w:p w14:paraId="794D41EC" w14:textId="77777777" w:rsidR="00952CCB" w:rsidRDefault="00952CCB" w:rsidP="00DB5B41">
      <w:pPr>
        <w:rPr>
          <w:color w:val="548DD4" w:themeColor="text2" w:themeTint="99"/>
        </w:rPr>
      </w:pPr>
    </w:p>
    <w:p w14:paraId="23E6E6DC" w14:textId="77777777" w:rsidR="00586A97" w:rsidRPr="00586A97" w:rsidRDefault="00586A97" w:rsidP="00DB5B41">
      <w:r w:rsidRPr="00586A97">
        <w:rPr>
          <w:rFonts w:hint="eastAsia"/>
        </w:rPr>
        <w:t>#</w:t>
      </w:r>
      <w:r>
        <w:t xml:space="preserve"> mysql.server </w:t>
      </w:r>
      <w:r>
        <w:rPr>
          <w:rFonts w:hint="eastAsia"/>
        </w:rPr>
        <w:t>파일 복사/덮어쓰기 및 각 실행 관련 파일 소유자 및 그룹사용자 변경</w:t>
      </w:r>
      <w:r>
        <w:t xml:space="preserve">, </w:t>
      </w:r>
      <w:r>
        <w:rPr>
          <w:rFonts w:hint="eastAsia"/>
        </w:rPr>
        <w:t>실행 파일 권한 설정</w:t>
      </w:r>
    </w:p>
    <w:p w14:paraId="6C333D97" w14:textId="77777777" w:rsidR="00586A97" w:rsidRPr="00586A97" w:rsidRDefault="00586A97" w:rsidP="00586A9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586A97">
        <w:rPr>
          <w:rFonts w:ascii="Calibri" w:eastAsia="굴림" w:hAnsi="Calibri" w:cs="Calibri"/>
          <w:color w:val="548DD4" w:themeColor="text2" w:themeTint="99"/>
          <w:kern w:val="0"/>
          <w:sz w:val="22"/>
        </w:rPr>
        <w:t>cp /usr/local/mysql/support-files/mysql.server /etc/init.d/mysqld</w:t>
      </w:r>
    </w:p>
    <w:p w14:paraId="04CEC87D" w14:textId="77777777" w:rsidR="00586A97" w:rsidRPr="00586A97" w:rsidRDefault="00586A97" w:rsidP="00586A9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586A97">
        <w:rPr>
          <w:rFonts w:ascii="Calibri" w:eastAsia="굴림" w:hAnsi="Calibri" w:cs="Calibri"/>
          <w:color w:val="548DD4" w:themeColor="text2" w:themeTint="99"/>
          <w:kern w:val="0"/>
          <w:sz w:val="22"/>
        </w:rPr>
        <w:t>chown mysql.mysql /etc/init.d/mysqld</w:t>
      </w:r>
    </w:p>
    <w:p w14:paraId="0BEE15FE" w14:textId="77777777" w:rsidR="00586A97" w:rsidRPr="00586A97" w:rsidRDefault="00586A97" w:rsidP="00586A9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586A97">
        <w:rPr>
          <w:rFonts w:ascii="Calibri" w:eastAsia="굴림" w:hAnsi="Calibri" w:cs="Calibri"/>
          <w:color w:val="548DD4" w:themeColor="text2" w:themeTint="99"/>
          <w:kern w:val="0"/>
          <w:sz w:val="22"/>
        </w:rPr>
        <w:t>chown mysql.mysql /etc</w:t>
      </w:r>
      <w:r w:rsidRPr="00586A97">
        <w:rPr>
          <w:rFonts w:ascii="Calibri" w:eastAsia="굴림" w:hAnsi="Calibri" w:cs="Calibri" w:hint="eastAsia"/>
          <w:color w:val="548DD4" w:themeColor="text2" w:themeTint="99"/>
          <w:kern w:val="0"/>
          <w:sz w:val="22"/>
        </w:rPr>
        <w:t>/my.</w:t>
      </w:r>
      <w:r w:rsidRPr="00586A97">
        <w:rPr>
          <w:rFonts w:ascii="Calibri" w:eastAsia="굴림" w:hAnsi="Calibri" w:cs="Calibri"/>
          <w:color w:val="548DD4" w:themeColor="text2" w:themeTint="99"/>
          <w:kern w:val="0"/>
          <w:sz w:val="22"/>
        </w:rPr>
        <w:t>cnf</w:t>
      </w:r>
    </w:p>
    <w:p w14:paraId="47CE55B0" w14:textId="77777777" w:rsidR="00DB1961" w:rsidRDefault="00586A97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586A97">
        <w:rPr>
          <w:rFonts w:ascii="Calibri" w:eastAsia="굴림" w:hAnsi="Calibri" w:cs="Calibri"/>
          <w:color w:val="548DD4" w:themeColor="text2" w:themeTint="99"/>
          <w:kern w:val="0"/>
          <w:sz w:val="22"/>
        </w:rPr>
        <w:t>chmod 750 /etc/init.d/mysqld</w:t>
      </w:r>
    </w:p>
    <w:p w14:paraId="51BA256A" w14:textId="77777777" w:rsidR="00DB1961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6D3A4399" w14:textId="77777777" w:rsidR="00DA5FB2" w:rsidRDefault="00DA5FB2" w:rsidP="00DB1961">
      <w:pPr>
        <w:widowControl/>
        <w:wordWrap/>
        <w:autoSpaceDE/>
        <w:autoSpaceDN/>
        <w:jc w:val="left"/>
      </w:pPr>
    </w:p>
    <w:p w14:paraId="6F403A97" w14:textId="77777777" w:rsidR="00DB1961" w:rsidRDefault="00BC2A4F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="00DB1961">
        <w:rPr>
          <w:rFonts w:ascii="Calibri" w:eastAsia="굴림" w:hAnsi="Calibri" w:cs="Calibri"/>
          <w:kern w:val="0"/>
          <w:sz w:val="22"/>
        </w:rPr>
        <w:t>vi /etc/my.</w:t>
      </w:r>
      <w:r w:rsidR="00DB1961">
        <w:rPr>
          <w:rFonts w:ascii="Calibri" w:eastAsia="굴림" w:hAnsi="Calibri" w:cs="Calibri" w:hint="eastAsia"/>
          <w:kern w:val="0"/>
          <w:sz w:val="22"/>
        </w:rPr>
        <w:t>c</w:t>
      </w:r>
      <w:r w:rsidR="00DB1961">
        <w:rPr>
          <w:rFonts w:ascii="Calibri" w:eastAsia="굴림" w:hAnsi="Calibri" w:cs="Calibri"/>
          <w:kern w:val="0"/>
          <w:sz w:val="22"/>
        </w:rPr>
        <w:t xml:space="preserve">nf </w:t>
      </w:r>
      <w:r>
        <w:rPr>
          <w:rFonts w:ascii="Calibri" w:eastAsia="굴림" w:hAnsi="Calibri" w:cs="Calibri"/>
          <w:kern w:val="0"/>
          <w:sz w:val="22"/>
        </w:rPr>
        <w:t xml:space="preserve"> </w:t>
      </w:r>
      <w:r>
        <w:rPr>
          <w:rFonts w:ascii="Calibri" w:eastAsia="굴림" w:hAnsi="Calibri" w:cs="Calibri" w:hint="eastAsia"/>
          <w:kern w:val="0"/>
          <w:sz w:val="22"/>
        </w:rPr>
        <w:t xml:space="preserve">- </w:t>
      </w:r>
      <w:r w:rsidRPr="00DA5FB2">
        <w:rPr>
          <w:rFonts w:ascii="Calibri" w:eastAsia="굴림" w:hAnsi="Calibri" w:cs="Calibri"/>
          <w:b/>
          <w:kern w:val="0"/>
          <w:sz w:val="22"/>
        </w:rPr>
        <w:t>(</w:t>
      </w:r>
      <w:r w:rsidRPr="00DA5FB2">
        <w:rPr>
          <w:rFonts w:ascii="Calibri" w:eastAsia="굴림" w:hAnsi="Calibri" w:cs="Calibri" w:hint="eastAsia"/>
          <w:b/>
          <w:kern w:val="0"/>
          <w:sz w:val="22"/>
        </w:rPr>
        <w:t>확인</w:t>
      </w:r>
      <w:r w:rsidRPr="00DA5FB2">
        <w:rPr>
          <w:rFonts w:ascii="Calibri" w:eastAsia="굴림" w:hAnsi="Calibri" w:cs="Calibri"/>
          <w:b/>
          <w:kern w:val="0"/>
          <w:sz w:val="22"/>
        </w:rPr>
        <w:t>)</w:t>
      </w:r>
    </w:p>
    <w:p w14:paraId="0E14B65C" w14:textId="77777777" w:rsidR="00710994" w:rsidRDefault="00710994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4BA49281" w14:textId="77777777" w:rsidR="00DB1961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rPr>
          <w:rFonts w:ascii="Calibri" w:eastAsia="굴림" w:hAnsi="Calibri" w:cs="Calibri" w:hint="eastAsia"/>
          <w:kern w:val="0"/>
          <w:sz w:val="22"/>
        </w:rPr>
        <w:t>[m</w:t>
      </w:r>
      <w:r>
        <w:rPr>
          <w:rFonts w:ascii="Calibri" w:eastAsia="굴림" w:hAnsi="Calibri" w:cs="Calibri"/>
          <w:kern w:val="0"/>
          <w:sz w:val="22"/>
        </w:rPr>
        <w:t>ysqld]</w:t>
      </w:r>
    </w:p>
    <w:p w14:paraId="039549B7" w14:textId="77777777" w:rsidR="00710994" w:rsidRDefault="00710994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rPr>
          <w:rFonts w:ascii="Calibri" w:eastAsia="굴림" w:hAnsi="Calibri" w:cs="Calibri"/>
          <w:kern w:val="0"/>
          <w:sz w:val="22"/>
        </w:rPr>
        <w:t>datadir=</w:t>
      </w:r>
      <w:r w:rsidRPr="00710994">
        <w:rPr>
          <w:rFonts w:ascii="Calibri" w:eastAsia="굴림" w:hAnsi="Calibri" w:cs="Calibri"/>
          <w:color w:val="FF0000"/>
          <w:kern w:val="0"/>
          <w:sz w:val="22"/>
        </w:rPr>
        <w:t>/usr/local/mysql/data</w:t>
      </w:r>
    </w:p>
    <w:p w14:paraId="1139A5B5" w14:textId="77777777" w:rsidR="00710994" w:rsidRDefault="00710994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6B96DB61" w14:textId="77777777" w:rsidR="00710994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rPr>
          <w:rFonts w:ascii="Calibri" w:eastAsia="굴림" w:hAnsi="Calibri" w:cs="Calibri" w:hint="eastAsia"/>
          <w:kern w:val="0"/>
          <w:sz w:val="22"/>
        </w:rPr>
        <w:t>밑에</w:t>
      </w:r>
      <w:r>
        <w:rPr>
          <w:rFonts w:ascii="Calibri" w:eastAsia="굴림" w:hAnsi="Calibri" w:cs="Calibri" w:hint="eastAsia"/>
          <w:kern w:val="0"/>
          <w:sz w:val="22"/>
        </w:rPr>
        <w:t xml:space="preserve"> </w:t>
      </w:r>
      <w:r>
        <w:rPr>
          <w:rFonts w:ascii="Calibri" w:eastAsia="굴림" w:hAnsi="Calibri" w:cs="Calibri" w:hint="eastAsia"/>
          <w:kern w:val="0"/>
          <w:sz w:val="22"/>
        </w:rPr>
        <w:t>아래의</w:t>
      </w:r>
      <w:r>
        <w:rPr>
          <w:rFonts w:ascii="Calibri" w:eastAsia="굴림" w:hAnsi="Calibri" w:cs="Calibri" w:hint="eastAsia"/>
          <w:kern w:val="0"/>
          <w:sz w:val="22"/>
        </w:rPr>
        <w:t xml:space="preserve"> </w:t>
      </w:r>
      <w:r>
        <w:rPr>
          <w:rFonts w:ascii="Calibri" w:eastAsia="굴림" w:hAnsi="Calibri" w:cs="Calibri" w:hint="eastAsia"/>
          <w:kern w:val="0"/>
          <w:sz w:val="22"/>
        </w:rPr>
        <w:t>부분</w:t>
      </w:r>
      <w:r>
        <w:rPr>
          <w:rFonts w:ascii="Calibri" w:eastAsia="굴림" w:hAnsi="Calibri" w:cs="Calibri" w:hint="eastAsia"/>
          <w:kern w:val="0"/>
          <w:sz w:val="22"/>
        </w:rPr>
        <w:t xml:space="preserve"> </w:t>
      </w:r>
      <w:r>
        <w:rPr>
          <w:rFonts w:ascii="Calibri" w:eastAsia="굴림" w:hAnsi="Calibri" w:cs="Calibri" w:hint="eastAsia"/>
          <w:kern w:val="0"/>
          <w:sz w:val="22"/>
        </w:rPr>
        <w:t>추가</w:t>
      </w:r>
    </w:p>
    <w:p w14:paraId="156B1526" w14:textId="77777777" w:rsidR="00DB1961" w:rsidRPr="00DB1961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color w:val="FF0000"/>
          <w:kern w:val="0"/>
          <w:sz w:val="22"/>
        </w:rPr>
      </w:pPr>
      <w:r w:rsidRPr="00DB1961">
        <w:rPr>
          <w:rFonts w:ascii="Calibri" w:eastAsia="굴림" w:hAnsi="Calibri" w:cs="Calibri"/>
          <w:color w:val="FF0000"/>
          <w:kern w:val="0"/>
          <w:sz w:val="22"/>
        </w:rPr>
        <w:t>init_connect=SET collation_connection = utf8_general_ci</w:t>
      </w:r>
    </w:p>
    <w:p w14:paraId="4816FE7D" w14:textId="77777777" w:rsidR="00DB1961" w:rsidRPr="00DB1961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color w:val="FF0000"/>
          <w:kern w:val="0"/>
          <w:sz w:val="22"/>
        </w:rPr>
      </w:pPr>
      <w:r w:rsidRPr="00DB1961">
        <w:rPr>
          <w:rFonts w:ascii="Calibri" w:eastAsia="굴림" w:hAnsi="Calibri" w:cs="Calibri"/>
          <w:color w:val="FF0000"/>
          <w:kern w:val="0"/>
          <w:sz w:val="22"/>
        </w:rPr>
        <w:t>init_connect=SET NAMES utf8</w:t>
      </w:r>
    </w:p>
    <w:p w14:paraId="352DD747" w14:textId="77777777" w:rsidR="00DB1961" w:rsidRPr="00DB1961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color w:val="FF0000"/>
          <w:kern w:val="0"/>
          <w:sz w:val="22"/>
        </w:rPr>
      </w:pPr>
      <w:r w:rsidRPr="00DB1961">
        <w:rPr>
          <w:rFonts w:ascii="Calibri" w:eastAsia="굴림" w:hAnsi="Calibri" w:cs="Calibri"/>
          <w:color w:val="FF0000"/>
          <w:kern w:val="0"/>
          <w:sz w:val="22"/>
        </w:rPr>
        <w:t>character-set-server = utf8</w:t>
      </w:r>
    </w:p>
    <w:p w14:paraId="3AA89EC7" w14:textId="77777777" w:rsidR="00DB1961" w:rsidRPr="00DB1961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color w:val="FF0000"/>
          <w:kern w:val="0"/>
          <w:sz w:val="22"/>
        </w:rPr>
      </w:pPr>
      <w:r w:rsidRPr="00DB1961">
        <w:rPr>
          <w:rFonts w:ascii="Calibri" w:eastAsia="굴림" w:hAnsi="Calibri" w:cs="Calibri"/>
          <w:color w:val="FF0000"/>
          <w:kern w:val="0"/>
          <w:sz w:val="22"/>
        </w:rPr>
        <w:t>collation-server = utf8_general_ci</w:t>
      </w:r>
    </w:p>
    <w:p w14:paraId="71E005EA" w14:textId="77777777" w:rsidR="00586A97" w:rsidRDefault="00586A97" w:rsidP="00DB5B41">
      <w:pPr>
        <w:rPr>
          <w:color w:val="548DD4" w:themeColor="text2" w:themeTint="99"/>
        </w:rPr>
      </w:pPr>
    </w:p>
    <w:p w14:paraId="3A4FE91B" w14:textId="77777777" w:rsidR="00586A97" w:rsidRPr="00586A97" w:rsidRDefault="00586A97" w:rsidP="00586A9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 w:rsidRPr="00586A97">
        <w:rPr>
          <w:rFonts w:ascii="Calibri" w:eastAsia="굴림" w:hAnsi="Calibri" w:cs="Calibri"/>
          <w:kern w:val="0"/>
          <w:sz w:val="22"/>
        </w:rPr>
        <w:t xml:space="preserve"># mysql </w:t>
      </w:r>
      <w:r w:rsidRPr="00586A97">
        <w:rPr>
          <w:rFonts w:cs="Calibri" w:hint="eastAsia"/>
          <w:kern w:val="0"/>
          <w:sz w:val="22"/>
        </w:rPr>
        <w:t xml:space="preserve">실행 </w:t>
      </w:r>
      <w:r>
        <w:rPr>
          <w:rFonts w:cs="Calibri" w:hint="eastAsia"/>
          <w:kern w:val="0"/>
          <w:sz w:val="22"/>
        </w:rPr>
        <w:t>파일</w:t>
      </w:r>
      <w:r w:rsidRPr="00586A97">
        <w:rPr>
          <w:rFonts w:cs="Calibri" w:hint="eastAsia"/>
          <w:kern w:val="0"/>
          <w:sz w:val="22"/>
        </w:rPr>
        <w:t xml:space="preserve"> 수정</w:t>
      </w:r>
      <w:r w:rsidR="00473A08">
        <w:rPr>
          <w:rFonts w:cs="Calibri" w:hint="eastAsia"/>
          <w:kern w:val="0"/>
          <w:sz w:val="22"/>
        </w:rPr>
        <w:t xml:space="preserve"> 및 저장 </w:t>
      </w:r>
      <w:r w:rsidR="00473A08">
        <w:rPr>
          <w:rFonts w:cs="Calibri"/>
          <w:kern w:val="0"/>
          <w:sz w:val="22"/>
        </w:rPr>
        <w:t xml:space="preserve">(basedir </w:t>
      </w:r>
      <w:r w:rsidR="00473A08">
        <w:rPr>
          <w:rFonts w:cs="Calibri" w:hint="eastAsia"/>
          <w:kern w:val="0"/>
          <w:sz w:val="22"/>
        </w:rPr>
        <w:t xml:space="preserve">및 </w:t>
      </w:r>
      <w:r w:rsidR="00473A08">
        <w:rPr>
          <w:rFonts w:cs="Calibri"/>
          <w:kern w:val="0"/>
          <w:sz w:val="22"/>
        </w:rPr>
        <w:t xml:space="preserve">datadir </w:t>
      </w:r>
      <w:r w:rsidR="00473A08">
        <w:rPr>
          <w:rFonts w:cs="Calibri" w:hint="eastAsia"/>
          <w:kern w:val="0"/>
          <w:sz w:val="22"/>
        </w:rPr>
        <w:t>수정)</w:t>
      </w:r>
    </w:p>
    <w:p w14:paraId="26AE7778" w14:textId="77777777" w:rsidR="00586A97" w:rsidRPr="00C25546" w:rsidRDefault="00C25546" w:rsidP="00586A9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="00586A97" w:rsidRPr="00586A97">
        <w:rPr>
          <w:rFonts w:ascii="Calibri" w:eastAsia="굴림" w:hAnsi="Calibri" w:cs="Calibri"/>
          <w:color w:val="548DD4" w:themeColor="text2" w:themeTint="99"/>
          <w:kern w:val="0"/>
          <w:sz w:val="22"/>
        </w:rPr>
        <w:t>vi /etc/init.d/mysqld</w:t>
      </w:r>
    </w:p>
    <w:p w14:paraId="0E29F516" w14:textId="77777777" w:rsidR="00473A08" w:rsidRPr="003C0D03" w:rsidRDefault="00473A08" w:rsidP="00473A08">
      <w:pPr>
        <w:widowControl/>
        <w:wordWrap/>
        <w:autoSpaceDE/>
        <w:autoSpaceDN/>
        <w:jc w:val="left"/>
        <w:rPr>
          <w:rFonts w:ascii="Calibri" w:eastAsia="굴림" w:hAnsi="Calibri" w:cs="Calibri"/>
          <w:b/>
          <w:bCs/>
          <w:color w:val="FF0000"/>
          <w:kern w:val="0"/>
          <w:sz w:val="22"/>
        </w:rPr>
      </w:pPr>
      <w:r w:rsidRPr="00473A08">
        <w:rPr>
          <w:rFonts w:ascii="Calibri" w:eastAsia="굴림" w:hAnsi="Calibri" w:cs="Calibri" w:hint="eastAsia"/>
          <w:b/>
          <w:bCs/>
          <w:color w:val="FF0000"/>
          <w:kern w:val="0"/>
          <w:sz w:val="22"/>
        </w:rPr>
        <w:t>(</w:t>
      </w:r>
      <w:r w:rsidRPr="00473A08">
        <w:rPr>
          <w:rFonts w:ascii="Calibri" w:eastAsia="굴림" w:hAnsi="Calibri" w:cs="Calibri" w:hint="eastAsia"/>
          <w:b/>
          <w:bCs/>
          <w:color w:val="FF0000"/>
          <w:kern w:val="0"/>
          <w:sz w:val="22"/>
        </w:rPr>
        <w:t>아래와</w:t>
      </w:r>
      <w:r w:rsidRPr="00473A08">
        <w:rPr>
          <w:rFonts w:ascii="Calibri" w:eastAsia="굴림" w:hAnsi="Calibri" w:cs="Calibri" w:hint="eastAsia"/>
          <w:b/>
          <w:bCs/>
          <w:color w:val="FF0000"/>
          <w:kern w:val="0"/>
          <w:sz w:val="22"/>
        </w:rPr>
        <w:t xml:space="preserve"> </w:t>
      </w:r>
      <w:r w:rsidRPr="00473A08">
        <w:rPr>
          <w:rFonts w:ascii="Calibri" w:eastAsia="굴림" w:hAnsi="Calibri" w:cs="Calibri" w:hint="eastAsia"/>
          <w:b/>
          <w:bCs/>
          <w:color w:val="FF0000"/>
          <w:kern w:val="0"/>
          <w:sz w:val="22"/>
        </w:rPr>
        <w:t>같이</w:t>
      </w:r>
      <w:r w:rsidRPr="00473A08">
        <w:rPr>
          <w:rFonts w:ascii="Calibri" w:eastAsia="굴림" w:hAnsi="Calibri" w:cs="Calibri" w:hint="eastAsia"/>
          <w:b/>
          <w:bCs/>
          <w:color w:val="FF0000"/>
          <w:kern w:val="0"/>
          <w:sz w:val="22"/>
        </w:rPr>
        <w:t xml:space="preserve"> </w:t>
      </w:r>
      <w:r w:rsidRPr="00473A08">
        <w:rPr>
          <w:rFonts w:ascii="Calibri" w:eastAsia="굴림" w:hAnsi="Calibri" w:cs="Calibri" w:hint="eastAsia"/>
          <w:b/>
          <w:bCs/>
          <w:color w:val="FF0000"/>
          <w:kern w:val="0"/>
          <w:sz w:val="22"/>
        </w:rPr>
        <w:t>수정</w:t>
      </w:r>
      <w:r w:rsidRPr="00473A08">
        <w:rPr>
          <w:rFonts w:ascii="Calibri" w:eastAsia="굴림" w:hAnsi="Calibri" w:cs="Calibri"/>
          <w:b/>
          <w:bCs/>
          <w:color w:val="FF0000"/>
          <w:kern w:val="0"/>
          <w:sz w:val="22"/>
        </w:rPr>
        <w:t>)</w:t>
      </w:r>
    </w:p>
    <w:p w14:paraId="7AAC1332" w14:textId="77777777" w:rsidR="00473A08" w:rsidRPr="00473A08" w:rsidRDefault="00473A08" w:rsidP="00473A08">
      <w:pPr>
        <w:widowControl/>
        <w:wordWrap/>
        <w:autoSpaceDE/>
        <w:autoSpaceDN/>
        <w:jc w:val="left"/>
        <w:rPr>
          <w:rFonts w:ascii="Calibri" w:eastAsia="굴림" w:hAnsi="Calibri" w:cs="Calibri"/>
          <w:color w:val="FF0000"/>
          <w:kern w:val="0"/>
          <w:sz w:val="22"/>
        </w:rPr>
      </w:pPr>
      <w:r w:rsidRPr="00473A08">
        <w:rPr>
          <w:rFonts w:ascii="Calibri" w:eastAsia="굴림" w:hAnsi="Calibri" w:cs="Calibri"/>
          <w:kern w:val="0"/>
          <w:sz w:val="22"/>
        </w:rPr>
        <w:t>basedir=</w:t>
      </w:r>
      <w:r w:rsidRPr="00473A08">
        <w:rPr>
          <w:rFonts w:ascii="Calibri" w:eastAsia="굴림" w:hAnsi="Calibri" w:cs="Calibri"/>
          <w:color w:val="FF0000"/>
          <w:kern w:val="0"/>
          <w:sz w:val="22"/>
        </w:rPr>
        <w:t>/usr/local/mysql</w:t>
      </w:r>
    </w:p>
    <w:p w14:paraId="36696CEF" w14:textId="77777777" w:rsidR="00473A08" w:rsidRPr="00473A08" w:rsidRDefault="00473A08" w:rsidP="00473A08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 w:rsidRPr="00473A08">
        <w:rPr>
          <w:rFonts w:ascii="Calibri" w:eastAsia="굴림" w:hAnsi="Calibri" w:cs="Calibri"/>
          <w:kern w:val="0"/>
          <w:sz w:val="22"/>
        </w:rPr>
        <w:t>datadir=</w:t>
      </w:r>
      <w:r w:rsidRPr="00473A08">
        <w:rPr>
          <w:rFonts w:ascii="Calibri" w:eastAsia="굴림" w:hAnsi="Calibri" w:cs="Calibri"/>
          <w:color w:val="FF0000"/>
          <w:kern w:val="0"/>
          <w:sz w:val="22"/>
        </w:rPr>
        <w:t>/usr/local/mysql/data</w:t>
      </w:r>
    </w:p>
    <w:p w14:paraId="0584EBC3" w14:textId="77777777" w:rsidR="00586A97" w:rsidRPr="00586A97" w:rsidRDefault="00586A97" w:rsidP="00586A9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575550A2" w14:textId="77777777" w:rsidR="00586A97" w:rsidRPr="00952CCB" w:rsidRDefault="00586A97" w:rsidP="00DB5B41">
      <w:pPr>
        <w:rPr>
          <w:color w:val="548DD4" w:themeColor="text2" w:themeTint="99"/>
        </w:rPr>
      </w:pPr>
    </w:p>
    <w:p w14:paraId="7F034AE9" w14:textId="77777777" w:rsidR="003C0D03" w:rsidRDefault="003C0D03" w:rsidP="00F061BA">
      <w:pPr>
        <w:rPr>
          <w:ins w:id="210" w:author="양 성훈" w:date="2023-09-14T14:50:00Z"/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# mysql </w:t>
      </w:r>
      <w:r>
        <w:rPr>
          <w:rFonts w:ascii="Calibri" w:hAnsi="Calibri" w:cs="Calibri" w:hint="eastAsia"/>
          <w:sz w:val="22"/>
        </w:rPr>
        <w:t>d</w:t>
      </w:r>
      <w:r>
        <w:rPr>
          <w:rFonts w:ascii="Calibri" w:hAnsi="Calibri" w:cs="Calibri"/>
          <w:sz w:val="22"/>
        </w:rPr>
        <w:t xml:space="preserve">atadir </w:t>
      </w:r>
      <w:r>
        <w:rPr>
          <w:rFonts w:ascii="Calibri" w:hAnsi="Calibri" w:cs="Calibri" w:hint="eastAsia"/>
          <w:sz w:val="22"/>
        </w:rPr>
        <w:t>소유자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및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그룹사용자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변경</w:t>
      </w:r>
    </w:p>
    <w:p w14:paraId="69E166A1" w14:textId="2120ACCA" w:rsidR="00B93DC9" w:rsidRDefault="00B93DC9" w:rsidP="00F061BA">
      <w:pPr>
        <w:rPr>
          <w:ins w:id="211" w:author="양 성훈" w:date="2023-09-14T14:50:00Z"/>
        </w:rPr>
      </w:pPr>
      <w:ins w:id="212" w:author="양 성훈" w:date="2023-09-14T14:50:00Z">
        <w:r>
          <w:t>[root@shbingtest local</w:t>
        </w:r>
        <w:r>
          <w:rPr>
            <w:rFonts w:hint="eastAsia"/>
          </w:rPr>
          <w:t>]#</w:t>
        </w:r>
      </w:ins>
      <w:ins w:id="213" w:author="양 성훈" w:date="2023-09-15T11:53:00Z">
        <w:r w:rsidR="00480A3F">
          <w:t xml:space="preserve"> </w:t>
        </w:r>
      </w:ins>
      <w:ins w:id="214" w:author="양 성훈" w:date="2023-09-14T14:50:00Z">
        <w:r>
          <w:t>cd mysql</w:t>
        </w:r>
      </w:ins>
    </w:p>
    <w:p w14:paraId="41FF865F" w14:textId="7D91857D" w:rsidR="00B93DC9" w:rsidRPr="00B93DC9" w:rsidRDefault="00B93DC9" w:rsidP="00F061BA">
      <w:pPr>
        <w:rPr>
          <w:rPrChange w:id="215" w:author="양 성훈" w:date="2023-09-14T14:51:00Z">
            <w:rPr>
              <w:rFonts w:ascii="Calibri" w:hAnsi="Calibri" w:cs="Calibri"/>
              <w:sz w:val="22"/>
            </w:rPr>
          </w:rPrChange>
        </w:rPr>
      </w:pPr>
      <w:ins w:id="216" w:author="양 성훈" w:date="2023-09-14T14:51:00Z">
        <w:r>
          <w:t>[root@shbingtest local</w:t>
        </w:r>
        <w:r>
          <w:rPr>
            <w:rFonts w:hint="eastAsia"/>
          </w:rPr>
          <w:t>]#</w:t>
        </w:r>
      </w:ins>
      <w:ins w:id="217" w:author="양 성훈" w:date="2023-09-15T11:53:00Z">
        <w:r w:rsidR="00480A3F">
          <w:t xml:space="preserve"> </w:t>
        </w:r>
      </w:ins>
      <w:ins w:id="218" w:author="양 성훈" w:date="2023-09-14T14:51:00Z">
        <w:r>
          <w:t>mkdir data</w:t>
        </w:r>
      </w:ins>
    </w:p>
    <w:p w14:paraId="3C5DDAB6" w14:textId="77777777" w:rsidR="00DB5B41" w:rsidRPr="003C0D03" w:rsidRDefault="003C0D03" w:rsidP="00F061BA">
      <w:pPr>
        <w:rPr>
          <w:color w:val="548DD4" w:themeColor="text2" w:themeTint="99"/>
          <w:lang w:val="fr-FR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3C0D03">
        <w:rPr>
          <w:rFonts w:ascii="Calibri" w:hAnsi="Calibri" w:cs="Calibri"/>
          <w:color w:val="548DD4" w:themeColor="text2" w:themeTint="99"/>
          <w:sz w:val="22"/>
        </w:rPr>
        <w:t>chown mysql.mysql -R /usr/local/mysql/data</w:t>
      </w:r>
    </w:p>
    <w:p w14:paraId="779C3A93" w14:textId="77777777" w:rsidR="00C25546" w:rsidRDefault="00C25546" w:rsidP="00F061BA">
      <w:pPr>
        <w:rPr>
          <w:lang w:val="fr-FR"/>
        </w:rPr>
      </w:pPr>
    </w:p>
    <w:p w14:paraId="3F801E07" w14:textId="77777777" w:rsidR="0076337C" w:rsidRDefault="0076337C" w:rsidP="00F061BA">
      <w:pPr>
        <w:rPr>
          <w:lang w:val="fr-FR"/>
        </w:rPr>
      </w:pPr>
      <w:r>
        <w:rPr>
          <w:rFonts w:hint="eastAsia"/>
          <w:lang w:val="fr-FR"/>
        </w:rPr>
        <w:t>#</w:t>
      </w:r>
      <w:r>
        <w:rPr>
          <w:lang w:val="fr-FR"/>
        </w:rPr>
        <w:t xml:space="preserve"> </w:t>
      </w:r>
      <w:r>
        <w:rPr>
          <w:rFonts w:hint="eastAsia"/>
          <w:lang w:val="fr-FR"/>
        </w:rPr>
        <w:t>l</w:t>
      </w:r>
      <w:r>
        <w:rPr>
          <w:lang w:val="fr-FR"/>
        </w:rPr>
        <w:t xml:space="preserve">ibaio </w:t>
      </w:r>
      <w:r>
        <w:rPr>
          <w:rFonts w:hint="eastAsia"/>
          <w:lang w:val="fr-FR"/>
        </w:rPr>
        <w:t>패키지 설치</w:t>
      </w:r>
    </w:p>
    <w:p w14:paraId="310CB980" w14:textId="77777777" w:rsidR="0076337C" w:rsidRDefault="00DA5FB2" w:rsidP="00F061BA">
      <w:pPr>
        <w:rPr>
          <w:lang w:val="fr-FR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="0076337C" w:rsidRPr="0076337C">
        <w:rPr>
          <w:lang w:val="fr-FR"/>
        </w:rPr>
        <w:t>yum install libaio*</w:t>
      </w:r>
    </w:p>
    <w:p w14:paraId="50353DDD" w14:textId="77777777" w:rsidR="006C6F2F" w:rsidRDefault="00DA5FB2" w:rsidP="00F061BA">
      <w:pPr>
        <w:rPr>
          <w:lang w:val="fr-FR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="006C6F2F">
        <w:rPr>
          <w:lang w:val="fr-FR"/>
        </w:rPr>
        <w:t>yum install libtinfo*</w:t>
      </w:r>
    </w:p>
    <w:p w14:paraId="25932360" w14:textId="77777777" w:rsidR="0076337C" w:rsidRPr="00DA5FB2" w:rsidRDefault="0076337C" w:rsidP="00F061BA">
      <w:pPr>
        <w:rPr>
          <w:lang w:val="fr-FR"/>
        </w:rPr>
      </w:pPr>
    </w:p>
    <w:p w14:paraId="18C0D66B" w14:textId="77777777" w:rsidR="00855E4C" w:rsidRDefault="00855E4C" w:rsidP="00F061BA">
      <w:pPr>
        <w:rPr>
          <w:lang w:val="fr-FR"/>
        </w:rPr>
      </w:pPr>
      <w:r>
        <w:rPr>
          <w:rFonts w:hint="eastAsia"/>
          <w:lang w:val="fr-FR"/>
        </w:rPr>
        <w:t>#</w:t>
      </w:r>
      <w:r>
        <w:rPr>
          <w:lang w:val="fr-FR"/>
        </w:rPr>
        <w:t xml:space="preserve"> </w:t>
      </w:r>
      <w:r>
        <w:rPr>
          <w:rFonts w:hint="eastAsia"/>
          <w:lang w:val="fr-FR"/>
        </w:rPr>
        <w:t>m</w:t>
      </w:r>
      <w:r>
        <w:rPr>
          <w:lang w:val="fr-FR"/>
        </w:rPr>
        <w:t xml:space="preserve">ysql (mariadb) install </w:t>
      </w:r>
      <w:r>
        <w:rPr>
          <w:rFonts w:hint="eastAsia"/>
          <w:lang w:val="fr-FR"/>
        </w:rPr>
        <w:t>작업</w:t>
      </w:r>
    </w:p>
    <w:p w14:paraId="38EE97B8" w14:textId="77777777" w:rsidR="00855E4C" w:rsidRDefault="00855E4C" w:rsidP="00F061BA">
      <w:pPr>
        <w:rPr>
          <w:rFonts w:ascii="Calibri" w:hAnsi="Calibri" w:cs="Calibri"/>
          <w:color w:val="548DD4" w:themeColor="text2" w:themeTint="99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855E4C">
        <w:rPr>
          <w:rFonts w:ascii="Calibri" w:hAnsi="Calibri" w:cs="Calibri"/>
          <w:color w:val="548DD4" w:themeColor="text2" w:themeTint="99"/>
          <w:sz w:val="22"/>
        </w:rPr>
        <w:t xml:space="preserve">cd </w:t>
      </w:r>
      <w:r w:rsidRPr="00855E4C">
        <w:rPr>
          <w:rFonts w:ascii="Calibri" w:hAnsi="Calibri" w:cs="Calibri" w:hint="eastAsia"/>
          <w:color w:val="548DD4" w:themeColor="text2" w:themeTint="99"/>
          <w:sz w:val="22"/>
        </w:rPr>
        <w:t>/usr/local/mysql/scripts</w:t>
      </w:r>
    </w:p>
    <w:p w14:paraId="343F474F" w14:textId="77777777" w:rsidR="00855E4C" w:rsidRDefault="00855E4C" w:rsidP="00F061BA">
      <w:pPr>
        <w:rPr>
          <w:rFonts w:ascii="Calibri" w:hAnsi="Calibri" w:cs="Calibri"/>
          <w:color w:val="548DD4" w:themeColor="text2" w:themeTint="99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855E4C">
        <w:rPr>
          <w:rFonts w:ascii="Calibri" w:hAnsi="Calibri" w:cs="Calibri"/>
          <w:color w:val="548DD4" w:themeColor="text2" w:themeTint="99"/>
          <w:sz w:val="22"/>
        </w:rPr>
        <w:t>./</w:t>
      </w:r>
      <w:r w:rsidRPr="00855E4C">
        <w:rPr>
          <w:rFonts w:ascii="Calibri" w:hAnsi="Calibri" w:cs="Calibri" w:hint="eastAsia"/>
          <w:color w:val="548DD4" w:themeColor="text2" w:themeTint="99"/>
          <w:sz w:val="22"/>
        </w:rPr>
        <w:t>mysql_install_db --basedir=/usr/local/mysql/ --datadir=/usr/local/mysql/data --defaults-file=/etc/my.</w:t>
      </w:r>
      <w:r w:rsidR="002E700A">
        <w:rPr>
          <w:rFonts w:ascii="Calibri" w:hAnsi="Calibri" w:cs="Calibri" w:hint="eastAsia"/>
          <w:color w:val="548DD4" w:themeColor="text2" w:themeTint="99"/>
          <w:sz w:val="22"/>
        </w:rPr>
        <w:t>c</w:t>
      </w:r>
      <w:r w:rsidR="002E700A">
        <w:rPr>
          <w:rFonts w:ascii="Calibri" w:hAnsi="Calibri" w:cs="Calibri"/>
          <w:color w:val="548DD4" w:themeColor="text2" w:themeTint="99"/>
          <w:sz w:val="22"/>
        </w:rPr>
        <w:t>nf</w:t>
      </w:r>
    </w:p>
    <w:p w14:paraId="7A9F76E4" w14:textId="77777777" w:rsidR="002E700A" w:rsidRDefault="002E700A" w:rsidP="00F061BA">
      <w:pPr>
        <w:rPr>
          <w:rFonts w:ascii="Calibri" w:hAnsi="Calibri" w:cs="Calibri"/>
          <w:color w:val="548DD4" w:themeColor="text2" w:themeTint="99"/>
          <w:sz w:val="22"/>
        </w:rPr>
      </w:pPr>
    </w:p>
    <w:p w14:paraId="57C8EE6A" w14:textId="7C34A763" w:rsidR="00DF4879" w:rsidRPr="00DF4879" w:rsidRDefault="00DF4879" w:rsidP="00DF4879">
      <w:pPr>
        <w:rPr>
          <w:ins w:id="219" w:author="양 성훈" w:date="2023-08-25T16:35:00Z"/>
          <w:rFonts w:cs="Calibri"/>
          <w:b/>
          <w:bCs/>
          <w:color w:val="FF0000"/>
          <w:sz w:val="22"/>
        </w:rPr>
      </w:pPr>
      <w:ins w:id="220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Installing MariaDB/MySQL syst</w:t>
        </w:r>
      </w:ins>
      <w:r w:rsidR="002A3889">
        <w:rPr>
          <w:rFonts w:cs="Calibri"/>
          <w:b/>
          <w:bCs/>
          <w:color w:val="FF0000"/>
          <w:sz w:val="22"/>
        </w:rPr>
        <w:t>em</w:t>
      </w:r>
      <w:ins w:id="221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 xml:space="preserve"> tables in '/usr/local/mysql/data' ...</w:t>
        </w:r>
      </w:ins>
    </w:p>
    <w:p w14:paraId="526F3ABD" w14:textId="77777777" w:rsidR="00DF4879" w:rsidRPr="00DF4879" w:rsidRDefault="00DF4879" w:rsidP="00DF4879">
      <w:pPr>
        <w:rPr>
          <w:ins w:id="222" w:author="양 성훈" w:date="2023-08-25T16:35:00Z"/>
          <w:rFonts w:cs="Calibri"/>
          <w:b/>
          <w:bCs/>
          <w:color w:val="FF0000"/>
          <w:sz w:val="22"/>
        </w:rPr>
      </w:pPr>
      <w:ins w:id="223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2023-08-25 16:35:03 0 [Warning] The parameter innodb_log_files_in_group is deprecated and has no effect.</w:t>
        </w:r>
      </w:ins>
    </w:p>
    <w:p w14:paraId="102D4386" w14:textId="77777777" w:rsidR="00DF4879" w:rsidRPr="00DF4879" w:rsidRDefault="00DF4879" w:rsidP="00DF4879">
      <w:pPr>
        <w:rPr>
          <w:ins w:id="224" w:author="양 성훈" w:date="2023-08-25T16:35:00Z"/>
          <w:rFonts w:cs="Calibri"/>
          <w:b/>
          <w:bCs/>
          <w:color w:val="FF0000"/>
          <w:sz w:val="22"/>
        </w:rPr>
      </w:pPr>
      <w:ins w:id="225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2023-08-25 16:35:03 0 [Warning] The parameter innodb_thread_concurrency is deprecated and has no effect.</w:t>
        </w:r>
      </w:ins>
    </w:p>
    <w:p w14:paraId="33841D82" w14:textId="11BBD5C9" w:rsidR="00DF4879" w:rsidRPr="00DF4879" w:rsidRDefault="00DF4879" w:rsidP="00DF4879">
      <w:pPr>
        <w:rPr>
          <w:ins w:id="226" w:author="양 성훈" w:date="2023-08-25T16:35:00Z"/>
          <w:rFonts w:cs="Calibri"/>
          <w:b/>
          <w:bCs/>
          <w:color w:val="FF0000"/>
          <w:sz w:val="22"/>
        </w:rPr>
      </w:pPr>
      <w:ins w:id="227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2023-08-25 16:35:04 0 [Warning] 'thread-concurrency' was r</w:t>
        </w:r>
      </w:ins>
      <w:r w:rsidR="002A3889">
        <w:rPr>
          <w:rFonts w:cs="Calibri"/>
          <w:b/>
          <w:bCs/>
          <w:color w:val="FF0000"/>
          <w:sz w:val="22"/>
        </w:rPr>
        <w:t>em</w:t>
      </w:r>
      <w:ins w:id="228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oved. It does nothing now and exists only for compatibility with old my.cnf files.</w:t>
        </w:r>
      </w:ins>
    </w:p>
    <w:p w14:paraId="6E6CD60C" w14:textId="77777777" w:rsidR="00DF4879" w:rsidRPr="00DF4879" w:rsidRDefault="00DF4879" w:rsidP="00DF4879">
      <w:pPr>
        <w:rPr>
          <w:ins w:id="229" w:author="양 성훈" w:date="2023-08-25T16:35:00Z"/>
          <w:rFonts w:cs="Calibri"/>
          <w:b/>
          <w:bCs/>
          <w:color w:val="FF0000"/>
          <w:sz w:val="22"/>
        </w:rPr>
      </w:pPr>
      <w:ins w:id="230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2023-08-25 16:35:04 1 [Warning] Failed to load slave replication state from table mysql.gtid_slave_pos: 1017: Can't find file: './mysql/' (errno: 2 "No such file or directory")</w:t>
        </w:r>
      </w:ins>
    </w:p>
    <w:p w14:paraId="605C71AF" w14:textId="77777777" w:rsidR="00DF4879" w:rsidRPr="00DF4879" w:rsidRDefault="00DF4879" w:rsidP="00DF4879">
      <w:pPr>
        <w:rPr>
          <w:ins w:id="231" w:author="양 성훈" w:date="2023-08-25T16:35:00Z"/>
          <w:rFonts w:cs="Calibri"/>
          <w:b/>
          <w:bCs/>
          <w:color w:val="FF0000"/>
          <w:sz w:val="22"/>
        </w:rPr>
      </w:pPr>
      <w:ins w:id="232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OK</w:t>
        </w:r>
      </w:ins>
    </w:p>
    <w:p w14:paraId="558232FF" w14:textId="77777777" w:rsidR="00DF4879" w:rsidRPr="00DF4879" w:rsidRDefault="00DF4879" w:rsidP="00DF4879">
      <w:pPr>
        <w:rPr>
          <w:ins w:id="233" w:author="양 성훈" w:date="2023-08-25T16:35:00Z"/>
          <w:rFonts w:cs="Calibri"/>
          <w:b/>
          <w:bCs/>
          <w:color w:val="FF0000"/>
          <w:sz w:val="22"/>
        </w:rPr>
      </w:pPr>
    </w:p>
    <w:p w14:paraId="7EEB341A" w14:textId="77777777" w:rsidR="00DF4879" w:rsidRPr="00DF4879" w:rsidRDefault="00DF4879" w:rsidP="00DF4879">
      <w:pPr>
        <w:rPr>
          <w:ins w:id="234" w:author="양 성훈" w:date="2023-08-25T16:35:00Z"/>
          <w:rFonts w:cs="Calibri"/>
          <w:b/>
          <w:bCs/>
          <w:color w:val="FF0000"/>
          <w:sz w:val="22"/>
        </w:rPr>
      </w:pPr>
      <w:ins w:id="235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To start mariadbd at boot time you have to copy</w:t>
        </w:r>
      </w:ins>
    </w:p>
    <w:p w14:paraId="203AD6FD" w14:textId="59057BC3" w:rsidR="00DF4879" w:rsidRPr="00DF4879" w:rsidRDefault="00DF4879" w:rsidP="00DF4879">
      <w:pPr>
        <w:rPr>
          <w:ins w:id="236" w:author="양 성훈" w:date="2023-08-25T16:35:00Z"/>
          <w:rFonts w:cs="Calibri"/>
          <w:b/>
          <w:bCs/>
          <w:color w:val="FF0000"/>
          <w:sz w:val="22"/>
        </w:rPr>
      </w:pPr>
      <w:ins w:id="237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support-files/mariadb.service to the right place for your syst</w:t>
        </w:r>
      </w:ins>
      <w:r w:rsidR="002A3889">
        <w:rPr>
          <w:rFonts w:cs="Calibri"/>
          <w:b/>
          <w:bCs/>
          <w:color w:val="FF0000"/>
          <w:sz w:val="22"/>
        </w:rPr>
        <w:t>em</w:t>
      </w:r>
    </w:p>
    <w:p w14:paraId="0C566009" w14:textId="77777777" w:rsidR="00DF4879" w:rsidRPr="00DF4879" w:rsidRDefault="00DF4879" w:rsidP="00DF4879">
      <w:pPr>
        <w:rPr>
          <w:ins w:id="238" w:author="양 성훈" w:date="2023-08-25T16:35:00Z"/>
          <w:rFonts w:cs="Calibri"/>
          <w:b/>
          <w:bCs/>
          <w:color w:val="FF0000"/>
          <w:sz w:val="22"/>
        </w:rPr>
      </w:pPr>
    </w:p>
    <w:p w14:paraId="68AEEE9E" w14:textId="77777777" w:rsidR="00DF4879" w:rsidRPr="00DF4879" w:rsidRDefault="00DF4879" w:rsidP="00DF4879">
      <w:pPr>
        <w:rPr>
          <w:ins w:id="239" w:author="양 성훈" w:date="2023-08-25T16:35:00Z"/>
          <w:rFonts w:cs="Calibri"/>
          <w:b/>
          <w:bCs/>
          <w:color w:val="FF0000"/>
          <w:sz w:val="22"/>
        </w:rPr>
      </w:pPr>
    </w:p>
    <w:p w14:paraId="1A0509D4" w14:textId="77777777" w:rsidR="00DF4879" w:rsidRPr="00DF4879" w:rsidRDefault="00DF4879" w:rsidP="00DF4879">
      <w:pPr>
        <w:rPr>
          <w:ins w:id="240" w:author="양 성훈" w:date="2023-08-25T16:35:00Z"/>
          <w:rFonts w:cs="Calibri"/>
          <w:b/>
          <w:bCs/>
          <w:color w:val="FF0000"/>
          <w:sz w:val="22"/>
        </w:rPr>
      </w:pPr>
      <w:ins w:id="241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Two all-privilege accounts were created.</w:t>
        </w:r>
      </w:ins>
    </w:p>
    <w:p w14:paraId="4E56C91B" w14:textId="77777777" w:rsidR="00DF4879" w:rsidRPr="00DF4879" w:rsidRDefault="00DF4879" w:rsidP="00DF4879">
      <w:pPr>
        <w:rPr>
          <w:ins w:id="242" w:author="양 성훈" w:date="2023-08-25T16:35:00Z"/>
          <w:rFonts w:cs="Calibri"/>
          <w:b/>
          <w:bCs/>
          <w:color w:val="FF0000"/>
          <w:sz w:val="22"/>
        </w:rPr>
      </w:pPr>
      <w:ins w:id="243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One is root@localhost, it has no password, but you need to</w:t>
        </w:r>
      </w:ins>
    </w:p>
    <w:p w14:paraId="726DE866" w14:textId="72D28CDB" w:rsidR="00DF4879" w:rsidRPr="00DF4879" w:rsidRDefault="00DF4879" w:rsidP="00DF4879">
      <w:pPr>
        <w:rPr>
          <w:ins w:id="244" w:author="양 성훈" w:date="2023-08-25T16:35:00Z"/>
          <w:rFonts w:cs="Calibri"/>
          <w:b/>
          <w:bCs/>
          <w:color w:val="FF0000"/>
          <w:sz w:val="22"/>
        </w:rPr>
      </w:pPr>
      <w:ins w:id="245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be syst</w:t>
        </w:r>
      </w:ins>
      <w:r w:rsidR="002A3889">
        <w:rPr>
          <w:rFonts w:cs="Calibri"/>
          <w:b/>
          <w:bCs/>
          <w:color w:val="FF0000"/>
          <w:sz w:val="22"/>
        </w:rPr>
        <w:t>em</w:t>
      </w:r>
      <w:ins w:id="246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 xml:space="preserve"> 'root' user to connect. Use, for example, sudo mysql</w:t>
        </w:r>
      </w:ins>
    </w:p>
    <w:p w14:paraId="7D7977DA" w14:textId="77777777" w:rsidR="00DF4879" w:rsidRPr="00DF4879" w:rsidRDefault="00DF4879" w:rsidP="00DF4879">
      <w:pPr>
        <w:rPr>
          <w:ins w:id="247" w:author="양 성훈" w:date="2023-08-25T16:35:00Z"/>
          <w:rFonts w:cs="Calibri"/>
          <w:b/>
          <w:bCs/>
          <w:color w:val="FF0000"/>
          <w:sz w:val="22"/>
        </w:rPr>
      </w:pPr>
      <w:ins w:id="248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The second is root@localhost, it has no password either, but</w:t>
        </w:r>
      </w:ins>
    </w:p>
    <w:p w14:paraId="37F7EE7E" w14:textId="54306735" w:rsidR="00DF4879" w:rsidRPr="00DF4879" w:rsidRDefault="00DF4879" w:rsidP="00DF4879">
      <w:pPr>
        <w:rPr>
          <w:ins w:id="249" w:author="양 성훈" w:date="2023-08-25T16:35:00Z"/>
          <w:rFonts w:cs="Calibri"/>
          <w:b/>
          <w:bCs/>
          <w:color w:val="FF0000"/>
          <w:sz w:val="22"/>
        </w:rPr>
      </w:pPr>
      <w:ins w:id="250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you need to be the syst</w:t>
        </w:r>
      </w:ins>
      <w:r w:rsidR="002A3889">
        <w:rPr>
          <w:rFonts w:cs="Calibri"/>
          <w:b/>
          <w:bCs/>
          <w:color w:val="FF0000"/>
          <w:sz w:val="22"/>
        </w:rPr>
        <w:t>em</w:t>
      </w:r>
      <w:ins w:id="251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 xml:space="preserve"> 'root' user to connect.</w:t>
        </w:r>
      </w:ins>
    </w:p>
    <w:p w14:paraId="3D851AD6" w14:textId="77777777" w:rsidR="00DF4879" w:rsidRPr="00DF4879" w:rsidRDefault="00DF4879" w:rsidP="00DF4879">
      <w:pPr>
        <w:rPr>
          <w:ins w:id="252" w:author="양 성훈" w:date="2023-08-25T16:35:00Z"/>
          <w:rFonts w:cs="Calibri"/>
          <w:b/>
          <w:bCs/>
          <w:color w:val="FF0000"/>
          <w:sz w:val="22"/>
        </w:rPr>
      </w:pPr>
      <w:ins w:id="253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After connecting you can set the password, if you would need to be</w:t>
        </w:r>
      </w:ins>
    </w:p>
    <w:p w14:paraId="36634D06" w14:textId="77777777" w:rsidR="00DF4879" w:rsidRPr="00DF4879" w:rsidRDefault="00DF4879" w:rsidP="00DF4879">
      <w:pPr>
        <w:rPr>
          <w:ins w:id="254" w:author="양 성훈" w:date="2023-08-25T16:35:00Z"/>
          <w:rFonts w:cs="Calibri"/>
          <w:b/>
          <w:bCs/>
          <w:color w:val="FF0000"/>
          <w:sz w:val="22"/>
        </w:rPr>
      </w:pPr>
      <w:ins w:id="255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able to connect as any of these users with a password and without sudo</w:t>
        </w:r>
      </w:ins>
    </w:p>
    <w:p w14:paraId="1A8EAB62" w14:textId="77777777" w:rsidR="00DF4879" w:rsidRPr="00DF4879" w:rsidRDefault="00DF4879" w:rsidP="00DF4879">
      <w:pPr>
        <w:rPr>
          <w:ins w:id="256" w:author="양 성훈" w:date="2023-08-25T16:35:00Z"/>
          <w:rFonts w:cs="Calibri"/>
          <w:b/>
          <w:bCs/>
          <w:color w:val="FF0000"/>
          <w:sz w:val="22"/>
        </w:rPr>
      </w:pPr>
    </w:p>
    <w:p w14:paraId="6E519E06" w14:textId="77777777" w:rsidR="00DF4879" w:rsidRPr="00DF4879" w:rsidRDefault="00DF4879" w:rsidP="00DF4879">
      <w:pPr>
        <w:rPr>
          <w:ins w:id="257" w:author="양 성훈" w:date="2023-08-25T16:35:00Z"/>
          <w:rFonts w:cs="Calibri"/>
          <w:b/>
          <w:bCs/>
          <w:color w:val="FF0000"/>
          <w:sz w:val="22"/>
        </w:rPr>
      </w:pPr>
      <w:ins w:id="258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See the MariaDB Knowledgebase at https://mariadb.com/kb</w:t>
        </w:r>
      </w:ins>
    </w:p>
    <w:p w14:paraId="4C283AB3" w14:textId="77777777" w:rsidR="00DF4879" w:rsidRPr="00DF4879" w:rsidRDefault="00DF4879" w:rsidP="00DF4879">
      <w:pPr>
        <w:rPr>
          <w:ins w:id="259" w:author="양 성훈" w:date="2023-08-25T16:35:00Z"/>
          <w:rFonts w:cs="Calibri"/>
          <w:b/>
          <w:bCs/>
          <w:color w:val="FF0000"/>
          <w:sz w:val="22"/>
        </w:rPr>
      </w:pPr>
    </w:p>
    <w:p w14:paraId="3E60BBDF" w14:textId="37D19C9F" w:rsidR="00DF4879" w:rsidRPr="00DF4879" w:rsidRDefault="00DF4879" w:rsidP="00DF4879">
      <w:pPr>
        <w:rPr>
          <w:ins w:id="260" w:author="양 성훈" w:date="2023-08-25T16:35:00Z"/>
          <w:rFonts w:cs="Calibri"/>
          <w:b/>
          <w:bCs/>
          <w:color w:val="FF0000"/>
          <w:sz w:val="22"/>
        </w:rPr>
      </w:pPr>
      <w:ins w:id="261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You can start the MariaDB da</w:t>
        </w:r>
      </w:ins>
      <w:r w:rsidR="002A3889">
        <w:rPr>
          <w:rFonts w:cs="Calibri"/>
          <w:b/>
          <w:bCs/>
          <w:color w:val="FF0000"/>
          <w:sz w:val="22"/>
        </w:rPr>
        <w:t>em</w:t>
      </w:r>
      <w:ins w:id="262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on with:</w:t>
        </w:r>
      </w:ins>
    </w:p>
    <w:p w14:paraId="2014217F" w14:textId="77777777" w:rsidR="00DF4879" w:rsidRPr="00DF4879" w:rsidRDefault="00DF4879" w:rsidP="00DF4879">
      <w:pPr>
        <w:rPr>
          <w:ins w:id="263" w:author="양 성훈" w:date="2023-08-25T16:35:00Z"/>
          <w:rFonts w:cs="Calibri"/>
          <w:b/>
          <w:bCs/>
          <w:color w:val="FF0000"/>
          <w:sz w:val="22"/>
        </w:rPr>
      </w:pPr>
      <w:ins w:id="264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cd '/usr/local/mysql/' ; /usr/local/mysql//bin/mariadb-safe --datadir='/usr/local/mysql/data'</w:t>
        </w:r>
      </w:ins>
    </w:p>
    <w:p w14:paraId="3F55C38D" w14:textId="77777777" w:rsidR="00DF4879" w:rsidRPr="00DF4879" w:rsidRDefault="00DF4879" w:rsidP="00DF4879">
      <w:pPr>
        <w:rPr>
          <w:ins w:id="265" w:author="양 성훈" w:date="2023-08-25T16:35:00Z"/>
          <w:rFonts w:cs="Calibri"/>
          <w:b/>
          <w:bCs/>
          <w:color w:val="FF0000"/>
          <w:sz w:val="22"/>
        </w:rPr>
      </w:pPr>
    </w:p>
    <w:p w14:paraId="583BDDD3" w14:textId="621D8C85" w:rsidR="00DF4879" w:rsidRPr="00DF4879" w:rsidRDefault="00DF4879" w:rsidP="00DF4879">
      <w:pPr>
        <w:rPr>
          <w:ins w:id="266" w:author="양 성훈" w:date="2023-08-25T16:35:00Z"/>
          <w:rFonts w:cs="Calibri"/>
          <w:b/>
          <w:bCs/>
          <w:color w:val="FF0000"/>
          <w:sz w:val="22"/>
        </w:rPr>
      </w:pPr>
      <w:ins w:id="267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You can test the MariaDB da</w:t>
        </w:r>
      </w:ins>
      <w:r w:rsidR="002A3889">
        <w:rPr>
          <w:rFonts w:cs="Calibri"/>
          <w:b/>
          <w:bCs/>
          <w:color w:val="FF0000"/>
          <w:sz w:val="22"/>
        </w:rPr>
        <w:t>em</w:t>
      </w:r>
      <w:ins w:id="268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on with mysql-test-run.pl</w:t>
        </w:r>
      </w:ins>
    </w:p>
    <w:p w14:paraId="0BB9CD2F" w14:textId="77777777" w:rsidR="00DF4879" w:rsidRPr="00DF4879" w:rsidRDefault="00DF4879" w:rsidP="00DF4879">
      <w:pPr>
        <w:rPr>
          <w:ins w:id="269" w:author="양 성훈" w:date="2023-08-25T16:35:00Z"/>
          <w:rFonts w:cs="Calibri"/>
          <w:b/>
          <w:bCs/>
          <w:color w:val="FF0000"/>
          <w:sz w:val="22"/>
        </w:rPr>
      </w:pPr>
      <w:ins w:id="270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cd '/usr/local/mysql//mysql-test' ; perl mariadb-test-run.pl</w:t>
        </w:r>
      </w:ins>
    </w:p>
    <w:p w14:paraId="72013C45" w14:textId="77777777" w:rsidR="00DF4879" w:rsidRPr="00DF4879" w:rsidRDefault="00DF4879" w:rsidP="00DF4879">
      <w:pPr>
        <w:rPr>
          <w:ins w:id="271" w:author="양 성훈" w:date="2023-08-25T16:35:00Z"/>
          <w:rFonts w:cs="Calibri"/>
          <w:b/>
          <w:bCs/>
          <w:color w:val="FF0000"/>
          <w:sz w:val="22"/>
        </w:rPr>
      </w:pPr>
    </w:p>
    <w:p w14:paraId="347205BF" w14:textId="22D85195" w:rsidR="00DF4879" w:rsidRPr="00DF4879" w:rsidRDefault="00DF4879" w:rsidP="00DF4879">
      <w:pPr>
        <w:rPr>
          <w:ins w:id="272" w:author="양 성훈" w:date="2023-08-25T16:35:00Z"/>
          <w:rFonts w:cs="Calibri"/>
          <w:b/>
          <w:bCs/>
          <w:color w:val="FF0000"/>
          <w:sz w:val="22"/>
        </w:rPr>
      </w:pPr>
      <w:ins w:id="273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Please report any probl</w:t>
        </w:r>
      </w:ins>
      <w:r w:rsidR="002A3889">
        <w:rPr>
          <w:rFonts w:cs="Calibri"/>
          <w:b/>
          <w:bCs/>
          <w:color w:val="FF0000"/>
          <w:sz w:val="22"/>
        </w:rPr>
        <w:t>em</w:t>
      </w:r>
      <w:ins w:id="274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s at https://mariadb.org/jira</w:t>
        </w:r>
      </w:ins>
    </w:p>
    <w:p w14:paraId="155352C5" w14:textId="77777777" w:rsidR="00DF4879" w:rsidRPr="00DF4879" w:rsidRDefault="00DF4879" w:rsidP="00DF4879">
      <w:pPr>
        <w:rPr>
          <w:ins w:id="275" w:author="양 성훈" w:date="2023-08-25T16:35:00Z"/>
          <w:rFonts w:cs="Calibri"/>
          <w:b/>
          <w:bCs/>
          <w:color w:val="FF0000"/>
          <w:sz w:val="22"/>
        </w:rPr>
      </w:pPr>
    </w:p>
    <w:p w14:paraId="389B1600" w14:textId="77777777" w:rsidR="00DF4879" w:rsidRPr="00DF4879" w:rsidRDefault="00DF4879" w:rsidP="00DF4879">
      <w:pPr>
        <w:rPr>
          <w:ins w:id="276" w:author="양 성훈" w:date="2023-08-25T16:35:00Z"/>
          <w:rFonts w:cs="Calibri"/>
          <w:b/>
          <w:bCs/>
          <w:color w:val="FF0000"/>
          <w:sz w:val="22"/>
        </w:rPr>
      </w:pPr>
      <w:ins w:id="277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The latest information about MariaDB is available at https://mariadb.org/.</w:t>
        </w:r>
      </w:ins>
    </w:p>
    <w:p w14:paraId="30A7CDF3" w14:textId="77777777" w:rsidR="00DF4879" w:rsidRPr="00DF4879" w:rsidRDefault="00DF4879" w:rsidP="00DF4879">
      <w:pPr>
        <w:rPr>
          <w:ins w:id="278" w:author="양 성훈" w:date="2023-08-25T16:35:00Z"/>
          <w:rFonts w:cs="Calibri"/>
          <w:b/>
          <w:bCs/>
          <w:color w:val="FF0000"/>
          <w:sz w:val="22"/>
        </w:rPr>
      </w:pPr>
    </w:p>
    <w:p w14:paraId="3094B5D9" w14:textId="77777777" w:rsidR="00DF4879" w:rsidRPr="00DF4879" w:rsidRDefault="00DF4879" w:rsidP="00DF4879">
      <w:pPr>
        <w:rPr>
          <w:ins w:id="279" w:author="양 성훈" w:date="2023-08-25T16:35:00Z"/>
          <w:rFonts w:cs="Calibri"/>
          <w:b/>
          <w:bCs/>
          <w:color w:val="FF0000"/>
          <w:sz w:val="22"/>
        </w:rPr>
      </w:pPr>
      <w:ins w:id="280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Consider joining MariaDB's strong and vibrant community:</w:t>
        </w:r>
      </w:ins>
    </w:p>
    <w:p w14:paraId="52A0F6D2" w14:textId="5411261D" w:rsidR="002E700A" w:rsidDel="00DF4879" w:rsidRDefault="00DF4879" w:rsidP="00DF4879">
      <w:pPr>
        <w:pStyle w:val="a7"/>
        <w:spacing w:before="0" w:beforeAutospacing="0" w:after="0" w:afterAutospacing="0"/>
        <w:rPr>
          <w:del w:id="281" w:author="양 성훈" w:date="2023-08-25T16:35:00Z"/>
          <w:rFonts w:ascii="맑은 고딕" w:eastAsia="맑은 고딕" w:hAnsi="맑은 고딕" w:cs="Calibri"/>
          <w:color w:val="FF0000"/>
          <w:sz w:val="22"/>
          <w:szCs w:val="22"/>
        </w:rPr>
      </w:pPr>
      <w:ins w:id="282" w:author="양 성훈" w:date="2023-08-25T16:35:00Z">
        <w:r w:rsidRPr="00DF4879">
          <w:rPr>
            <w:rFonts w:cs="Calibri"/>
            <w:b/>
            <w:bCs/>
            <w:color w:val="FF0000"/>
            <w:sz w:val="22"/>
          </w:rPr>
          <w:t>https://mariadb.org/get-involved/</w:t>
        </w:r>
      </w:ins>
      <w:del w:id="283" w:author="양 성훈" w:date="2023-08-25T16:35:00Z">
        <w:r w:rsidR="002E700A" w:rsidDel="00DF4879">
          <w:rPr>
            <w:rFonts w:ascii="맑은 고딕" w:eastAsia="맑은 고딕" w:hAnsi="맑은 고딕" w:cs="Calibri" w:hint="eastAsia"/>
            <w:b/>
            <w:bCs/>
            <w:color w:val="FF0000"/>
            <w:sz w:val="22"/>
            <w:szCs w:val="22"/>
          </w:rPr>
          <w:delText>설치 시 Error가 발생하면 안되며,</w:delText>
        </w:r>
        <w:r w:rsidR="002E700A" w:rsidDel="00DF4879">
          <w:rPr>
            <w:rFonts w:ascii="맑은 고딕" w:eastAsia="맑은 고딕" w:hAnsi="맑은 고딕" w:cs="Calibri" w:hint="eastAsia"/>
            <w:color w:val="FF0000"/>
            <w:sz w:val="22"/>
            <w:szCs w:val="22"/>
          </w:rPr>
          <w:delText xml:space="preserve"> </w:delText>
        </w:r>
        <w:r w:rsidR="002E700A" w:rsidDel="00DF4879">
          <w:rPr>
            <w:rFonts w:ascii="맑은 고딕" w:eastAsia="맑은 고딕" w:hAnsi="맑은 고딕" w:cs="Calibri" w:hint="eastAsia"/>
            <w:b/>
            <w:bCs/>
            <w:color w:val="FF0000"/>
            <w:sz w:val="22"/>
            <w:szCs w:val="22"/>
          </w:rPr>
          <w:delText xml:space="preserve">아래와 같이 </w:delText>
        </w:r>
        <w:r w:rsidR="002E700A" w:rsidDel="00DF4879">
          <w:rPr>
            <w:rFonts w:ascii="맑은 고딕" w:eastAsia="맑은 고딕" w:hAnsi="맑은 고딕" w:cs="Calibri"/>
            <w:b/>
            <w:bCs/>
            <w:color w:val="FF0000"/>
            <w:sz w:val="22"/>
            <w:szCs w:val="22"/>
          </w:rPr>
          <w:delText>install</w:delText>
        </w:r>
        <w:r w:rsidR="002E700A" w:rsidDel="00DF4879">
          <w:rPr>
            <w:rFonts w:ascii="맑은 고딕" w:eastAsia="맑은 고딕" w:hAnsi="맑은 고딕" w:cs="Calibri" w:hint="eastAsia"/>
            <w:b/>
            <w:bCs/>
            <w:color w:val="FF0000"/>
            <w:sz w:val="22"/>
            <w:szCs w:val="22"/>
          </w:rPr>
          <w:delText>이 진행됨</w:delText>
        </w:r>
      </w:del>
    </w:p>
    <w:p w14:paraId="0429C902" w14:textId="500D785E" w:rsidR="002E700A" w:rsidDel="00DF4879" w:rsidRDefault="002E700A" w:rsidP="002E700A">
      <w:pPr>
        <w:pStyle w:val="a7"/>
        <w:spacing w:before="0" w:beforeAutospacing="0" w:after="0" w:afterAutospacing="0"/>
        <w:ind w:left="540"/>
        <w:rPr>
          <w:del w:id="284" w:author="양 성훈" w:date="2023-08-25T16:35:00Z"/>
          <w:rFonts w:ascii="맑은 고딕" w:eastAsia="맑은 고딕" w:hAnsi="맑은 고딕" w:cs="Calibri"/>
          <w:sz w:val="22"/>
          <w:szCs w:val="22"/>
        </w:rPr>
      </w:pPr>
      <w:del w:id="285" w:author="양 성훈" w:date="2023-08-25T16:35:00Z">
        <w:r w:rsidDel="00DF4879">
          <w:rPr>
            <w:rFonts w:ascii="맑은 고딕" w:eastAsia="맑은 고딕" w:hAnsi="맑은 고딕" w:cs="Calibri" w:hint="eastAsia"/>
            <w:sz w:val="22"/>
            <w:szCs w:val="22"/>
          </w:rPr>
          <w:delText> </w:delText>
        </w:r>
      </w:del>
    </w:p>
    <w:p w14:paraId="521108B9" w14:textId="2FCF9866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286" w:author="양 성훈" w:date="2023-08-25T16:35:00Z"/>
          <w:rFonts w:ascii="Calibri" w:hAnsi="Calibri" w:cs="Calibri"/>
          <w:sz w:val="20"/>
          <w:szCs w:val="20"/>
        </w:rPr>
      </w:pPr>
      <w:del w:id="287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Installing MariaDB/MySQL system tables in '/usr/local/mysql/data' ...</w:delText>
        </w:r>
      </w:del>
    </w:p>
    <w:p w14:paraId="7288877B" w14:textId="4A164A42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288" w:author="양 성훈" w:date="2023-08-25T16:35:00Z"/>
          <w:rFonts w:ascii="Calibri" w:hAnsi="Calibri" w:cs="Calibri"/>
          <w:sz w:val="20"/>
          <w:szCs w:val="20"/>
        </w:rPr>
      </w:pPr>
      <w:del w:id="289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2019-08-02 19:35:02 140074480691072 [Note] /usr/local/mysql//bin/mysqld (mysqld 10.1.41-MariaDB) starting as process 23055 ...</w:delText>
        </w:r>
      </w:del>
    </w:p>
    <w:p w14:paraId="7AC2778F" w14:textId="542BB193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290" w:author="양 성훈" w:date="2023-08-25T16:35:00Z"/>
          <w:rFonts w:ascii="Calibri" w:hAnsi="Calibri" w:cs="Calibri"/>
          <w:sz w:val="20"/>
          <w:szCs w:val="20"/>
        </w:rPr>
      </w:pPr>
      <w:del w:id="291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OK</w:delText>
        </w:r>
      </w:del>
    </w:p>
    <w:p w14:paraId="1171AF26" w14:textId="0A315D10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292" w:author="양 성훈" w:date="2023-08-25T16:35:00Z"/>
          <w:rFonts w:ascii="Calibri" w:hAnsi="Calibri" w:cs="Calibri"/>
          <w:sz w:val="20"/>
          <w:szCs w:val="20"/>
        </w:rPr>
      </w:pPr>
      <w:del w:id="293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Filling help tables...</w:delText>
        </w:r>
      </w:del>
    </w:p>
    <w:p w14:paraId="51590491" w14:textId="22CBE2BD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294" w:author="양 성훈" w:date="2023-08-25T16:35:00Z"/>
          <w:rFonts w:ascii="Calibri" w:hAnsi="Calibri" w:cs="Calibri"/>
          <w:sz w:val="20"/>
          <w:szCs w:val="20"/>
        </w:rPr>
      </w:pPr>
      <w:del w:id="295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2019-08-02 19:35:07 140654689015680 [Note] /usr/local/mysql//bin/mysqld (mysqld 10.1.41-MariaDB) starting as process 23085 ...</w:delText>
        </w:r>
      </w:del>
    </w:p>
    <w:p w14:paraId="5F111E9E" w14:textId="02C641C8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296" w:author="양 성훈" w:date="2023-08-25T16:35:00Z"/>
          <w:rFonts w:ascii="Calibri" w:hAnsi="Calibri" w:cs="Calibri"/>
          <w:sz w:val="20"/>
          <w:szCs w:val="20"/>
        </w:rPr>
      </w:pPr>
      <w:del w:id="297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OK</w:delText>
        </w:r>
      </w:del>
    </w:p>
    <w:p w14:paraId="2ED07B7A" w14:textId="0AD65653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298" w:author="양 성훈" w:date="2023-08-25T16:35:00Z"/>
          <w:rFonts w:ascii="Calibri" w:hAnsi="Calibri" w:cs="Calibri"/>
          <w:sz w:val="20"/>
          <w:szCs w:val="20"/>
        </w:rPr>
      </w:pPr>
      <w:del w:id="299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Creating OpenGIS required SP-s...</w:delText>
        </w:r>
      </w:del>
    </w:p>
    <w:p w14:paraId="0F1DB643" w14:textId="16D8F653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00" w:author="양 성훈" w:date="2023-08-25T16:35:00Z"/>
          <w:rFonts w:ascii="Calibri" w:hAnsi="Calibri" w:cs="Calibri"/>
          <w:sz w:val="20"/>
          <w:szCs w:val="20"/>
        </w:rPr>
      </w:pPr>
      <w:del w:id="301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2019-08-02 19:35:10 140486240294784 [Note] /usr/local/mysql//bin/mysqld (mysqld 10.1.41-MariaDB) starting as process 23116 ...</w:delText>
        </w:r>
      </w:del>
    </w:p>
    <w:p w14:paraId="01E5F200" w14:textId="1C6E793D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02" w:author="양 성훈" w:date="2023-08-25T16:35:00Z"/>
          <w:rFonts w:ascii="Calibri" w:hAnsi="Calibri" w:cs="Calibri"/>
          <w:sz w:val="20"/>
          <w:szCs w:val="20"/>
        </w:rPr>
      </w:pPr>
      <w:del w:id="303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OK</w:delText>
        </w:r>
      </w:del>
    </w:p>
    <w:p w14:paraId="6D818C51" w14:textId="552DDDA5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04" w:author="양 성훈" w:date="2023-08-25T16:35:00Z"/>
          <w:rFonts w:ascii="Calibri" w:hAnsi="Calibri" w:cs="Calibri"/>
          <w:sz w:val="20"/>
          <w:szCs w:val="20"/>
        </w:rPr>
      </w:pPr>
      <w:del w:id="305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 </w:delText>
        </w:r>
      </w:del>
    </w:p>
    <w:p w14:paraId="1DF0E09D" w14:textId="5B9CDD87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06" w:author="양 성훈" w:date="2023-08-25T16:35:00Z"/>
          <w:rFonts w:ascii="Calibri" w:hAnsi="Calibri" w:cs="Calibri"/>
          <w:sz w:val="20"/>
          <w:szCs w:val="20"/>
        </w:rPr>
      </w:pPr>
      <w:del w:id="307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To start mysqld at boot time you have to copy</w:delText>
        </w:r>
      </w:del>
    </w:p>
    <w:p w14:paraId="3CE5A1B4" w14:textId="2BEB7509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08" w:author="양 성훈" w:date="2023-08-25T16:35:00Z"/>
          <w:rFonts w:ascii="Calibri" w:hAnsi="Calibri" w:cs="Calibri"/>
          <w:sz w:val="20"/>
          <w:szCs w:val="20"/>
        </w:rPr>
      </w:pPr>
      <w:del w:id="309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support-files/mysql.server to the right place for your system</w:delText>
        </w:r>
      </w:del>
    </w:p>
    <w:p w14:paraId="507958D9" w14:textId="02F5B0D1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10" w:author="양 성훈" w:date="2023-08-25T16:35:00Z"/>
          <w:rFonts w:ascii="Calibri" w:hAnsi="Calibri" w:cs="Calibri"/>
          <w:sz w:val="20"/>
          <w:szCs w:val="20"/>
        </w:rPr>
      </w:pPr>
      <w:del w:id="311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 </w:delText>
        </w:r>
      </w:del>
    </w:p>
    <w:p w14:paraId="5A524A3B" w14:textId="268CED89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12" w:author="양 성훈" w:date="2023-08-25T16:35:00Z"/>
          <w:rFonts w:ascii="Calibri" w:hAnsi="Calibri" w:cs="Calibri"/>
          <w:sz w:val="20"/>
          <w:szCs w:val="20"/>
        </w:rPr>
      </w:pPr>
      <w:del w:id="313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PLEASE REMEMBER TO SET A PASSWORD FOR THE MariaDB root USER !</w:delText>
        </w:r>
      </w:del>
    </w:p>
    <w:p w14:paraId="21F6ABA0" w14:textId="0BA5EE3B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14" w:author="양 성훈" w:date="2023-08-25T16:35:00Z"/>
          <w:rFonts w:ascii="Calibri" w:hAnsi="Calibri" w:cs="Calibri"/>
          <w:sz w:val="20"/>
          <w:szCs w:val="20"/>
        </w:rPr>
      </w:pPr>
      <w:del w:id="315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To do so, start the server, then issue the following commands:</w:delText>
        </w:r>
      </w:del>
    </w:p>
    <w:p w14:paraId="0F22EC13" w14:textId="77B1119E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16" w:author="양 성훈" w:date="2023-08-25T16:35:00Z"/>
          <w:rFonts w:ascii="Calibri" w:hAnsi="Calibri" w:cs="Calibri"/>
          <w:sz w:val="20"/>
          <w:szCs w:val="20"/>
        </w:rPr>
      </w:pPr>
      <w:del w:id="317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 </w:delText>
        </w:r>
      </w:del>
    </w:p>
    <w:p w14:paraId="49C74B4D" w14:textId="5EFDBF7A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18" w:author="양 성훈" w:date="2023-08-25T16:35:00Z"/>
          <w:rFonts w:ascii="Calibri" w:hAnsi="Calibri" w:cs="Calibri"/>
          <w:sz w:val="20"/>
          <w:szCs w:val="20"/>
        </w:rPr>
      </w:pPr>
      <w:del w:id="319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'/usr/local/mysql//bin/mysqladmin' -u root password 'new-password'</w:delText>
        </w:r>
      </w:del>
    </w:p>
    <w:p w14:paraId="7DA09DDD" w14:textId="47A78682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20" w:author="양 성훈" w:date="2023-08-25T16:35:00Z"/>
          <w:rFonts w:ascii="Calibri" w:hAnsi="Calibri" w:cs="Calibri"/>
          <w:sz w:val="20"/>
          <w:szCs w:val="20"/>
        </w:rPr>
      </w:pPr>
      <w:del w:id="321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'/usr/local/mysql//bin/mysqladmin' -u root -h centostest2 password 'new-password'</w:delText>
        </w:r>
      </w:del>
    </w:p>
    <w:p w14:paraId="15D51FC6" w14:textId="00E0053E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22" w:author="양 성훈" w:date="2023-08-25T16:35:00Z"/>
          <w:rFonts w:ascii="Calibri" w:hAnsi="Calibri" w:cs="Calibri"/>
          <w:sz w:val="20"/>
          <w:szCs w:val="20"/>
        </w:rPr>
      </w:pPr>
      <w:del w:id="323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 </w:delText>
        </w:r>
      </w:del>
    </w:p>
    <w:p w14:paraId="2C30A567" w14:textId="2D35D119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24" w:author="양 성훈" w:date="2023-08-25T16:35:00Z"/>
          <w:rFonts w:ascii="Calibri" w:hAnsi="Calibri" w:cs="Calibri"/>
          <w:sz w:val="20"/>
          <w:szCs w:val="20"/>
        </w:rPr>
      </w:pPr>
      <w:del w:id="325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Alternatively you can run:</w:delText>
        </w:r>
      </w:del>
    </w:p>
    <w:p w14:paraId="61463C47" w14:textId="0F9AB451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26" w:author="양 성훈" w:date="2023-08-25T16:35:00Z"/>
          <w:rFonts w:ascii="Calibri" w:hAnsi="Calibri" w:cs="Calibri"/>
          <w:sz w:val="20"/>
          <w:szCs w:val="20"/>
        </w:rPr>
      </w:pPr>
      <w:del w:id="327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'/usr/local/mysql//bin/mysql_secure_installation'</w:delText>
        </w:r>
      </w:del>
    </w:p>
    <w:p w14:paraId="5E836428" w14:textId="3D04486D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28" w:author="양 성훈" w:date="2023-08-25T16:35:00Z"/>
          <w:rFonts w:ascii="Calibri" w:hAnsi="Calibri" w:cs="Calibri"/>
          <w:sz w:val="20"/>
          <w:szCs w:val="20"/>
        </w:rPr>
      </w:pPr>
      <w:del w:id="329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 </w:delText>
        </w:r>
      </w:del>
    </w:p>
    <w:p w14:paraId="71A62FBD" w14:textId="685B5A3F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30" w:author="양 성훈" w:date="2023-08-25T16:35:00Z"/>
          <w:rFonts w:ascii="Calibri" w:hAnsi="Calibri" w:cs="Calibri"/>
          <w:sz w:val="20"/>
          <w:szCs w:val="20"/>
        </w:rPr>
      </w:pPr>
      <w:del w:id="331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which will also give you the option of removing the test</w:delText>
        </w:r>
      </w:del>
    </w:p>
    <w:p w14:paraId="0F82645E" w14:textId="13A2008D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32" w:author="양 성훈" w:date="2023-08-25T16:35:00Z"/>
          <w:rFonts w:ascii="Calibri" w:hAnsi="Calibri" w:cs="Calibri"/>
          <w:sz w:val="20"/>
          <w:szCs w:val="20"/>
        </w:rPr>
      </w:pPr>
      <w:del w:id="333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databases and anonymous user created by default.  This is</w:delText>
        </w:r>
      </w:del>
    </w:p>
    <w:p w14:paraId="1851239F" w14:textId="48FBD6A5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34" w:author="양 성훈" w:date="2023-08-25T16:35:00Z"/>
          <w:rFonts w:ascii="Calibri" w:hAnsi="Calibri" w:cs="Calibri"/>
          <w:sz w:val="20"/>
          <w:szCs w:val="20"/>
        </w:rPr>
      </w:pPr>
      <w:del w:id="335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strongly recommended for production servers.</w:delText>
        </w:r>
      </w:del>
    </w:p>
    <w:p w14:paraId="7BD04A73" w14:textId="00666557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36" w:author="양 성훈" w:date="2023-08-25T16:35:00Z"/>
          <w:rFonts w:ascii="Calibri" w:hAnsi="Calibri" w:cs="Calibri"/>
          <w:sz w:val="20"/>
          <w:szCs w:val="20"/>
        </w:rPr>
      </w:pPr>
      <w:del w:id="337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 </w:delText>
        </w:r>
      </w:del>
    </w:p>
    <w:p w14:paraId="00C506C2" w14:textId="612E6E96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38" w:author="양 성훈" w:date="2023-08-25T16:35:00Z"/>
          <w:rFonts w:ascii="Calibri" w:hAnsi="Calibri" w:cs="Calibri"/>
          <w:sz w:val="20"/>
          <w:szCs w:val="20"/>
        </w:rPr>
      </w:pPr>
      <w:del w:id="339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 xml:space="preserve">See the MariaDB Knowledgebase at </w:delText>
        </w:r>
        <w:r w:rsidR="003E1DA2" w:rsidDel="00DF4879">
          <w:fldChar w:fldCharType="begin"/>
        </w:r>
        <w:r w:rsidR="003E1DA2" w:rsidDel="00DF4879">
          <w:delInstrText xml:space="preserve"> HYPERLINK "http://mariadb.com/kb" </w:delInstrText>
        </w:r>
        <w:r w:rsidR="003E1DA2" w:rsidDel="00DF4879">
          <w:fldChar w:fldCharType="separate"/>
        </w:r>
        <w:r w:rsidRPr="002E700A" w:rsidDel="00DF4879">
          <w:rPr>
            <w:rStyle w:val="a8"/>
            <w:rFonts w:ascii="Calibri" w:hAnsi="Calibri" w:cs="Calibri"/>
            <w:sz w:val="20"/>
            <w:szCs w:val="20"/>
          </w:rPr>
          <w:delText>http://mariadb.com/kb</w:delText>
        </w:r>
        <w:r w:rsidR="003E1DA2" w:rsidDel="00DF4879">
          <w:rPr>
            <w:rStyle w:val="a8"/>
            <w:rFonts w:ascii="Calibri" w:hAnsi="Calibri" w:cs="Calibri"/>
            <w:szCs w:val="20"/>
          </w:rPr>
          <w:fldChar w:fldCharType="end"/>
        </w:r>
        <w:r w:rsidRPr="002E700A" w:rsidDel="00DF4879">
          <w:rPr>
            <w:rFonts w:ascii="Calibri" w:hAnsi="Calibri" w:cs="Calibri"/>
            <w:sz w:val="20"/>
            <w:szCs w:val="20"/>
          </w:rPr>
          <w:delText xml:space="preserve"> or the</w:delText>
        </w:r>
      </w:del>
    </w:p>
    <w:p w14:paraId="21A0E006" w14:textId="4D556A7A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40" w:author="양 성훈" w:date="2023-08-25T16:35:00Z"/>
          <w:rFonts w:ascii="Calibri" w:hAnsi="Calibri" w:cs="Calibri"/>
          <w:sz w:val="20"/>
          <w:szCs w:val="20"/>
        </w:rPr>
      </w:pPr>
      <w:del w:id="341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MySQL manual for more instructions.</w:delText>
        </w:r>
      </w:del>
    </w:p>
    <w:p w14:paraId="33BF0BB7" w14:textId="60E29911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42" w:author="양 성훈" w:date="2023-08-25T16:35:00Z"/>
          <w:rFonts w:ascii="Calibri" w:hAnsi="Calibri" w:cs="Calibri"/>
          <w:sz w:val="20"/>
          <w:szCs w:val="20"/>
        </w:rPr>
      </w:pPr>
      <w:del w:id="343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 </w:delText>
        </w:r>
      </w:del>
    </w:p>
    <w:p w14:paraId="4331400A" w14:textId="70171DB4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44" w:author="양 성훈" w:date="2023-08-25T16:35:00Z"/>
          <w:rFonts w:ascii="Calibri" w:hAnsi="Calibri" w:cs="Calibri"/>
          <w:sz w:val="20"/>
          <w:szCs w:val="20"/>
        </w:rPr>
      </w:pPr>
      <w:del w:id="345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You can start the MariaDB daemon with:</w:delText>
        </w:r>
      </w:del>
    </w:p>
    <w:p w14:paraId="53728594" w14:textId="41DB7E3F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46" w:author="양 성훈" w:date="2023-08-25T16:35:00Z"/>
          <w:rFonts w:ascii="Calibri" w:hAnsi="Calibri" w:cs="Calibri"/>
          <w:sz w:val="20"/>
          <w:szCs w:val="20"/>
        </w:rPr>
      </w:pPr>
      <w:del w:id="347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cd '/usr/local/mysql/' ; /usr/local/mysql//bin/mysqld_safe --datadir='/usr/local/mysql/data'</w:delText>
        </w:r>
      </w:del>
    </w:p>
    <w:p w14:paraId="6B7B5AED" w14:textId="1C871A78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48" w:author="양 성훈" w:date="2023-08-25T16:35:00Z"/>
          <w:rFonts w:ascii="Calibri" w:hAnsi="Calibri" w:cs="Calibri"/>
          <w:sz w:val="20"/>
          <w:szCs w:val="20"/>
        </w:rPr>
      </w:pPr>
      <w:del w:id="349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 </w:delText>
        </w:r>
      </w:del>
    </w:p>
    <w:p w14:paraId="765C1FF8" w14:textId="060F306F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50" w:author="양 성훈" w:date="2023-08-25T16:35:00Z"/>
          <w:rFonts w:ascii="Calibri" w:hAnsi="Calibri" w:cs="Calibri"/>
          <w:sz w:val="20"/>
          <w:szCs w:val="20"/>
        </w:rPr>
      </w:pPr>
      <w:del w:id="351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You can test the MariaDB daemon with mysql-test-run.pl</w:delText>
        </w:r>
      </w:del>
    </w:p>
    <w:p w14:paraId="47436042" w14:textId="17F09998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52" w:author="양 성훈" w:date="2023-08-25T16:35:00Z"/>
          <w:rFonts w:ascii="Calibri" w:hAnsi="Calibri" w:cs="Calibri"/>
          <w:sz w:val="20"/>
          <w:szCs w:val="20"/>
        </w:rPr>
      </w:pPr>
      <w:del w:id="353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cd '/usr/local/mysql//mysql-test' ; perl mysql-test-run.pl</w:delText>
        </w:r>
      </w:del>
    </w:p>
    <w:p w14:paraId="7ED0A4DB" w14:textId="04412A86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54" w:author="양 성훈" w:date="2023-08-25T16:35:00Z"/>
          <w:rFonts w:ascii="Calibri" w:hAnsi="Calibri" w:cs="Calibri"/>
          <w:sz w:val="20"/>
          <w:szCs w:val="20"/>
        </w:rPr>
      </w:pPr>
      <w:del w:id="355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 </w:delText>
        </w:r>
      </w:del>
    </w:p>
    <w:p w14:paraId="25516071" w14:textId="1A0A377B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56" w:author="양 성훈" w:date="2023-08-25T16:35:00Z"/>
          <w:rFonts w:ascii="Calibri" w:hAnsi="Calibri" w:cs="Calibri"/>
          <w:sz w:val="20"/>
          <w:szCs w:val="20"/>
        </w:rPr>
      </w:pPr>
      <w:del w:id="357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 xml:space="preserve">Please report any problems at </w:delText>
        </w:r>
        <w:r w:rsidR="003E1DA2" w:rsidDel="00DF4879">
          <w:fldChar w:fldCharType="begin"/>
        </w:r>
        <w:r w:rsidR="003E1DA2" w:rsidDel="00DF4879">
          <w:delInstrText xml:space="preserve"> HYPERLINK "http://mariadb.org/jira" </w:delInstrText>
        </w:r>
        <w:r w:rsidR="003E1DA2" w:rsidDel="00DF4879">
          <w:fldChar w:fldCharType="separate"/>
        </w:r>
        <w:r w:rsidRPr="002E700A" w:rsidDel="00DF4879">
          <w:rPr>
            <w:rStyle w:val="a8"/>
            <w:rFonts w:ascii="Calibri" w:hAnsi="Calibri" w:cs="Calibri"/>
            <w:sz w:val="20"/>
            <w:szCs w:val="20"/>
          </w:rPr>
          <w:delText>http://mariadb.org/jira</w:delText>
        </w:r>
        <w:r w:rsidR="003E1DA2" w:rsidDel="00DF4879">
          <w:rPr>
            <w:rStyle w:val="a8"/>
            <w:rFonts w:ascii="Calibri" w:hAnsi="Calibri" w:cs="Calibri"/>
            <w:szCs w:val="20"/>
          </w:rPr>
          <w:fldChar w:fldCharType="end"/>
        </w:r>
      </w:del>
    </w:p>
    <w:p w14:paraId="3DEDA4B2" w14:textId="14FF2EFF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58" w:author="양 성훈" w:date="2023-08-25T16:35:00Z"/>
          <w:rFonts w:ascii="Calibri" w:hAnsi="Calibri" w:cs="Calibri"/>
          <w:sz w:val="20"/>
          <w:szCs w:val="20"/>
        </w:rPr>
      </w:pPr>
      <w:del w:id="359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 </w:delText>
        </w:r>
      </w:del>
    </w:p>
    <w:p w14:paraId="60D40BBE" w14:textId="3AEFFC78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60" w:author="양 성훈" w:date="2023-08-25T16:35:00Z"/>
          <w:rFonts w:ascii="Calibri" w:hAnsi="Calibri" w:cs="Calibri"/>
          <w:sz w:val="20"/>
          <w:szCs w:val="20"/>
        </w:rPr>
      </w:pPr>
      <w:del w:id="361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 xml:space="preserve">The latest information about MariaDB is available at </w:delText>
        </w:r>
        <w:r w:rsidR="003E1DA2" w:rsidDel="00DF4879">
          <w:fldChar w:fldCharType="begin"/>
        </w:r>
        <w:r w:rsidR="003E1DA2" w:rsidDel="00DF4879">
          <w:delInstrText xml:space="preserve"> HYPERLINK "http://mariadb.org/" </w:delInstrText>
        </w:r>
        <w:r w:rsidR="003E1DA2" w:rsidDel="00DF4879">
          <w:fldChar w:fldCharType="separate"/>
        </w:r>
        <w:r w:rsidRPr="002E700A" w:rsidDel="00DF4879">
          <w:rPr>
            <w:rStyle w:val="a8"/>
            <w:rFonts w:ascii="Calibri" w:hAnsi="Calibri" w:cs="Calibri"/>
            <w:sz w:val="20"/>
            <w:szCs w:val="20"/>
          </w:rPr>
          <w:delText>http://mariadb.org/</w:delText>
        </w:r>
        <w:r w:rsidR="003E1DA2" w:rsidDel="00DF4879">
          <w:rPr>
            <w:rStyle w:val="a8"/>
            <w:rFonts w:ascii="Calibri" w:hAnsi="Calibri" w:cs="Calibri"/>
            <w:szCs w:val="20"/>
          </w:rPr>
          <w:fldChar w:fldCharType="end"/>
        </w:r>
        <w:r w:rsidRPr="002E700A" w:rsidDel="00DF4879">
          <w:rPr>
            <w:rFonts w:ascii="Calibri" w:hAnsi="Calibri" w:cs="Calibri"/>
            <w:sz w:val="20"/>
            <w:szCs w:val="20"/>
          </w:rPr>
          <w:delText>.</w:delText>
        </w:r>
      </w:del>
    </w:p>
    <w:p w14:paraId="41D35203" w14:textId="7EDB02D7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62" w:author="양 성훈" w:date="2023-08-25T16:35:00Z"/>
          <w:rFonts w:ascii="Calibri" w:hAnsi="Calibri" w:cs="Calibri"/>
          <w:sz w:val="20"/>
          <w:szCs w:val="20"/>
        </w:rPr>
      </w:pPr>
      <w:del w:id="363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You can find additional information about the MySQL part at:</w:delText>
        </w:r>
      </w:del>
    </w:p>
    <w:p w14:paraId="62FE1CB2" w14:textId="2C1FC038" w:rsidR="002E700A" w:rsidRPr="002E700A" w:rsidDel="00DF4879" w:rsidRDefault="003E1DA2" w:rsidP="002E700A">
      <w:pPr>
        <w:pStyle w:val="a7"/>
        <w:spacing w:before="0" w:beforeAutospacing="0" w:after="0" w:afterAutospacing="0"/>
        <w:rPr>
          <w:del w:id="364" w:author="양 성훈" w:date="2023-08-25T16:35:00Z"/>
          <w:rFonts w:ascii="Calibri" w:hAnsi="Calibri" w:cs="Calibri"/>
          <w:sz w:val="20"/>
          <w:szCs w:val="20"/>
        </w:rPr>
      </w:pPr>
      <w:del w:id="365" w:author="양 성훈" w:date="2023-08-25T16:35:00Z">
        <w:r w:rsidDel="00DF4879">
          <w:fldChar w:fldCharType="begin"/>
        </w:r>
        <w:r w:rsidDel="00DF4879">
          <w:delInstrText xml:space="preserve"> HYPERLINK "http://dev.mysql.com" </w:delInstrText>
        </w:r>
        <w:r w:rsidDel="00DF4879">
          <w:fldChar w:fldCharType="separate"/>
        </w:r>
        <w:r w:rsidR="002E700A" w:rsidRPr="002E700A" w:rsidDel="00DF4879">
          <w:rPr>
            <w:rStyle w:val="a8"/>
            <w:rFonts w:ascii="Calibri" w:hAnsi="Calibri" w:cs="Calibri"/>
            <w:sz w:val="20"/>
            <w:szCs w:val="20"/>
          </w:rPr>
          <w:delText>http://dev.mysql.com</w:delText>
        </w:r>
        <w:r w:rsidDel="00DF4879">
          <w:rPr>
            <w:rStyle w:val="a8"/>
            <w:rFonts w:ascii="Calibri" w:hAnsi="Calibri" w:cs="Calibri"/>
            <w:szCs w:val="20"/>
          </w:rPr>
          <w:fldChar w:fldCharType="end"/>
        </w:r>
      </w:del>
    </w:p>
    <w:p w14:paraId="499FD02D" w14:textId="591E0034" w:rsidR="002E700A" w:rsidRPr="002E700A" w:rsidDel="00DF4879" w:rsidRDefault="002E700A" w:rsidP="002E700A">
      <w:pPr>
        <w:pStyle w:val="a7"/>
        <w:spacing w:before="0" w:beforeAutospacing="0" w:after="0" w:afterAutospacing="0"/>
        <w:rPr>
          <w:del w:id="366" w:author="양 성훈" w:date="2023-08-25T16:35:00Z"/>
          <w:rFonts w:ascii="Calibri" w:hAnsi="Calibri" w:cs="Calibri"/>
          <w:sz w:val="20"/>
          <w:szCs w:val="20"/>
        </w:rPr>
      </w:pPr>
      <w:del w:id="367" w:author="양 성훈" w:date="2023-08-25T16:35:00Z">
        <w:r w:rsidRPr="002E700A" w:rsidDel="00DF4879">
          <w:rPr>
            <w:rFonts w:ascii="Calibri" w:hAnsi="Calibri" w:cs="Calibri"/>
            <w:sz w:val="20"/>
            <w:szCs w:val="20"/>
          </w:rPr>
          <w:delText>Consider joining MariaDB's strong and vibrant community:</w:delText>
        </w:r>
      </w:del>
    </w:p>
    <w:p w14:paraId="13021D53" w14:textId="3BE24F15" w:rsidR="002E700A" w:rsidDel="00DF4879" w:rsidRDefault="003E1DA2" w:rsidP="002E700A">
      <w:pPr>
        <w:pStyle w:val="a7"/>
        <w:spacing w:before="0" w:beforeAutospacing="0" w:after="0" w:afterAutospacing="0"/>
        <w:rPr>
          <w:del w:id="368" w:author="양 성훈" w:date="2023-08-25T16:35:00Z"/>
          <w:rFonts w:ascii="Calibri" w:hAnsi="Calibri" w:cs="Calibri"/>
          <w:sz w:val="22"/>
          <w:szCs w:val="22"/>
        </w:rPr>
      </w:pPr>
      <w:del w:id="369" w:author="양 성훈" w:date="2023-08-25T16:35:00Z">
        <w:r w:rsidDel="00DF4879">
          <w:fldChar w:fldCharType="begin"/>
        </w:r>
        <w:r w:rsidDel="00DF4879">
          <w:delInstrText xml:space="preserve"> HYPERLINK "https://mariadb.org/get-involved/" </w:delInstrText>
        </w:r>
        <w:r w:rsidDel="00DF4879">
          <w:fldChar w:fldCharType="separate"/>
        </w:r>
        <w:r w:rsidR="002E700A" w:rsidRPr="002E700A" w:rsidDel="00DF4879">
          <w:rPr>
            <w:rStyle w:val="a8"/>
            <w:rFonts w:ascii="Calibri" w:hAnsi="Calibri" w:cs="Calibri"/>
            <w:sz w:val="20"/>
            <w:szCs w:val="20"/>
          </w:rPr>
          <w:delText>https://mariadb.org/get-involved/</w:delText>
        </w:r>
        <w:r w:rsidDel="00DF4879">
          <w:rPr>
            <w:rStyle w:val="a8"/>
            <w:rFonts w:ascii="Calibri" w:hAnsi="Calibri" w:cs="Calibri"/>
            <w:szCs w:val="20"/>
          </w:rPr>
          <w:fldChar w:fldCharType="end"/>
        </w:r>
      </w:del>
    </w:p>
    <w:p w14:paraId="532BBDDC" w14:textId="77777777" w:rsidR="002E700A" w:rsidRPr="002E700A" w:rsidRDefault="002E700A" w:rsidP="00F061BA">
      <w:pPr>
        <w:rPr>
          <w:color w:val="548DD4" w:themeColor="text2" w:themeTint="99"/>
        </w:rPr>
      </w:pPr>
    </w:p>
    <w:p w14:paraId="501F906A" w14:textId="77777777" w:rsidR="00855E4C" w:rsidRDefault="00855E4C" w:rsidP="00F061BA">
      <w:pPr>
        <w:rPr>
          <w:lang w:val="fr-FR"/>
        </w:rPr>
      </w:pPr>
    </w:p>
    <w:p w14:paraId="65F41722" w14:textId="77777777" w:rsidR="0002016D" w:rsidRDefault="0002016D" w:rsidP="00F061BA">
      <w:pPr>
        <w:rPr>
          <w:lang w:val="fr-FR"/>
        </w:rPr>
      </w:pPr>
      <w:r>
        <w:rPr>
          <w:lang w:val="fr-FR"/>
        </w:rPr>
        <w:t xml:space="preserve">#mysql </w:t>
      </w:r>
      <w:r>
        <w:rPr>
          <w:rFonts w:hint="eastAsia"/>
          <w:lang w:val="fr-FR"/>
        </w:rPr>
        <w:t>부분 환경변수 설정</w:t>
      </w:r>
    </w:p>
    <w:p w14:paraId="60287161" w14:textId="77777777" w:rsidR="0002016D" w:rsidRPr="0002016D" w:rsidRDefault="00C67765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  <w:lang w:val="fr-FR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="0002016D" w:rsidRPr="0002016D">
        <w:rPr>
          <w:rFonts w:ascii="Calibri" w:eastAsia="굴림" w:hAnsi="Calibri" w:cs="Calibri"/>
          <w:kern w:val="0"/>
          <w:sz w:val="22"/>
          <w:lang w:val="fr-FR"/>
        </w:rPr>
        <w:t>vi /etc/profile</w:t>
      </w:r>
    </w:p>
    <w:p w14:paraId="0A928403" w14:textId="77777777" w:rsidR="0002016D" w:rsidRPr="0002016D" w:rsidRDefault="0002016D" w:rsidP="0002016D">
      <w:pPr>
        <w:widowControl/>
        <w:wordWrap/>
        <w:autoSpaceDE/>
        <w:autoSpaceDN/>
        <w:ind w:left="540"/>
        <w:jc w:val="left"/>
        <w:rPr>
          <w:rFonts w:ascii="Calibri" w:eastAsia="굴림" w:hAnsi="Calibri" w:cs="Calibri"/>
          <w:kern w:val="0"/>
          <w:sz w:val="22"/>
          <w:lang w:val="fr-FR"/>
        </w:rPr>
      </w:pPr>
      <w:r w:rsidRPr="0002016D">
        <w:rPr>
          <w:rFonts w:ascii="Calibri" w:eastAsia="굴림" w:hAnsi="Calibri" w:cs="Calibri"/>
          <w:kern w:val="0"/>
          <w:sz w:val="22"/>
          <w:lang w:val="fr-FR"/>
        </w:rPr>
        <w:t> </w:t>
      </w:r>
    </w:p>
    <w:p w14:paraId="31DF1E8A" w14:textId="77777777" w:rsidR="0002016D" w:rsidRPr="0002016D" w:rsidRDefault="0002016D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color w:val="FF0000"/>
          <w:kern w:val="0"/>
          <w:sz w:val="22"/>
          <w:lang w:val="fr-FR"/>
        </w:rPr>
      </w:pPr>
      <w:r w:rsidRPr="0002016D">
        <w:rPr>
          <w:rFonts w:ascii="Calibri" w:eastAsia="굴림" w:hAnsi="Calibri" w:cs="Calibri"/>
          <w:b/>
          <w:bCs/>
          <w:color w:val="FF0000"/>
          <w:kern w:val="0"/>
          <w:sz w:val="22"/>
          <w:lang w:val="fr-FR"/>
        </w:rPr>
        <w:t xml:space="preserve">(export PATH USER LOGNAME MAIL HOSTNAME HISTSIZE HISTCONTROL </w:t>
      </w:r>
      <w:r w:rsidRPr="0002016D">
        <w:rPr>
          <w:rFonts w:cs="Calibri" w:hint="eastAsia"/>
          <w:b/>
          <w:bCs/>
          <w:color w:val="FF0000"/>
          <w:kern w:val="0"/>
          <w:sz w:val="22"/>
        </w:rPr>
        <w:t>밑에</w:t>
      </w:r>
      <w:r w:rsidRPr="0002016D">
        <w:rPr>
          <w:rFonts w:cs="Calibri" w:hint="eastAsia"/>
          <w:b/>
          <w:bCs/>
          <w:color w:val="FF0000"/>
          <w:kern w:val="0"/>
          <w:sz w:val="22"/>
          <w:lang w:val="fr-FR"/>
        </w:rPr>
        <w:t xml:space="preserve"> </w:t>
      </w:r>
      <w:r w:rsidRPr="0002016D">
        <w:rPr>
          <w:rFonts w:cs="Calibri" w:hint="eastAsia"/>
          <w:b/>
          <w:bCs/>
          <w:color w:val="FF0000"/>
          <w:kern w:val="0"/>
          <w:sz w:val="22"/>
        </w:rPr>
        <w:t>아래의</w:t>
      </w:r>
      <w:r w:rsidRPr="0002016D">
        <w:rPr>
          <w:rFonts w:cs="Calibri" w:hint="eastAsia"/>
          <w:b/>
          <w:bCs/>
          <w:color w:val="FF0000"/>
          <w:kern w:val="0"/>
          <w:sz w:val="22"/>
          <w:lang w:val="fr-FR"/>
        </w:rPr>
        <w:t xml:space="preserve"> </w:t>
      </w:r>
      <w:r w:rsidRPr="0002016D">
        <w:rPr>
          <w:rFonts w:cs="Calibri" w:hint="eastAsia"/>
          <w:b/>
          <w:bCs/>
          <w:color w:val="FF0000"/>
          <w:kern w:val="0"/>
          <w:sz w:val="22"/>
        </w:rPr>
        <w:t>내용</w:t>
      </w:r>
      <w:r w:rsidRPr="0002016D">
        <w:rPr>
          <w:rFonts w:cs="Calibri" w:hint="eastAsia"/>
          <w:b/>
          <w:bCs/>
          <w:color w:val="FF0000"/>
          <w:kern w:val="0"/>
          <w:sz w:val="22"/>
          <w:lang w:val="fr-FR"/>
        </w:rPr>
        <w:t xml:space="preserve"> </w:t>
      </w:r>
      <w:r w:rsidRPr="0002016D">
        <w:rPr>
          <w:rFonts w:cs="Calibri" w:hint="eastAsia"/>
          <w:b/>
          <w:bCs/>
          <w:color w:val="FF0000"/>
          <w:kern w:val="0"/>
          <w:sz w:val="22"/>
        </w:rPr>
        <w:t>추가</w:t>
      </w:r>
      <w:r w:rsidRPr="0002016D">
        <w:rPr>
          <w:rFonts w:cs="Calibri" w:hint="eastAsia"/>
          <w:b/>
          <w:bCs/>
          <w:color w:val="FF0000"/>
          <w:kern w:val="0"/>
          <w:sz w:val="22"/>
          <w:lang w:val="fr-FR"/>
        </w:rPr>
        <w:t>)</w:t>
      </w:r>
    </w:p>
    <w:p w14:paraId="57A3577E" w14:textId="77777777" w:rsidR="0002016D" w:rsidRPr="0002016D" w:rsidRDefault="0002016D" w:rsidP="0002016D">
      <w:pPr>
        <w:widowControl/>
        <w:wordWrap/>
        <w:autoSpaceDE/>
        <w:autoSpaceDN/>
        <w:ind w:left="540"/>
        <w:jc w:val="left"/>
        <w:rPr>
          <w:rFonts w:ascii="Calibri" w:eastAsia="굴림" w:hAnsi="Calibri" w:cs="Calibri"/>
          <w:color w:val="0070C0"/>
          <w:kern w:val="0"/>
          <w:sz w:val="22"/>
          <w:lang w:val="fr-FR"/>
        </w:rPr>
      </w:pPr>
      <w:r w:rsidRPr="0002016D">
        <w:rPr>
          <w:rFonts w:ascii="Calibri" w:eastAsia="굴림" w:hAnsi="Calibri" w:cs="Calibri"/>
          <w:color w:val="0070C0"/>
          <w:kern w:val="0"/>
          <w:sz w:val="22"/>
          <w:lang w:val="fr-FR"/>
        </w:rPr>
        <w:t> </w:t>
      </w:r>
    </w:p>
    <w:p w14:paraId="306061EE" w14:textId="77777777" w:rsidR="0002016D" w:rsidRPr="0002016D" w:rsidRDefault="0002016D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color w:val="0070C0"/>
          <w:kern w:val="0"/>
          <w:sz w:val="22"/>
          <w:lang w:val="fr-FR"/>
        </w:rPr>
      </w:pPr>
      <w:r w:rsidRPr="0002016D">
        <w:rPr>
          <w:rFonts w:ascii="Calibri" w:eastAsia="굴림" w:hAnsi="Calibri" w:cs="Calibri"/>
          <w:b/>
          <w:bCs/>
          <w:color w:val="0070C0"/>
          <w:kern w:val="0"/>
          <w:sz w:val="22"/>
          <w:lang w:val="fr-FR"/>
        </w:rPr>
        <w:t>PATH=$PATH:/usr/local/mysql/bin</w:t>
      </w:r>
    </w:p>
    <w:p w14:paraId="7C99A32D" w14:textId="77777777" w:rsidR="0002016D" w:rsidRPr="001D2119" w:rsidRDefault="0002016D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color w:val="0070C0"/>
          <w:kern w:val="0"/>
          <w:sz w:val="22"/>
          <w:lang w:val="fr-FR"/>
        </w:rPr>
      </w:pPr>
      <w:r w:rsidRPr="001D2119">
        <w:rPr>
          <w:rFonts w:ascii="Calibri" w:eastAsia="굴림" w:hAnsi="Calibri" w:cs="Calibri"/>
          <w:b/>
          <w:bCs/>
          <w:color w:val="0070C0"/>
          <w:kern w:val="0"/>
          <w:sz w:val="22"/>
          <w:lang w:val="fr-FR"/>
        </w:rPr>
        <w:t>PATH=$PATH:/usr/local/mysql/scripts</w:t>
      </w:r>
    </w:p>
    <w:p w14:paraId="2D15ECA3" w14:textId="77777777" w:rsidR="0002016D" w:rsidRPr="001D2119" w:rsidRDefault="0002016D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color w:val="0070C0"/>
          <w:kern w:val="0"/>
          <w:sz w:val="22"/>
          <w:lang w:val="fr-FR"/>
        </w:rPr>
      </w:pPr>
    </w:p>
    <w:p w14:paraId="3D23E349" w14:textId="77777777" w:rsidR="0002016D" w:rsidRPr="0002016D" w:rsidRDefault="0002016D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 w:rsidRPr="0002016D">
        <w:rPr>
          <w:rFonts w:ascii="Calibri" w:eastAsia="굴림" w:hAnsi="Calibri" w:cs="Calibri" w:hint="eastAsia"/>
          <w:kern w:val="0"/>
          <w:sz w:val="22"/>
        </w:rPr>
        <w:t>#</w:t>
      </w:r>
      <w:r w:rsidRPr="0002016D">
        <w:rPr>
          <w:rFonts w:ascii="Calibri" w:eastAsia="굴림" w:hAnsi="Calibri" w:cs="Calibri"/>
          <w:kern w:val="0"/>
          <w:sz w:val="22"/>
        </w:rPr>
        <w:t xml:space="preserve"> </w:t>
      </w:r>
      <w:r w:rsidRPr="0002016D">
        <w:rPr>
          <w:rFonts w:ascii="Calibri" w:eastAsia="굴림" w:hAnsi="Calibri" w:cs="Calibri" w:hint="eastAsia"/>
          <w:kern w:val="0"/>
          <w:sz w:val="22"/>
        </w:rPr>
        <w:t>설정내용</w:t>
      </w:r>
      <w:r w:rsidRPr="0002016D">
        <w:rPr>
          <w:rFonts w:ascii="Calibri" w:eastAsia="굴림" w:hAnsi="Calibri" w:cs="Calibri" w:hint="eastAsia"/>
          <w:kern w:val="0"/>
          <w:sz w:val="22"/>
        </w:rPr>
        <w:t xml:space="preserve"> </w:t>
      </w:r>
      <w:r w:rsidRPr="0002016D">
        <w:rPr>
          <w:rFonts w:ascii="Calibri" w:eastAsia="굴림" w:hAnsi="Calibri" w:cs="Calibri" w:hint="eastAsia"/>
          <w:kern w:val="0"/>
          <w:sz w:val="22"/>
        </w:rPr>
        <w:t>적용</w:t>
      </w:r>
      <w:r w:rsidRPr="0002016D">
        <w:rPr>
          <w:rFonts w:ascii="Calibri" w:eastAsia="굴림" w:hAnsi="Calibri" w:cs="Calibri"/>
          <w:kern w:val="0"/>
          <w:sz w:val="22"/>
        </w:rPr>
        <w:t> </w:t>
      </w:r>
    </w:p>
    <w:p w14:paraId="24D33898" w14:textId="324BD6B8" w:rsidR="0002016D" w:rsidRPr="0002016D" w:rsidRDefault="00C67765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="0002016D" w:rsidRPr="0002016D">
        <w:rPr>
          <w:rFonts w:ascii="Calibri" w:eastAsia="굴림" w:hAnsi="Calibri" w:cs="Calibri"/>
          <w:kern w:val="0"/>
          <w:sz w:val="22"/>
        </w:rPr>
        <w:t>source /</w:t>
      </w:r>
      <w:r w:rsidR="00444E51" w:rsidRPr="0002016D">
        <w:rPr>
          <w:rFonts w:ascii="Calibri" w:eastAsia="굴림" w:hAnsi="Calibri" w:cs="Calibri"/>
          <w:kern w:val="0"/>
          <w:sz w:val="22"/>
        </w:rPr>
        <w:t>etc/profile</w:t>
      </w:r>
    </w:p>
    <w:p w14:paraId="562EE739" w14:textId="77777777" w:rsidR="006218E0" w:rsidRPr="00DB5B41" w:rsidRDefault="006218E0" w:rsidP="00F061BA">
      <w:pPr>
        <w:rPr>
          <w:lang w:val="fr-FR"/>
        </w:rPr>
      </w:pPr>
    </w:p>
    <w:p w14:paraId="606964E6" w14:textId="77777777" w:rsidR="00B75036" w:rsidRPr="00641763" w:rsidRDefault="00B75036" w:rsidP="00F061BA">
      <w:pPr>
        <w:rPr>
          <w:color w:val="FF0000"/>
        </w:rPr>
      </w:pPr>
      <w:r w:rsidRPr="00641763">
        <w:rPr>
          <w:rFonts w:hint="eastAsia"/>
          <w:color w:val="FF0000"/>
        </w:rPr>
        <w:t>#세부 config</w:t>
      </w:r>
      <w:r w:rsidR="00E44E1C" w:rsidRPr="00641763">
        <w:rPr>
          <w:rFonts w:hint="eastAsia"/>
          <w:color w:val="FF0000"/>
        </w:rPr>
        <w:t xml:space="preserve"> </w:t>
      </w:r>
      <w:r w:rsidR="00E44E1C" w:rsidRPr="00641763">
        <w:rPr>
          <w:color w:val="FF0000"/>
        </w:rPr>
        <w:t>–</w:t>
      </w:r>
      <w:r w:rsidR="00E44E1C" w:rsidRPr="00641763">
        <w:rPr>
          <w:rFonts w:hint="eastAsia"/>
          <w:color w:val="FF0000"/>
        </w:rPr>
        <w:t xml:space="preserve"> 별첨 #1</w:t>
      </w:r>
    </w:p>
    <w:p w14:paraId="4650BAAC" w14:textId="77777777" w:rsidR="00641763" w:rsidRPr="006C2FD2" w:rsidRDefault="00641763" w:rsidP="00BB4A32">
      <w:pPr>
        <w:rPr>
          <w:sz w:val="10"/>
          <w:szCs w:val="10"/>
          <w:lang w:val="fr-FR"/>
        </w:rPr>
      </w:pPr>
    </w:p>
    <w:p w14:paraId="221640A3" w14:textId="77777777" w:rsidR="00173F46" w:rsidRDefault="00173F46" w:rsidP="00BB4A32">
      <w:pPr>
        <w:rPr>
          <w:color w:val="548DD4" w:themeColor="text2" w:themeTint="99"/>
          <w:lang w:val="fr-FR"/>
        </w:rPr>
      </w:pPr>
      <w:r w:rsidRPr="005B526B">
        <w:rPr>
          <w:lang w:val="fr-FR"/>
        </w:rPr>
        <w:t>[root@</w:t>
      </w:r>
      <w:r w:rsidR="00EA4490">
        <w:rPr>
          <w:lang w:val="fr-FR"/>
        </w:rPr>
        <w:t>jaehyun</w:t>
      </w:r>
      <w:r w:rsidRPr="005B526B">
        <w:rPr>
          <w:lang w:val="fr-FR"/>
        </w:rPr>
        <w:t xml:space="preserve"> </w:t>
      </w:r>
      <w:r w:rsidR="00B02DD8" w:rsidRPr="00F061BA">
        <w:t>mysql-5.6.10</w:t>
      </w:r>
      <w:r w:rsidRPr="005B526B">
        <w:rPr>
          <w:lang w:val="fr-FR"/>
        </w:rPr>
        <w:t xml:space="preserve">]# </w:t>
      </w:r>
      <w:r w:rsidRPr="002B7214">
        <w:rPr>
          <w:color w:val="548DD4" w:themeColor="text2" w:themeTint="99"/>
          <w:lang w:val="fr-FR"/>
        </w:rPr>
        <w:t>vi /etc/ld.so.conf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02DD8" w14:paraId="10937904" w14:textId="77777777" w:rsidTr="00B02DD8">
        <w:tc>
          <w:tcPr>
            <w:tcW w:w="10664" w:type="dxa"/>
          </w:tcPr>
          <w:p w14:paraId="4ABA731F" w14:textId="77777777" w:rsidR="00B02DD8" w:rsidRDefault="00B02DD8" w:rsidP="00B02DD8">
            <w:r>
              <w:t>include ld.so.conf.d/*.conf</w:t>
            </w:r>
          </w:p>
          <w:p w14:paraId="6DDF5828" w14:textId="77777777" w:rsidR="00B02DD8" w:rsidRDefault="00B02DD8" w:rsidP="00B02DD8">
            <w:r>
              <w:t>/usr/local/mysql/lib/</w:t>
            </w:r>
          </w:p>
          <w:p w14:paraId="2C45E5F3" w14:textId="77777777" w:rsidR="00B02DD8" w:rsidRPr="00B02DD8" w:rsidRDefault="00B02DD8" w:rsidP="00BB4A32">
            <w:r w:rsidRPr="006B393A">
              <w:t>/usr/local/lib/</w:t>
            </w:r>
          </w:p>
        </w:tc>
      </w:tr>
    </w:tbl>
    <w:p w14:paraId="04964AD9" w14:textId="77777777" w:rsidR="00173F46" w:rsidRPr="002B7214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</w:t>
      </w:r>
      <w:r w:rsidR="00B02DD8" w:rsidRPr="00F061BA">
        <w:t>mysql-5.6.10</w:t>
      </w:r>
      <w:r>
        <w:t xml:space="preserve">]# </w:t>
      </w:r>
      <w:r w:rsidRPr="002B7214">
        <w:rPr>
          <w:color w:val="548DD4" w:themeColor="text2" w:themeTint="99"/>
        </w:rPr>
        <w:t>ldconfig</w:t>
      </w:r>
    </w:p>
    <w:p w14:paraId="14C229BF" w14:textId="77777777" w:rsidR="00173F46" w:rsidRDefault="00173F46" w:rsidP="00BB4A32">
      <w:pPr>
        <w:rPr>
          <w:color w:val="548DD4" w:themeColor="text2" w:themeTint="99"/>
          <w:sz w:val="10"/>
          <w:szCs w:val="10"/>
        </w:rPr>
      </w:pPr>
    </w:p>
    <w:p w14:paraId="77C83FBA" w14:textId="77777777" w:rsidR="003012ED" w:rsidRDefault="003012ED" w:rsidP="00BB4A32">
      <w:r>
        <w:t>[root@</w:t>
      </w:r>
      <w:r>
        <w:rPr>
          <w:rFonts w:hint="eastAsia"/>
        </w:rPr>
        <w:t>s</w:t>
      </w:r>
      <w:r>
        <w:t xml:space="preserve">hbingtest data]# </w:t>
      </w:r>
      <w:r w:rsidRPr="00855E4C">
        <w:rPr>
          <w:rFonts w:ascii="Calibri" w:hAnsi="Calibri" w:cs="Calibri"/>
          <w:color w:val="548DD4" w:themeColor="text2" w:themeTint="99"/>
          <w:sz w:val="22"/>
        </w:rPr>
        <w:t xml:space="preserve">cd </w:t>
      </w:r>
      <w:r>
        <w:rPr>
          <w:rFonts w:ascii="Calibri" w:hAnsi="Calibri" w:cs="Calibri" w:hint="eastAsia"/>
          <w:color w:val="548DD4" w:themeColor="text2" w:themeTint="99"/>
          <w:sz w:val="22"/>
        </w:rPr>
        <w:t>/usr/local/mysql/data</w:t>
      </w:r>
    </w:p>
    <w:p w14:paraId="5841BD60" w14:textId="77777777" w:rsidR="00871CF8" w:rsidRDefault="00871CF8" w:rsidP="00BB4A32">
      <w:pPr>
        <w:rPr>
          <w:color w:val="548DD4" w:themeColor="text2" w:themeTint="99"/>
        </w:rPr>
      </w:pPr>
      <w:r>
        <w:t>[root@</w:t>
      </w:r>
      <w:r>
        <w:rPr>
          <w:rFonts w:hint="eastAsia"/>
        </w:rPr>
        <w:t>s</w:t>
      </w:r>
      <w:r>
        <w:t xml:space="preserve">hbingtest data]# </w:t>
      </w:r>
      <w:r>
        <w:rPr>
          <w:color w:val="548DD4" w:themeColor="text2" w:themeTint="99"/>
        </w:rPr>
        <w:t>chown mysql.mysql -R *</w:t>
      </w:r>
    </w:p>
    <w:p w14:paraId="6D0B00FC" w14:textId="77777777" w:rsidR="00871CF8" w:rsidRDefault="00871CF8" w:rsidP="00871CF8">
      <w:pPr>
        <w:rPr>
          <w:color w:val="548DD4" w:themeColor="text2" w:themeTint="99"/>
        </w:rPr>
      </w:pPr>
      <w:r>
        <w:t>[root@</w:t>
      </w:r>
      <w:r>
        <w:rPr>
          <w:rFonts w:hint="eastAsia"/>
        </w:rPr>
        <w:t>s</w:t>
      </w:r>
      <w:r>
        <w:t xml:space="preserve">hbingtest data]# </w:t>
      </w:r>
      <w:r>
        <w:rPr>
          <w:color w:val="548DD4" w:themeColor="text2" w:themeTint="99"/>
        </w:rPr>
        <w:t>chown mysql.root -R shbingtest.err (</w:t>
      </w:r>
      <w:r>
        <w:rPr>
          <w:rFonts w:hint="eastAsia"/>
          <w:color w:val="548DD4" w:themeColor="text2" w:themeTint="99"/>
        </w:rPr>
        <w:t xml:space="preserve">해당 </w:t>
      </w:r>
      <w:r>
        <w:rPr>
          <w:color w:val="548DD4" w:themeColor="text2" w:themeTint="99"/>
        </w:rPr>
        <w:t xml:space="preserve">err log </w:t>
      </w:r>
      <w:r>
        <w:rPr>
          <w:rFonts w:hint="eastAsia"/>
          <w:color w:val="548DD4" w:themeColor="text2" w:themeTint="99"/>
        </w:rPr>
        <w:t>파일)</w:t>
      </w:r>
    </w:p>
    <w:p w14:paraId="5A31C014" w14:textId="77777777" w:rsidR="00871CF8" w:rsidRPr="00871CF8" w:rsidRDefault="00871CF8" w:rsidP="00BB4A32">
      <w:pPr>
        <w:rPr>
          <w:color w:val="548DD4" w:themeColor="text2" w:themeTint="99"/>
          <w:sz w:val="10"/>
          <w:szCs w:val="10"/>
        </w:rPr>
      </w:pPr>
    </w:p>
    <w:p w14:paraId="41A294E9" w14:textId="77777777" w:rsidR="00871CF8" w:rsidRPr="006C2FD2" w:rsidRDefault="00871CF8" w:rsidP="00BB4A32">
      <w:pPr>
        <w:rPr>
          <w:color w:val="548DD4" w:themeColor="text2" w:themeTint="99"/>
          <w:sz w:val="10"/>
          <w:szCs w:val="10"/>
        </w:rPr>
      </w:pPr>
    </w:p>
    <w:p w14:paraId="153779BA" w14:textId="77777777" w:rsidR="00B02DD8" w:rsidRDefault="00B02DD8" w:rsidP="00B02DD8">
      <w:pPr>
        <w:rPr>
          <w:ins w:id="370" w:author="양 성훈" w:date="2023-08-25T16:39:00Z"/>
          <w:color w:val="548DD4" w:themeColor="text2" w:themeTint="99"/>
        </w:rPr>
      </w:pPr>
      <w:r>
        <w:t xml:space="preserve">[root@jaehyun </w:t>
      </w:r>
      <w:r w:rsidRPr="00F061BA">
        <w:t>mysql-5.6.10</w:t>
      </w:r>
      <w:r>
        <w:t xml:space="preserve">]# </w:t>
      </w:r>
      <w:bookmarkStart w:id="371" w:name="_Hlk21426479"/>
      <w:r>
        <w:rPr>
          <w:rFonts w:hint="eastAsia"/>
          <w:color w:val="548DD4" w:themeColor="text2" w:themeTint="99"/>
        </w:rPr>
        <w:t>/etc/init.d/mysqld start</w:t>
      </w:r>
      <w:bookmarkEnd w:id="371"/>
    </w:p>
    <w:p w14:paraId="7A99EC74" w14:textId="611AC4E4" w:rsidR="00DF4879" w:rsidRPr="002B7214" w:rsidDel="003B4221" w:rsidRDefault="003B4221" w:rsidP="00B02DD8">
      <w:pPr>
        <w:rPr>
          <w:del w:id="372" w:author="양 성훈" w:date="2023-09-14T14:53:00Z"/>
          <w:color w:val="548DD4" w:themeColor="text2" w:themeTint="99"/>
        </w:rPr>
      </w:pPr>
      <w:ins w:id="373" w:author="양 성훈" w:date="2023-09-14T14:53:00Z">
        <w:r w:rsidRPr="002B7214" w:rsidDel="003B4221">
          <w:rPr>
            <w:color w:val="548DD4" w:themeColor="text2" w:themeTint="99"/>
          </w:rPr>
          <w:t xml:space="preserve"> </w:t>
        </w:r>
      </w:ins>
    </w:p>
    <w:p w14:paraId="0C458833" w14:textId="77777777" w:rsidR="00173F46" w:rsidRPr="002B7214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</w:t>
      </w:r>
      <w:r w:rsidR="00B02DD8" w:rsidRPr="00F061BA">
        <w:t>mysql-5.6.10</w:t>
      </w:r>
      <w:r>
        <w:t xml:space="preserve">]# </w:t>
      </w:r>
      <w:r w:rsidRPr="002B7214">
        <w:rPr>
          <w:color w:val="548DD4" w:themeColor="text2" w:themeTint="99"/>
        </w:rPr>
        <w:t>mysql</w:t>
      </w:r>
    </w:p>
    <w:p w14:paraId="6286C5C5" w14:textId="77777777" w:rsidR="00363F48" w:rsidRPr="006C2FD2" w:rsidRDefault="00363F48" w:rsidP="00BB4A32">
      <w:pPr>
        <w:rPr>
          <w:sz w:val="10"/>
          <w:szCs w:val="10"/>
        </w:rPr>
      </w:pPr>
    </w:p>
    <w:p w14:paraId="675E0E13" w14:textId="77777777" w:rsidR="00173F46" w:rsidRPr="00E25BA8" w:rsidRDefault="00173F46" w:rsidP="00BB4A32">
      <w:pPr>
        <w:rPr>
          <w:color w:val="548DD4" w:themeColor="text2" w:themeTint="99"/>
        </w:rPr>
      </w:pPr>
      <w:r>
        <w:t xml:space="preserve">mysql&gt; </w:t>
      </w:r>
      <w:r w:rsidR="00E25BA8">
        <w:rPr>
          <w:color w:val="548DD4" w:themeColor="text2" w:themeTint="99"/>
        </w:rPr>
        <w:t>use mysql</w:t>
      </w:r>
    </w:p>
    <w:p w14:paraId="5E983DED" w14:textId="18DE3B7C" w:rsidR="00A846BA" w:rsidRPr="00F27173" w:rsidRDefault="00F27173" w:rsidP="00F36D1B">
      <w:pPr>
        <w:rPr>
          <w:b/>
          <w:bCs/>
          <w:color w:val="FF0000"/>
        </w:rPr>
      </w:pPr>
      <w:r w:rsidRPr="00F36D1B">
        <w:rPr>
          <w:b/>
          <w:bCs/>
          <w:color w:val="FF0000"/>
        </w:rPr>
        <w:t>mysql]&gt;</w:t>
      </w:r>
      <w:r>
        <w:rPr>
          <w:rFonts w:hint="eastAsia"/>
          <w:b/>
          <w:bCs/>
          <w:color w:val="FF0000"/>
        </w:rPr>
        <w:t xml:space="preserve"> </w:t>
      </w:r>
      <w:r w:rsidRPr="00F27173">
        <w:rPr>
          <w:b/>
          <w:bCs/>
          <w:color w:val="FF0000"/>
        </w:rPr>
        <w:t>ALTER USER root@localhost IDENTIFIED VIA mysql_native_p</w:t>
      </w:r>
      <w:r>
        <w:rPr>
          <w:b/>
          <w:bCs/>
          <w:color w:val="FF0000"/>
        </w:rPr>
        <w:t>assword USING PASSWORD("</w:t>
      </w:r>
      <w:r>
        <w:rPr>
          <w:rFonts w:hint="eastAsia"/>
          <w:b/>
          <w:bCs/>
          <w:color w:val="FF0000"/>
        </w:rPr>
        <w:t>tofhqrpIX</w:t>
      </w:r>
      <w:r w:rsidRPr="00F27173">
        <w:rPr>
          <w:b/>
          <w:bCs/>
          <w:color w:val="FF0000"/>
        </w:rPr>
        <w:t>");</w:t>
      </w:r>
    </w:p>
    <w:p w14:paraId="118C91BB" w14:textId="77777777" w:rsidR="00173F46" w:rsidRPr="002B7214" w:rsidRDefault="00173F46" w:rsidP="00BB4A32">
      <w:pPr>
        <w:rPr>
          <w:color w:val="548DD4" w:themeColor="text2" w:themeTint="99"/>
        </w:rPr>
      </w:pPr>
      <w:r>
        <w:t xml:space="preserve">mysql&gt; </w:t>
      </w:r>
      <w:r w:rsidRPr="002B7214">
        <w:rPr>
          <w:color w:val="548DD4" w:themeColor="text2" w:themeTint="99"/>
        </w:rPr>
        <w:t>flush privileges;</w:t>
      </w:r>
    </w:p>
    <w:p w14:paraId="58BF643C" w14:textId="77777777" w:rsidR="00173F46" w:rsidRPr="006C2FD2" w:rsidRDefault="00173F46" w:rsidP="00BB4A32">
      <w:pPr>
        <w:rPr>
          <w:sz w:val="10"/>
          <w:szCs w:val="10"/>
        </w:rPr>
      </w:pPr>
    </w:p>
    <w:p w14:paraId="41753F91" w14:textId="77777777" w:rsidR="00173F46" w:rsidRDefault="00173F46" w:rsidP="00BB4A32">
      <w:pPr>
        <w:rPr>
          <w:color w:val="548DD4" w:themeColor="text2" w:themeTint="99"/>
        </w:rPr>
      </w:pPr>
      <w:r>
        <w:t xml:space="preserve">mysql&gt; </w:t>
      </w:r>
      <w:r w:rsidR="006C2FD2">
        <w:rPr>
          <w:color w:val="548DD4" w:themeColor="text2" w:themeTint="99"/>
        </w:rPr>
        <w:t>create database eicn;</w:t>
      </w:r>
    </w:p>
    <w:p w14:paraId="4A147B7C" w14:textId="77777777" w:rsidR="006C2FD2" w:rsidRPr="006C2FD2" w:rsidRDefault="00173F46" w:rsidP="00F32FB0">
      <w:pPr>
        <w:rPr>
          <w:color w:val="548DD4" w:themeColor="text2" w:themeTint="99"/>
          <w:sz w:val="10"/>
          <w:szCs w:val="10"/>
        </w:rPr>
      </w:pPr>
      <w:r>
        <w:t xml:space="preserve">mysql&gt; </w:t>
      </w:r>
      <w:r w:rsidR="00874927" w:rsidRPr="00874927">
        <w:rPr>
          <w:color w:val="548DD4" w:themeColor="text2" w:themeTint="99"/>
        </w:rPr>
        <w:t>grant all on eicn.* to 'eicn'@'localhost' identified by 'eicnrw';</w:t>
      </w:r>
    </w:p>
    <w:p w14:paraId="0ED22DC6" w14:textId="77777777" w:rsidR="003C2EC4" w:rsidRDefault="00173F46" w:rsidP="003C2EC4">
      <w:pPr>
        <w:rPr>
          <w:sz w:val="10"/>
          <w:szCs w:val="10"/>
        </w:rPr>
      </w:pPr>
      <w:r>
        <w:t xml:space="preserve">mysql&gt; </w:t>
      </w:r>
      <w:r w:rsidR="00F32FB0" w:rsidRPr="002B7214">
        <w:rPr>
          <w:color w:val="548DD4" w:themeColor="text2" w:themeTint="99"/>
        </w:rPr>
        <w:t>flush privileges;</w:t>
      </w:r>
      <w:r w:rsidR="003C2EC4" w:rsidRPr="003C2EC4">
        <w:rPr>
          <w:sz w:val="10"/>
          <w:szCs w:val="10"/>
        </w:rPr>
        <w:t xml:space="preserve"> </w:t>
      </w:r>
    </w:p>
    <w:p w14:paraId="3032C3B9" w14:textId="77777777" w:rsidR="003C2EC4" w:rsidRPr="006C2FD2" w:rsidRDefault="003C2EC4" w:rsidP="003C2EC4">
      <w:pPr>
        <w:rPr>
          <w:sz w:val="10"/>
          <w:szCs w:val="10"/>
        </w:rPr>
      </w:pPr>
    </w:p>
    <w:p w14:paraId="268B4BED" w14:textId="77777777" w:rsidR="003C2EC4" w:rsidRDefault="003C2EC4" w:rsidP="003C2EC4">
      <w:pPr>
        <w:rPr>
          <w:color w:val="548DD4" w:themeColor="text2" w:themeTint="99"/>
        </w:rPr>
      </w:pPr>
      <w:r>
        <w:t xml:space="preserve">mysql&gt; </w:t>
      </w:r>
      <w:r>
        <w:rPr>
          <w:color w:val="548DD4" w:themeColor="text2" w:themeTint="99"/>
        </w:rPr>
        <w:t>create database PDS;</w:t>
      </w:r>
    </w:p>
    <w:p w14:paraId="48EC9405" w14:textId="77777777" w:rsidR="003C2EC4" w:rsidRPr="006C2FD2" w:rsidRDefault="003C2EC4" w:rsidP="003C2EC4">
      <w:pPr>
        <w:rPr>
          <w:color w:val="548DD4" w:themeColor="text2" w:themeTint="99"/>
          <w:sz w:val="10"/>
          <w:szCs w:val="10"/>
        </w:rPr>
      </w:pPr>
      <w:r>
        <w:t xml:space="preserve">mysql&gt; </w:t>
      </w:r>
      <w:r w:rsidR="00D76844" w:rsidRPr="00D76844">
        <w:rPr>
          <w:color w:val="548DD4" w:themeColor="text2" w:themeTint="99"/>
        </w:rPr>
        <w:t>grant all on PDS.* to 'eicn'@'localhost' identified by 'eicnrw';</w:t>
      </w:r>
    </w:p>
    <w:p w14:paraId="36F76440" w14:textId="77777777" w:rsidR="003C2EC4" w:rsidRDefault="003C2EC4" w:rsidP="003C2EC4">
      <w:r>
        <w:t xml:space="preserve">mysql&gt; </w:t>
      </w:r>
      <w:r w:rsidRPr="002B7214">
        <w:rPr>
          <w:color w:val="548DD4" w:themeColor="text2" w:themeTint="99"/>
        </w:rPr>
        <w:t>flush privileges;</w:t>
      </w:r>
    </w:p>
    <w:p w14:paraId="4BCDBC52" w14:textId="77777777" w:rsidR="00A719B3" w:rsidRDefault="00A719B3" w:rsidP="00BB4A32"/>
    <w:p w14:paraId="2EBE8429" w14:textId="77777777" w:rsidR="004A7DC2" w:rsidRDefault="004A7DC2" w:rsidP="004A7DC2">
      <w:pPr>
        <w:rPr>
          <w:color w:val="548DD4" w:themeColor="text2" w:themeTint="99"/>
        </w:rPr>
      </w:pPr>
      <w:r>
        <w:t xml:space="preserve">mysql&gt; </w:t>
      </w:r>
      <w:r>
        <w:rPr>
          <w:color w:val="548DD4" w:themeColor="text2" w:themeTint="99"/>
        </w:rPr>
        <w:t xml:space="preserve">create database </w:t>
      </w:r>
      <w:r w:rsidR="002A065E">
        <w:rPr>
          <w:rFonts w:hint="eastAsia"/>
          <w:color w:val="548DD4" w:themeColor="text2" w:themeTint="99"/>
        </w:rPr>
        <w:t>CUSTOMDB</w:t>
      </w:r>
      <w:r>
        <w:rPr>
          <w:color w:val="548DD4" w:themeColor="text2" w:themeTint="99"/>
        </w:rPr>
        <w:t>;</w:t>
      </w:r>
    </w:p>
    <w:p w14:paraId="5DE0E1B9" w14:textId="77777777" w:rsidR="004A7DC2" w:rsidRPr="006C2FD2" w:rsidRDefault="004A7DC2" w:rsidP="004A7DC2">
      <w:pPr>
        <w:rPr>
          <w:color w:val="548DD4" w:themeColor="text2" w:themeTint="99"/>
          <w:sz w:val="10"/>
          <w:szCs w:val="10"/>
        </w:rPr>
      </w:pPr>
      <w:r>
        <w:t xml:space="preserve">mysql&gt; </w:t>
      </w:r>
      <w:r w:rsidRPr="00D76844">
        <w:rPr>
          <w:color w:val="548DD4" w:themeColor="text2" w:themeTint="99"/>
        </w:rPr>
        <w:t xml:space="preserve">grant all on </w:t>
      </w:r>
      <w:r w:rsidR="002A065E">
        <w:rPr>
          <w:color w:val="548DD4" w:themeColor="text2" w:themeTint="99"/>
        </w:rPr>
        <w:t>CUSTOMDB</w:t>
      </w:r>
      <w:r w:rsidRPr="00D76844">
        <w:rPr>
          <w:color w:val="548DD4" w:themeColor="text2" w:themeTint="99"/>
        </w:rPr>
        <w:t>.* to 'eicn'@'localhost' identified by 'eicnrw';</w:t>
      </w:r>
    </w:p>
    <w:p w14:paraId="17406554" w14:textId="77777777" w:rsidR="004A7DC2" w:rsidRDefault="004A7DC2" w:rsidP="004A7DC2">
      <w:r>
        <w:t xml:space="preserve">mysql&gt; </w:t>
      </w:r>
      <w:r w:rsidRPr="002B7214">
        <w:rPr>
          <w:color w:val="548DD4" w:themeColor="text2" w:themeTint="99"/>
        </w:rPr>
        <w:t>flush privileges;</w:t>
      </w:r>
    </w:p>
    <w:p w14:paraId="1C7C094E" w14:textId="77777777" w:rsidR="004A7DC2" w:rsidRDefault="004A7DC2" w:rsidP="00BB4A32"/>
    <w:p w14:paraId="5D7DBB3E" w14:textId="77777777" w:rsidR="000C54C0" w:rsidRDefault="000C54C0" w:rsidP="000C54C0">
      <w:pPr>
        <w:rPr>
          <w:color w:val="548DD4" w:themeColor="text2" w:themeTint="99"/>
        </w:rPr>
      </w:pPr>
      <w:r>
        <w:t xml:space="preserve">mysql&gt; </w:t>
      </w:r>
      <w:r>
        <w:rPr>
          <w:color w:val="548DD4" w:themeColor="text2" w:themeTint="99"/>
        </w:rPr>
        <w:t xml:space="preserve">create database </w:t>
      </w:r>
      <w:r>
        <w:rPr>
          <w:rFonts w:hint="eastAsia"/>
          <w:color w:val="548DD4" w:themeColor="text2" w:themeTint="99"/>
        </w:rPr>
        <w:t>S</w:t>
      </w:r>
      <w:r>
        <w:rPr>
          <w:color w:val="548DD4" w:themeColor="text2" w:themeTint="99"/>
        </w:rPr>
        <w:t>TAT</w:t>
      </w:r>
      <w:r>
        <w:rPr>
          <w:rFonts w:hint="eastAsia"/>
          <w:color w:val="548DD4" w:themeColor="text2" w:themeTint="99"/>
        </w:rPr>
        <w:t>DB</w:t>
      </w:r>
      <w:r>
        <w:rPr>
          <w:color w:val="548DD4" w:themeColor="text2" w:themeTint="99"/>
        </w:rPr>
        <w:t>;</w:t>
      </w:r>
    </w:p>
    <w:p w14:paraId="3B85256C" w14:textId="77777777" w:rsidR="000C54C0" w:rsidRPr="006C2FD2" w:rsidRDefault="000C54C0" w:rsidP="000C54C0">
      <w:pPr>
        <w:rPr>
          <w:color w:val="548DD4" w:themeColor="text2" w:themeTint="99"/>
          <w:sz w:val="10"/>
          <w:szCs w:val="10"/>
        </w:rPr>
      </w:pPr>
      <w:r>
        <w:t xml:space="preserve">mysql&gt; </w:t>
      </w:r>
      <w:r w:rsidRPr="00D76844">
        <w:rPr>
          <w:color w:val="548DD4" w:themeColor="text2" w:themeTint="99"/>
        </w:rPr>
        <w:t xml:space="preserve">grant all on </w:t>
      </w:r>
      <w:r>
        <w:rPr>
          <w:color w:val="548DD4" w:themeColor="text2" w:themeTint="99"/>
        </w:rPr>
        <w:t>STATDB</w:t>
      </w:r>
      <w:r w:rsidRPr="00D76844">
        <w:rPr>
          <w:color w:val="548DD4" w:themeColor="text2" w:themeTint="99"/>
        </w:rPr>
        <w:t>.* to 'eicn'@'localhost' identified by 'eicnrw';</w:t>
      </w:r>
    </w:p>
    <w:p w14:paraId="7DF96949" w14:textId="77777777" w:rsidR="000C54C0" w:rsidRDefault="000C54C0" w:rsidP="000C54C0">
      <w:r>
        <w:t xml:space="preserve">mysql&gt; </w:t>
      </w:r>
      <w:r w:rsidRPr="002B7214">
        <w:rPr>
          <w:color w:val="548DD4" w:themeColor="text2" w:themeTint="99"/>
        </w:rPr>
        <w:t>flush privileges;</w:t>
      </w:r>
    </w:p>
    <w:p w14:paraId="6449198B" w14:textId="77777777" w:rsidR="000C54C0" w:rsidRDefault="000C54C0" w:rsidP="00BB4A32"/>
    <w:p w14:paraId="1723DF98" w14:textId="2979F439" w:rsidR="002D6A54" w:rsidRDefault="002D6A54" w:rsidP="002D6A54">
      <w:pPr>
        <w:rPr>
          <w:color w:val="548DD4" w:themeColor="text2" w:themeTint="99"/>
        </w:rPr>
      </w:pPr>
      <w:r>
        <w:t xml:space="preserve">mysql&gt; </w:t>
      </w:r>
      <w:r>
        <w:rPr>
          <w:color w:val="548DD4" w:themeColor="text2" w:themeTint="99"/>
        </w:rPr>
        <w:t xml:space="preserve">create database </w:t>
      </w:r>
      <w:r>
        <w:rPr>
          <w:rFonts w:hint="eastAsia"/>
          <w:color w:val="548DD4" w:themeColor="text2" w:themeTint="99"/>
        </w:rPr>
        <w:t>CONFIGDB</w:t>
      </w:r>
      <w:r>
        <w:rPr>
          <w:color w:val="548DD4" w:themeColor="text2" w:themeTint="99"/>
        </w:rPr>
        <w:t>;</w:t>
      </w:r>
    </w:p>
    <w:p w14:paraId="564594C3" w14:textId="41A15731" w:rsidR="002D6A54" w:rsidRPr="006C2FD2" w:rsidRDefault="002D6A54" w:rsidP="002D6A54">
      <w:pPr>
        <w:rPr>
          <w:color w:val="548DD4" w:themeColor="text2" w:themeTint="99"/>
          <w:sz w:val="10"/>
          <w:szCs w:val="10"/>
        </w:rPr>
      </w:pPr>
      <w:r>
        <w:t xml:space="preserve">mysql&gt; </w:t>
      </w:r>
      <w:r w:rsidRPr="00D76844">
        <w:rPr>
          <w:color w:val="548DD4" w:themeColor="text2" w:themeTint="99"/>
        </w:rPr>
        <w:t xml:space="preserve">grant all on </w:t>
      </w:r>
      <w:r>
        <w:rPr>
          <w:color w:val="548DD4" w:themeColor="text2" w:themeTint="99"/>
        </w:rPr>
        <w:t>CONFIGDB</w:t>
      </w:r>
      <w:r w:rsidRPr="00D76844">
        <w:rPr>
          <w:color w:val="548DD4" w:themeColor="text2" w:themeTint="99"/>
        </w:rPr>
        <w:t>.* to 'eicn'@'localhost' identified by 'eicnrw';</w:t>
      </w:r>
    </w:p>
    <w:p w14:paraId="6365C56E" w14:textId="43803913" w:rsidR="000C54C0" w:rsidRDefault="002D6A54" w:rsidP="002D6A54">
      <w:r>
        <w:t xml:space="preserve">mysql&gt; </w:t>
      </w:r>
      <w:r w:rsidRPr="002B7214">
        <w:rPr>
          <w:color w:val="548DD4" w:themeColor="text2" w:themeTint="99"/>
        </w:rPr>
        <w:t>flush privileges</w:t>
      </w:r>
      <w:r w:rsidR="004C635C">
        <w:rPr>
          <w:color w:val="548DD4" w:themeColor="text2" w:themeTint="99"/>
        </w:rPr>
        <w:t>;</w:t>
      </w:r>
    </w:p>
    <w:p w14:paraId="0BC4C771" w14:textId="77777777" w:rsidR="002D6A54" w:rsidRDefault="002D6A54" w:rsidP="00BB4A32"/>
    <w:p w14:paraId="5254084B" w14:textId="77777777" w:rsidR="00173F46" w:rsidRDefault="00173F46" w:rsidP="00BB4A32">
      <w:pPr>
        <w:rPr>
          <w:color w:val="548DD4" w:themeColor="text2" w:themeTint="99"/>
        </w:rPr>
      </w:pPr>
      <w:r>
        <w:t xml:space="preserve">mysql&gt; </w:t>
      </w:r>
      <w:r w:rsidRPr="00FF6706">
        <w:rPr>
          <w:color w:val="548DD4" w:themeColor="text2" w:themeTint="99"/>
        </w:rPr>
        <w:t>quit</w:t>
      </w:r>
    </w:p>
    <w:p w14:paraId="7CCEFE55" w14:textId="77777777" w:rsidR="00D70505" w:rsidRPr="006C2FD2" w:rsidRDefault="00D70505" w:rsidP="00BB4A32">
      <w:pPr>
        <w:rPr>
          <w:color w:val="548DD4" w:themeColor="text2" w:themeTint="99"/>
          <w:sz w:val="10"/>
          <w:szCs w:val="10"/>
        </w:rPr>
      </w:pPr>
    </w:p>
    <w:p w14:paraId="2C0001F5" w14:textId="77777777" w:rsidR="00D70505" w:rsidRDefault="00D70505" w:rsidP="00D70505">
      <w:pPr>
        <w:rPr>
          <w:rFonts w:ascii="Verdana" w:hAnsi="Verdana"/>
          <w:szCs w:val="20"/>
        </w:rPr>
      </w:pPr>
      <w:r>
        <w:t xml:space="preserve">[root@jaehyun src]# </w:t>
      </w:r>
      <w:r w:rsidRPr="00481AFF">
        <w:rPr>
          <w:color w:val="548DD4" w:themeColor="text2" w:themeTint="99"/>
          <w:lang w:val="fr-FR"/>
        </w:rPr>
        <w:t>cd /usr/include</w:t>
      </w:r>
    </w:p>
    <w:p w14:paraId="1757F03E" w14:textId="77777777" w:rsidR="00D70505" w:rsidRDefault="00D70505" w:rsidP="00D70505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include</w:t>
      </w:r>
      <w:r>
        <w:t xml:space="preserve">]# </w:t>
      </w:r>
      <w:r w:rsidRPr="00811BF9">
        <w:rPr>
          <w:color w:val="548DD4" w:themeColor="text2" w:themeTint="99"/>
          <w:lang w:val="fr-FR"/>
        </w:rPr>
        <w:t>ln -s /usr/local/mysql/include</w:t>
      </w:r>
      <w:r w:rsidR="009D2E85" w:rsidRPr="00811BF9">
        <w:rPr>
          <w:color w:val="548DD4" w:themeColor="text2" w:themeTint="99"/>
          <w:lang w:val="fr-FR"/>
        </w:rPr>
        <w:t>/</w:t>
      </w:r>
      <w:r w:rsidR="009D2E85" w:rsidRPr="00811BF9">
        <w:rPr>
          <w:rFonts w:hint="eastAsia"/>
          <w:color w:val="548DD4" w:themeColor="text2" w:themeTint="99"/>
          <w:lang w:val="fr-FR"/>
        </w:rPr>
        <w:t>m</w:t>
      </w:r>
      <w:r w:rsidR="009D2E85" w:rsidRPr="00811BF9">
        <w:rPr>
          <w:color w:val="548DD4" w:themeColor="text2" w:themeTint="99"/>
          <w:lang w:val="fr-FR"/>
        </w:rPr>
        <w:t>ysql</w:t>
      </w:r>
      <w:r w:rsidRPr="00811BF9">
        <w:rPr>
          <w:color w:val="548DD4" w:themeColor="text2" w:themeTint="99"/>
          <w:lang w:val="fr-FR"/>
        </w:rPr>
        <w:t xml:space="preserve"> mysql</w:t>
      </w:r>
    </w:p>
    <w:p w14:paraId="23A84501" w14:textId="77777777" w:rsidR="00D70505" w:rsidRDefault="00D70505" w:rsidP="00D70505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include</w:t>
      </w:r>
      <w:r>
        <w:t xml:space="preserve">]# </w:t>
      </w:r>
      <w:r>
        <w:rPr>
          <w:rFonts w:hint="eastAsia"/>
          <w:color w:val="548DD4" w:themeColor="text2" w:themeTint="99"/>
        </w:rPr>
        <w:t>cd /usr/local/src/</w:t>
      </w:r>
    </w:p>
    <w:p w14:paraId="096BFFF9" w14:textId="77777777" w:rsidR="003C2EC4" w:rsidRDefault="003C2EC4" w:rsidP="00D70505">
      <w:pPr>
        <w:rPr>
          <w:color w:val="548DD4" w:themeColor="text2" w:themeTint="99"/>
        </w:rPr>
      </w:pPr>
    </w:p>
    <w:p w14:paraId="0F47A750" w14:textId="77777777" w:rsidR="002833E1" w:rsidRDefault="002833E1">
      <w:pPr>
        <w:widowControl/>
        <w:wordWrap/>
        <w:autoSpaceDE/>
        <w:autoSpaceDN/>
        <w:jc w:val="left"/>
        <w:rPr>
          <w:b/>
          <w:u w:val="single"/>
        </w:rPr>
      </w:pPr>
      <w:r>
        <w:rPr>
          <w:b/>
          <w:u w:val="single"/>
        </w:rPr>
        <w:br w:type="page"/>
      </w:r>
    </w:p>
    <w:p w14:paraId="4AEA4FD9" w14:textId="77777777" w:rsidR="006C2FD2" w:rsidRDefault="006C2FD2" w:rsidP="006C2FD2">
      <w:pPr>
        <w:jc w:val="right"/>
      </w:pPr>
      <w:r>
        <w:rPr>
          <w:rFonts w:hint="eastAsia"/>
          <w:b/>
          <w:u w:val="single"/>
        </w:rPr>
        <w:t xml:space="preserve">&lt; </w:t>
      </w:r>
      <w:r>
        <w:rPr>
          <w:b/>
          <w:u w:val="single"/>
        </w:rPr>
        <w:t xml:space="preserve">Call </w:t>
      </w:r>
      <w:r w:rsidR="00B909F2">
        <w:rPr>
          <w:rFonts w:hint="eastAsia"/>
          <w:b/>
          <w:u w:val="single"/>
        </w:rPr>
        <w:t>기능</w:t>
      </w:r>
      <w:r>
        <w:rPr>
          <w:b/>
          <w:u w:val="single"/>
        </w:rPr>
        <w:t xml:space="preserve"> </w:t>
      </w:r>
      <w:r>
        <w:rPr>
          <w:rFonts w:hint="eastAsia"/>
          <w:b/>
          <w:u w:val="single"/>
        </w:rPr>
        <w:t xml:space="preserve">설치 </w:t>
      </w:r>
      <w:r>
        <w:rPr>
          <w:b/>
          <w:u w:val="single"/>
        </w:rPr>
        <w:t>– PBX</w:t>
      </w:r>
      <w:r>
        <w:rPr>
          <w:rFonts w:hint="eastAsia"/>
          <w:b/>
          <w:u w:val="single"/>
        </w:rPr>
        <w:t xml:space="preserve"> &gt;</w:t>
      </w:r>
    </w:p>
    <w:p w14:paraId="1A0622FB" w14:textId="77777777" w:rsidR="00BA6EE5" w:rsidRDefault="00BA6EE5" w:rsidP="00BA6EE5">
      <w:pPr>
        <w:rPr>
          <w:b/>
        </w:rPr>
      </w:pPr>
      <w:r w:rsidRPr="0010502D">
        <w:rPr>
          <w:b/>
        </w:rPr>
        <w:t>*</w:t>
      </w:r>
      <w:r>
        <w:rPr>
          <w:rFonts w:hint="eastAsia"/>
          <w:b/>
        </w:rPr>
        <w:t xml:space="preserve">녹취암호화 </w:t>
      </w:r>
      <w:r w:rsidRPr="0010502D">
        <w:rPr>
          <w:rFonts w:hint="eastAsia"/>
          <w:b/>
        </w:rPr>
        <w:t>설치</w:t>
      </w:r>
      <w:r w:rsidRPr="0010502D">
        <w:rPr>
          <w:b/>
        </w:rPr>
        <w:t>*</w:t>
      </w:r>
    </w:p>
    <w:p w14:paraId="7878C747" w14:textId="77777777" w:rsidR="00BA6EE5" w:rsidRDefault="00BA6EE5" w:rsidP="00B909F2">
      <w:pPr>
        <w:rPr>
          <w:rFonts w:asciiTheme="majorHAnsi" w:eastAsiaTheme="majorHAnsi" w:hAnsiTheme="majorHAnsi"/>
          <w:szCs w:val="20"/>
        </w:rPr>
      </w:pPr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BA6EE5">
        <w:rPr>
          <w:rFonts w:hint="eastAsia"/>
          <w:color w:val="548DD4" w:themeColor="text2" w:themeTint="99"/>
          <w:lang w:val="fr-FR"/>
        </w:rPr>
        <w:t>c</w:t>
      </w:r>
      <w:r w:rsidRPr="00BA6EE5">
        <w:rPr>
          <w:color w:val="548DD4" w:themeColor="text2" w:themeTint="99"/>
          <w:lang w:val="fr-FR"/>
        </w:rPr>
        <w:t>d /usr/local/src/</w:t>
      </w:r>
    </w:p>
    <w:p w14:paraId="4C81F5AA" w14:textId="77777777" w:rsidR="00BA6EE5" w:rsidRDefault="00BA6EE5" w:rsidP="00B909F2">
      <w:pPr>
        <w:rPr>
          <w:rFonts w:asciiTheme="majorHAnsi" w:eastAsiaTheme="majorHAnsi" w:hAnsiTheme="majorHAnsi"/>
          <w:szCs w:val="20"/>
        </w:rPr>
      </w:pPr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BA6EE5">
        <w:rPr>
          <w:color w:val="548DD4" w:themeColor="text2" w:themeTint="99"/>
          <w:lang w:val="fr-FR"/>
        </w:rPr>
        <w:t>tar xvjpf p7zip_9.38.1_src_all.tar.bz2</w:t>
      </w:r>
    </w:p>
    <w:p w14:paraId="30BA52CD" w14:textId="77777777" w:rsidR="00BA6EE5" w:rsidRDefault="00BA6EE5" w:rsidP="00B909F2">
      <w:pPr>
        <w:rPr>
          <w:rFonts w:asciiTheme="majorHAnsi" w:eastAsiaTheme="majorHAnsi" w:hAnsiTheme="majorHAnsi"/>
          <w:szCs w:val="20"/>
        </w:rPr>
      </w:pPr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BA6EE5">
        <w:rPr>
          <w:color w:val="548DD4" w:themeColor="text2" w:themeTint="99"/>
          <w:lang w:val="fr-FR"/>
        </w:rPr>
        <w:t>cd p7zip_9.38.1</w:t>
      </w:r>
    </w:p>
    <w:p w14:paraId="7707465B" w14:textId="5D9A7446" w:rsidR="00BA6EE5" w:rsidRDefault="00BA6EE5" w:rsidP="00B909F2">
      <w:pPr>
        <w:rPr>
          <w:b/>
        </w:rPr>
      </w:pPr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BA6EE5">
        <w:rPr>
          <w:color w:val="548DD4" w:themeColor="text2" w:themeTint="99"/>
          <w:lang w:val="fr-FR"/>
        </w:rPr>
        <w:t>make &amp;&amp; make install</w:t>
      </w:r>
    </w:p>
    <w:p w14:paraId="6D2300A0" w14:textId="77777777" w:rsidR="00BA6EE5" w:rsidRDefault="00BA6EE5" w:rsidP="00B909F2">
      <w:pPr>
        <w:rPr>
          <w:rFonts w:asciiTheme="majorHAnsi" w:eastAsiaTheme="majorHAnsi" w:hAnsiTheme="majorHAnsi"/>
          <w:szCs w:val="20"/>
        </w:rPr>
      </w:pPr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BA6EE5">
        <w:rPr>
          <w:color w:val="548DD4" w:themeColor="text2" w:themeTint="99"/>
          <w:lang w:val="fr-FR"/>
        </w:rPr>
        <w:t>cd ..</w:t>
      </w:r>
    </w:p>
    <w:p w14:paraId="72DBE5CB" w14:textId="77777777" w:rsidR="00BA6EE5" w:rsidRDefault="00BA6EE5" w:rsidP="00B909F2">
      <w:pPr>
        <w:rPr>
          <w:b/>
        </w:rPr>
      </w:pPr>
    </w:p>
    <w:p w14:paraId="790B9DB2" w14:textId="77777777" w:rsidR="00B909F2" w:rsidRDefault="00B909F2" w:rsidP="00B909F2">
      <w:pPr>
        <w:rPr>
          <w:b/>
        </w:rPr>
      </w:pPr>
      <w:r w:rsidRPr="0010502D">
        <w:rPr>
          <w:b/>
        </w:rPr>
        <w:t>*</w:t>
      </w:r>
      <w:r>
        <w:rPr>
          <w:rFonts w:hint="eastAsia"/>
          <w:b/>
        </w:rPr>
        <w:t xml:space="preserve">부분녹취 </w:t>
      </w:r>
      <w:r w:rsidRPr="0010502D">
        <w:rPr>
          <w:rFonts w:hint="eastAsia"/>
          <w:b/>
        </w:rPr>
        <w:t>설치</w:t>
      </w:r>
      <w:r w:rsidRPr="0010502D">
        <w:rPr>
          <w:b/>
        </w:rPr>
        <w:t>*</w:t>
      </w:r>
    </w:p>
    <w:p w14:paraId="4DADA6BB" w14:textId="77777777" w:rsidR="00E24AC4" w:rsidRDefault="00E24AC4" w:rsidP="00E24AC4">
      <w:pPr>
        <w:rPr>
          <w:b/>
        </w:rPr>
      </w:pPr>
      <w:r w:rsidRPr="004E6B58">
        <w:rPr>
          <w:rFonts w:hint="eastAsia"/>
          <w:b/>
        </w:rPr>
        <w:t># libmad (</w:t>
      </w:r>
      <w:r w:rsidRPr="004E6B58">
        <w:rPr>
          <w:b/>
        </w:rPr>
        <w:t>MPEG Audio Decoder</w:t>
      </w:r>
      <w:r w:rsidRPr="004E6B58">
        <w:rPr>
          <w:rFonts w:hint="eastAsia"/>
          <w:b/>
        </w:rPr>
        <w:t>)</w:t>
      </w:r>
    </w:p>
    <w:p w14:paraId="19E23186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src]# </w:t>
      </w:r>
      <w:r w:rsidRPr="00BA6EE5">
        <w:rPr>
          <w:color w:val="548DD4" w:themeColor="text2" w:themeTint="99"/>
          <w:lang w:val="fr-FR"/>
        </w:rPr>
        <w:t xml:space="preserve">tar </w:t>
      </w:r>
      <w:r w:rsidRPr="00BA6EE5">
        <w:rPr>
          <w:rFonts w:hint="eastAsia"/>
          <w:color w:val="548DD4" w:themeColor="text2" w:themeTint="99"/>
          <w:lang w:val="fr-FR"/>
        </w:rPr>
        <w:t>x</w:t>
      </w:r>
      <w:r w:rsidRPr="00BA6EE5">
        <w:rPr>
          <w:color w:val="548DD4" w:themeColor="text2" w:themeTint="99"/>
          <w:lang w:val="fr-FR"/>
        </w:rPr>
        <w:t>vfz libmad-0.15.1b.tar.gz</w:t>
      </w:r>
    </w:p>
    <w:p w14:paraId="15929023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src]# </w:t>
      </w:r>
      <w:r w:rsidRPr="00481AFF">
        <w:rPr>
          <w:color w:val="548DD4" w:themeColor="text2" w:themeTint="99"/>
          <w:lang w:val="fr-FR"/>
        </w:rPr>
        <w:t>cd libmad-0.15.1b</w:t>
      </w:r>
    </w:p>
    <w:p w14:paraId="32B059DE" w14:textId="32045A30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A21332">
        <w:t>libmad-0.15.1b</w:t>
      </w:r>
      <w:r w:rsidRPr="00163E43">
        <w:rPr>
          <w:rFonts w:asciiTheme="majorHAnsi" w:eastAsiaTheme="majorHAnsi" w:hAnsiTheme="majorHAnsi"/>
          <w:szCs w:val="20"/>
        </w:rPr>
        <w:t xml:space="preserve">]# </w:t>
      </w:r>
      <w:r w:rsidRPr="00481AFF">
        <w:rPr>
          <w:color w:val="548DD4" w:themeColor="text2" w:themeTint="99"/>
          <w:lang w:val="fr-FR"/>
        </w:rPr>
        <w:t>sed -i '/-fforce-m</w:t>
      </w:r>
      <w:r w:rsidR="003D347F">
        <w:rPr>
          <w:color w:val="548DD4" w:themeColor="text2" w:themeTint="99"/>
          <w:lang w:val="fr-FR"/>
        </w:rPr>
        <w:t>em</w:t>
      </w:r>
      <w:r w:rsidRPr="00481AFF">
        <w:rPr>
          <w:color w:val="548DD4" w:themeColor="text2" w:themeTint="99"/>
          <w:lang w:val="fr-FR"/>
        </w:rPr>
        <w:t>/d' configure</w:t>
      </w:r>
    </w:p>
    <w:p w14:paraId="32747A9B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A21332">
        <w:t>libmad-0.15.1b</w:t>
      </w:r>
      <w:r w:rsidRPr="00163E43">
        <w:rPr>
          <w:rFonts w:asciiTheme="majorHAnsi" w:eastAsiaTheme="majorHAnsi" w:hAnsiTheme="majorHAnsi"/>
          <w:szCs w:val="20"/>
        </w:rPr>
        <w:t>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481AFF">
        <w:rPr>
          <w:color w:val="548DD4" w:themeColor="text2" w:themeTint="99"/>
          <w:lang w:val="fr-FR"/>
        </w:rPr>
        <w:t>./configure --prefix=/usr/local</w:t>
      </w:r>
    </w:p>
    <w:p w14:paraId="399067CC" w14:textId="77777777" w:rsidR="00B909F2" w:rsidRDefault="00B909F2" w:rsidP="00E24AC4">
      <w:pPr>
        <w:rPr>
          <w:color w:val="548DD4" w:themeColor="text2" w:themeTint="99"/>
          <w:lang w:val="fr-FR"/>
        </w:rPr>
      </w:pPr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A21332">
        <w:t>libmad-0.15.1b</w:t>
      </w:r>
      <w:r w:rsidRPr="00163E43">
        <w:rPr>
          <w:rFonts w:asciiTheme="majorHAnsi" w:eastAsiaTheme="majorHAnsi" w:hAnsiTheme="majorHAnsi"/>
          <w:szCs w:val="20"/>
        </w:rPr>
        <w:t>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481AFF">
        <w:rPr>
          <w:rFonts w:hint="eastAsia"/>
          <w:color w:val="548DD4" w:themeColor="text2" w:themeTint="99"/>
          <w:lang w:val="fr-FR"/>
        </w:rPr>
        <w:t>make</w:t>
      </w:r>
      <w:r w:rsidRPr="00481AFF">
        <w:rPr>
          <w:color w:val="548DD4" w:themeColor="text2" w:themeTint="99"/>
          <w:lang w:val="fr-FR"/>
        </w:rPr>
        <w:t xml:space="preserve"> &amp;&amp;</w:t>
      </w:r>
      <w:r w:rsidRPr="00481AFF">
        <w:rPr>
          <w:rFonts w:hint="eastAsia"/>
          <w:color w:val="548DD4" w:themeColor="text2" w:themeTint="99"/>
          <w:lang w:val="fr-FR"/>
        </w:rPr>
        <w:t xml:space="preserve"> make install</w:t>
      </w:r>
    </w:p>
    <w:p w14:paraId="73EACEA1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A21332">
        <w:t>libmad-0.15.1b</w:t>
      </w:r>
      <w:r w:rsidRPr="00163E43">
        <w:rPr>
          <w:rFonts w:asciiTheme="majorHAnsi" w:eastAsiaTheme="majorHAnsi" w:hAnsiTheme="majorHAnsi"/>
          <w:szCs w:val="20"/>
        </w:rPr>
        <w:t xml:space="preserve">]# </w:t>
      </w:r>
      <w:r w:rsidRPr="00481AFF">
        <w:rPr>
          <w:rFonts w:hint="eastAsia"/>
          <w:color w:val="548DD4" w:themeColor="text2" w:themeTint="99"/>
          <w:lang w:val="fr-FR"/>
        </w:rPr>
        <w:t>cd ../</w:t>
      </w:r>
    </w:p>
    <w:p w14:paraId="1205E84F" w14:textId="77777777" w:rsidR="00E24AC4" w:rsidRPr="00A757A2" w:rsidRDefault="00E24AC4" w:rsidP="00E24AC4">
      <w:pPr>
        <w:rPr>
          <w:sz w:val="10"/>
          <w:szCs w:val="10"/>
        </w:rPr>
      </w:pPr>
    </w:p>
    <w:p w14:paraId="07ADCEE2" w14:textId="77777777" w:rsidR="00E24AC4" w:rsidRDefault="00E24AC4" w:rsidP="00E24AC4">
      <w:pPr>
        <w:rPr>
          <w:b/>
        </w:rPr>
      </w:pPr>
      <w:r w:rsidRPr="004E6B58">
        <w:rPr>
          <w:rFonts w:hint="eastAsia"/>
          <w:b/>
        </w:rPr>
        <w:t xml:space="preserve"># </w:t>
      </w:r>
      <w:r>
        <w:rPr>
          <w:b/>
        </w:rPr>
        <w:t xml:space="preserve">SOX – </w:t>
      </w:r>
      <w:r>
        <w:rPr>
          <w:rFonts w:hint="eastAsia"/>
          <w:b/>
        </w:rPr>
        <w:t>음원컨버터(부분녹취)</w:t>
      </w:r>
    </w:p>
    <w:p w14:paraId="31E65FB6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481AFF">
        <w:rPr>
          <w:color w:val="548DD4" w:themeColor="text2" w:themeTint="99"/>
          <w:lang w:val="fr-FR"/>
        </w:rPr>
        <w:t>tar xvfz sox-14.4.1.tar.gz</w:t>
      </w:r>
    </w:p>
    <w:p w14:paraId="6DF29804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481AFF">
        <w:rPr>
          <w:color w:val="548DD4" w:themeColor="text2" w:themeTint="99"/>
          <w:lang w:val="fr-FR"/>
        </w:rPr>
        <w:t>cd sox-14.4.1</w:t>
      </w:r>
    </w:p>
    <w:p w14:paraId="0EBEB590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2C5518">
        <w:rPr>
          <w:rFonts w:asciiTheme="majorHAnsi" w:eastAsiaTheme="majorHAnsi" w:hAnsiTheme="majorHAnsi"/>
          <w:szCs w:val="20"/>
        </w:rPr>
        <w:t>sox-14.</w:t>
      </w:r>
      <w:r>
        <w:rPr>
          <w:rFonts w:asciiTheme="majorHAnsi" w:eastAsiaTheme="majorHAnsi" w:hAnsiTheme="majorHAnsi"/>
          <w:szCs w:val="20"/>
        </w:rPr>
        <w:t>4</w:t>
      </w:r>
      <w:r w:rsidRPr="002C5518">
        <w:rPr>
          <w:rFonts w:asciiTheme="majorHAnsi" w:eastAsiaTheme="majorHAnsi" w:hAnsiTheme="majorHAnsi"/>
          <w:szCs w:val="20"/>
        </w:rPr>
        <w:t>.1</w:t>
      </w:r>
      <w:r w:rsidRPr="00163E43">
        <w:rPr>
          <w:rFonts w:asciiTheme="majorHAnsi" w:eastAsiaTheme="majorHAnsi" w:hAnsiTheme="majorHAnsi"/>
          <w:szCs w:val="20"/>
        </w:rPr>
        <w:t>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481AFF">
        <w:rPr>
          <w:color w:val="548DD4" w:themeColor="text2" w:themeTint="99"/>
          <w:lang w:val="fr-FR"/>
        </w:rPr>
        <w:t>./configure</w:t>
      </w:r>
    </w:p>
    <w:p w14:paraId="4547FC33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2C5518">
        <w:rPr>
          <w:rFonts w:asciiTheme="majorHAnsi" w:eastAsiaTheme="majorHAnsi" w:hAnsiTheme="majorHAnsi"/>
          <w:szCs w:val="20"/>
        </w:rPr>
        <w:t>sox-14.</w:t>
      </w:r>
      <w:r>
        <w:rPr>
          <w:rFonts w:asciiTheme="majorHAnsi" w:eastAsiaTheme="majorHAnsi" w:hAnsiTheme="majorHAnsi"/>
          <w:szCs w:val="20"/>
        </w:rPr>
        <w:t>4</w:t>
      </w:r>
      <w:r w:rsidRPr="002C5518">
        <w:rPr>
          <w:rFonts w:asciiTheme="majorHAnsi" w:eastAsiaTheme="majorHAnsi" w:hAnsiTheme="majorHAnsi"/>
          <w:szCs w:val="20"/>
        </w:rPr>
        <w:t>.1</w:t>
      </w:r>
      <w:r w:rsidRPr="00163E43">
        <w:rPr>
          <w:rFonts w:asciiTheme="majorHAnsi" w:eastAsiaTheme="majorHAnsi" w:hAnsiTheme="majorHAnsi"/>
          <w:szCs w:val="20"/>
        </w:rPr>
        <w:t xml:space="preserve">]# </w:t>
      </w:r>
      <w:r w:rsidRPr="00481AFF">
        <w:rPr>
          <w:rFonts w:hint="eastAsia"/>
          <w:color w:val="548DD4" w:themeColor="text2" w:themeTint="99"/>
          <w:lang w:val="fr-FR"/>
        </w:rPr>
        <w:t xml:space="preserve">make </w:t>
      </w:r>
      <w:r w:rsidRPr="00481AFF">
        <w:rPr>
          <w:color w:val="548DD4" w:themeColor="text2" w:themeTint="99"/>
          <w:lang w:val="fr-FR"/>
        </w:rPr>
        <w:t>&amp;&amp; make install</w:t>
      </w:r>
    </w:p>
    <w:p w14:paraId="75A314C7" w14:textId="77777777" w:rsidR="00B909F2" w:rsidRPr="00A757A2" w:rsidRDefault="00B909F2" w:rsidP="00E24AC4">
      <w:pPr>
        <w:rPr>
          <w:sz w:val="10"/>
          <w:szCs w:val="10"/>
        </w:rPr>
      </w:pPr>
    </w:p>
    <w:p w14:paraId="0C6117D9" w14:textId="77777777" w:rsidR="00E24AC4" w:rsidRPr="002C5518" w:rsidRDefault="00E24AC4" w:rsidP="00E24AC4">
      <w:pPr>
        <w:rPr>
          <w:color w:val="FF0000"/>
        </w:rPr>
      </w:pPr>
      <w:r>
        <w:rPr>
          <w:color w:val="FF0000"/>
        </w:rPr>
        <w:t xml:space="preserve"># </w:t>
      </w:r>
      <w:r w:rsidRPr="002C5518">
        <w:rPr>
          <w:color w:val="FF0000"/>
        </w:rPr>
        <w:t xml:space="preserve">Sox </w:t>
      </w:r>
      <w:r w:rsidRPr="002C5518">
        <w:rPr>
          <w:rFonts w:hint="eastAsia"/>
          <w:color w:val="FF0000"/>
        </w:rPr>
        <w:t xml:space="preserve">를 입력하여 </w:t>
      </w:r>
      <w:r w:rsidRPr="002C5518">
        <w:rPr>
          <w:color w:val="FF0000"/>
        </w:rPr>
        <w:t>mp3</w:t>
      </w:r>
      <w:r w:rsidRPr="002C5518">
        <w:rPr>
          <w:rFonts w:hint="eastAsia"/>
          <w:color w:val="FF0000"/>
        </w:rPr>
        <w:t>가 리스트에 있는지 확인</w:t>
      </w:r>
    </w:p>
    <w:p w14:paraId="03DC958F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2C5518">
        <w:rPr>
          <w:rFonts w:asciiTheme="majorHAnsi" w:eastAsiaTheme="majorHAnsi" w:hAnsiTheme="majorHAnsi"/>
          <w:szCs w:val="20"/>
        </w:rPr>
        <w:t>sox-14.</w:t>
      </w:r>
      <w:r>
        <w:rPr>
          <w:rFonts w:asciiTheme="majorHAnsi" w:eastAsiaTheme="majorHAnsi" w:hAnsiTheme="majorHAnsi"/>
          <w:szCs w:val="20"/>
        </w:rPr>
        <w:t>4</w:t>
      </w:r>
      <w:r w:rsidRPr="002C5518">
        <w:rPr>
          <w:rFonts w:asciiTheme="majorHAnsi" w:eastAsiaTheme="majorHAnsi" w:hAnsiTheme="majorHAnsi"/>
          <w:szCs w:val="20"/>
        </w:rPr>
        <w:t>.1</w:t>
      </w:r>
      <w:r w:rsidRPr="00163E43">
        <w:rPr>
          <w:rFonts w:asciiTheme="majorHAnsi" w:eastAsiaTheme="majorHAnsi" w:hAnsiTheme="majorHAnsi"/>
          <w:szCs w:val="20"/>
        </w:rPr>
        <w:t xml:space="preserve">]# </w:t>
      </w:r>
      <w:r w:rsidRPr="006D6349">
        <w:rPr>
          <w:rFonts w:hint="eastAsia"/>
          <w:color w:val="0070C0"/>
        </w:rPr>
        <w:t>sox</w:t>
      </w:r>
    </w:p>
    <w:p w14:paraId="40624B7E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2C5518">
        <w:rPr>
          <w:rFonts w:asciiTheme="majorHAnsi" w:eastAsiaTheme="majorHAnsi" w:hAnsiTheme="majorHAnsi"/>
          <w:szCs w:val="20"/>
        </w:rPr>
        <w:t>sox-14.</w:t>
      </w:r>
      <w:r>
        <w:rPr>
          <w:rFonts w:asciiTheme="majorHAnsi" w:eastAsiaTheme="majorHAnsi" w:hAnsiTheme="majorHAnsi"/>
          <w:szCs w:val="20"/>
        </w:rPr>
        <w:t>4</w:t>
      </w:r>
      <w:r w:rsidRPr="002C5518">
        <w:rPr>
          <w:rFonts w:asciiTheme="majorHAnsi" w:eastAsiaTheme="majorHAnsi" w:hAnsiTheme="majorHAnsi"/>
          <w:szCs w:val="20"/>
        </w:rPr>
        <w:t>.1</w:t>
      </w:r>
      <w:r w:rsidRPr="00163E43">
        <w:rPr>
          <w:rFonts w:asciiTheme="majorHAnsi" w:eastAsiaTheme="majorHAnsi" w:hAnsiTheme="majorHAnsi"/>
          <w:szCs w:val="20"/>
        </w:rPr>
        <w:t xml:space="preserve">]# </w:t>
      </w:r>
      <w:r w:rsidRPr="006D6349">
        <w:rPr>
          <w:color w:val="0070C0"/>
        </w:rPr>
        <w:t>cd ../</w:t>
      </w:r>
    </w:p>
    <w:p w14:paraId="15F6F1A0" w14:textId="77777777" w:rsidR="00E24AC4" w:rsidRPr="00A757A2" w:rsidRDefault="00E24AC4" w:rsidP="00BB4A32">
      <w:pPr>
        <w:rPr>
          <w:b/>
          <w:sz w:val="10"/>
          <w:szCs w:val="10"/>
        </w:rPr>
      </w:pPr>
    </w:p>
    <w:p w14:paraId="33D2DD32" w14:textId="77777777" w:rsidR="00A82D80" w:rsidRDefault="00A82D80" w:rsidP="00BB4A32">
      <w:pPr>
        <w:rPr>
          <w:ins w:id="374" w:author="양 성훈" w:date="2023-09-15T15:26:00Z"/>
          <w:b/>
        </w:rPr>
      </w:pPr>
    </w:p>
    <w:p w14:paraId="3DA03A3A" w14:textId="77777777" w:rsidR="00173F46" w:rsidRDefault="00173F46" w:rsidP="00BB4A32">
      <w:pPr>
        <w:rPr>
          <w:b/>
        </w:rPr>
      </w:pPr>
      <w:r w:rsidRPr="0010502D">
        <w:rPr>
          <w:b/>
        </w:rPr>
        <w:t xml:space="preserve">*ASTERISK </w:t>
      </w:r>
      <w:r w:rsidRPr="0010502D">
        <w:rPr>
          <w:rFonts w:hint="eastAsia"/>
          <w:b/>
        </w:rPr>
        <w:t>설치</w:t>
      </w:r>
      <w:r w:rsidRPr="0010502D">
        <w:rPr>
          <w:b/>
        </w:rPr>
        <w:t>*</w:t>
      </w:r>
    </w:p>
    <w:p w14:paraId="46E69844" w14:textId="62ECBB7A" w:rsidR="00963FD5" w:rsidRPr="003B4221" w:rsidDel="00EF482A" w:rsidRDefault="00963FD5" w:rsidP="00BB4A32">
      <w:pPr>
        <w:rPr>
          <w:del w:id="375" w:author="양 성훈" w:date="2023-09-14T15:23:00Z"/>
          <w:color w:val="FF0000"/>
          <w:rPrChange w:id="376" w:author="양 성훈" w:date="2023-09-14T15:02:00Z">
            <w:rPr>
              <w:del w:id="377" w:author="양 성훈" w:date="2023-09-14T15:23:00Z"/>
            </w:rPr>
          </w:rPrChange>
        </w:rPr>
      </w:pPr>
      <w:del w:id="378" w:author="양 성훈" w:date="2023-09-14T15:23:00Z">
        <w:r w:rsidRPr="003B4221" w:rsidDel="00EF482A">
          <w:rPr>
            <w:color w:val="FF0000"/>
            <w:rPrChange w:id="379" w:author="양 성훈" w:date="2023-09-14T15:02:00Z">
              <w:rPr/>
            </w:rPrChange>
          </w:rPr>
          <w:delText xml:space="preserve">[root@jaehyun src]# </w:delText>
        </w:r>
        <w:r w:rsidRPr="003B4221" w:rsidDel="00EF482A">
          <w:rPr>
            <w:color w:val="FF0000"/>
            <w:lang w:val="fr-FR"/>
            <w:rPrChange w:id="380" w:author="양 성훈" w:date="2023-09-14T15:02:00Z">
              <w:rPr>
                <w:color w:val="548DD4" w:themeColor="text2" w:themeTint="99"/>
                <w:lang w:val="fr-FR"/>
              </w:rPr>
            </w:rPrChange>
          </w:rPr>
          <w:delText>tar xvfz jansson-2.5.tar.gz</w:delText>
        </w:r>
      </w:del>
    </w:p>
    <w:p w14:paraId="176C3056" w14:textId="062FBE9A" w:rsidR="00963FD5" w:rsidRPr="003B4221" w:rsidDel="00EF482A" w:rsidRDefault="00963FD5" w:rsidP="00963FD5">
      <w:pPr>
        <w:rPr>
          <w:del w:id="381" w:author="양 성훈" w:date="2023-09-14T15:23:00Z"/>
          <w:color w:val="FF0000"/>
          <w:rPrChange w:id="382" w:author="양 성훈" w:date="2023-09-14T15:02:00Z">
            <w:rPr>
              <w:del w:id="383" w:author="양 성훈" w:date="2023-09-14T15:23:00Z"/>
            </w:rPr>
          </w:rPrChange>
        </w:rPr>
      </w:pPr>
      <w:del w:id="384" w:author="양 성훈" w:date="2023-09-14T15:23:00Z">
        <w:r w:rsidRPr="003B4221" w:rsidDel="00EF482A">
          <w:rPr>
            <w:color w:val="FF0000"/>
            <w:rPrChange w:id="385" w:author="양 성훈" w:date="2023-09-14T15:02:00Z">
              <w:rPr/>
            </w:rPrChange>
          </w:rPr>
          <w:delText xml:space="preserve">[root@jaehyun src]# </w:delText>
        </w:r>
        <w:r w:rsidR="00574A7B" w:rsidRPr="003B4221" w:rsidDel="00EF482A">
          <w:rPr>
            <w:color w:val="FF0000"/>
            <w:lang w:val="fr-FR"/>
            <w:rPrChange w:id="386" w:author="양 성훈" w:date="2023-09-14T15:02:00Z">
              <w:rPr>
                <w:color w:val="548DD4" w:themeColor="text2" w:themeTint="99"/>
                <w:lang w:val="fr-FR"/>
              </w:rPr>
            </w:rPrChange>
          </w:rPr>
          <w:delText>cd jansso</w:delText>
        </w:r>
        <w:r w:rsidRPr="003B4221" w:rsidDel="00EF482A">
          <w:rPr>
            <w:color w:val="FF0000"/>
            <w:lang w:val="fr-FR"/>
            <w:rPrChange w:id="387" w:author="양 성훈" w:date="2023-09-14T15:02:00Z">
              <w:rPr>
                <w:color w:val="548DD4" w:themeColor="text2" w:themeTint="99"/>
                <w:lang w:val="fr-FR"/>
              </w:rPr>
            </w:rPrChange>
          </w:rPr>
          <w:delText>n-2.5</w:delText>
        </w:r>
      </w:del>
    </w:p>
    <w:p w14:paraId="2C871F98" w14:textId="77F37FC1" w:rsidR="00963FD5" w:rsidRPr="003B4221" w:rsidDel="00EF482A" w:rsidRDefault="00963FD5" w:rsidP="00BB4A32">
      <w:pPr>
        <w:rPr>
          <w:del w:id="388" w:author="양 성훈" w:date="2023-09-14T15:23:00Z"/>
          <w:color w:val="FF0000"/>
          <w:rPrChange w:id="389" w:author="양 성훈" w:date="2023-09-14T15:02:00Z">
            <w:rPr>
              <w:del w:id="390" w:author="양 성훈" w:date="2023-09-14T15:23:00Z"/>
            </w:rPr>
          </w:rPrChange>
        </w:rPr>
      </w:pPr>
      <w:del w:id="391" w:author="양 성훈" w:date="2023-09-14T15:23:00Z">
        <w:r w:rsidRPr="003B4221" w:rsidDel="00EF482A">
          <w:rPr>
            <w:color w:val="FF0000"/>
            <w:rPrChange w:id="392" w:author="양 성훈" w:date="2023-09-14T15:02:00Z">
              <w:rPr/>
            </w:rPrChange>
          </w:rPr>
          <w:delText xml:space="preserve">[root@jaehyun jansson-2.5]# </w:delText>
        </w:r>
        <w:r w:rsidRPr="003B4221" w:rsidDel="00EF482A">
          <w:rPr>
            <w:color w:val="FF0000"/>
            <w:lang w:val="fr-FR"/>
            <w:rPrChange w:id="393" w:author="양 성훈" w:date="2023-09-14T15:02:00Z">
              <w:rPr>
                <w:color w:val="548DD4" w:themeColor="text2" w:themeTint="99"/>
                <w:lang w:val="fr-FR"/>
              </w:rPr>
            </w:rPrChange>
          </w:rPr>
          <w:delText>./configure &amp;&amp; make &amp;&amp; make install &amp;&amp; make check &amp;&amp; ldconfig</w:delText>
        </w:r>
      </w:del>
    </w:p>
    <w:p w14:paraId="5A88CDF3" w14:textId="56B624DB" w:rsidR="00EF482A" w:rsidRPr="003B4221" w:rsidRDefault="00D70505" w:rsidP="00BB4A32">
      <w:pPr>
        <w:rPr>
          <w:ins w:id="394" w:author="양 성훈" w:date="2023-08-31T17:26:00Z"/>
          <w:color w:val="FF0000"/>
          <w:lang w:val="fr-FR"/>
          <w:rPrChange w:id="395" w:author="양 성훈" w:date="2023-09-14T15:02:00Z">
            <w:rPr>
              <w:ins w:id="396" w:author="양 성훈" w:date="2023-08-31T17:26:00Z"/>
              <w:color w:val="548DD4" w:themeColor="text2" w:themeTint="99"/>
              <w:lang w:val="fr-FR"/>
            </w:rPr>
          </w:rPrChange>
        </w:rPr>
      </w:pPr>
      <w:del w:id="397" w:author="양 성훈" w:date="2023-09-14T15:23:00Z">
        <w:r w:rsidRPr="003B4221" w:rsidDel="00EF482A">
          <w:rPr>
            <w:color w:val="FF0000"/>
            <w:rPrChange w:id="398" w:author="양 성훈" w:date="2023-09-14T15:02:00Z">
              <w:rPr/>
            </w:rPrChange>
          </w:rPr>
          <w:delText xml:space="preserve">[root@jaehyun jansson-2.5]# </w:delText>
        </w:r>
        <w:r w:rsidRPr="003B4221" w:rsidDel="00EF482A">
          <w:rPr>
            <w:color w:val="FF0000"/>
            <w:lang w:val="fr-FR"/>
            <w:rPrChange w:id="399" w:author="양 성훈" w:date="2023-09-14T15:02:00Z">
              <w:rPr>
                <w:color w:val="548DD4" w:themeColor="text2" w:themeTint="99"/>
                <w:lang w:val="fr-FR"/>
              </w:rPr>
            </w:rPrChange>
          </w:rPr>
          <w:delText>cd ..</w:delText>
        </w:r>
      </w:del>
    </w:p>
    <w:p w14:paraId="2D703F11" w14:textId="193AE6D8" w:rsidR="00747B0C" w:rsidRPr="00A82D80" w:rsidRDefault="00A82D80" w:rsidP="00BB4A32">
      <w:pPr>
        <w:rPr>
          <w:ins w:id="400" w:author="양 성훈" w:date="2023-09-14T15:05:00Z"/>
          <w:color w:val="548DD4" w:themeColor="text2" w:themeTint="99"/>
          <w:rPrChange w:id="401" w:author="양 성훈" w:date="2023-09-15T15:33:00Z">
            <w:rPr>
              <w:ins w:id="402" w:author="양 성훈" w:date="2023-09-14T15:05:00Z"/>
              <w:rFonts w:ascii="Courier New" w:hAnsi="Courier New" w:cs="Courier New"/>
              <w:color w:val="FFFFFF"/>
              <w:sz w:val="26"/>
              <w:szCs w:val="26"/>
              <w:shd w:val="clear" w:color="auto" w:fill="051E30"/>
            </w:rPr>
          </w:rPrChange>
        </w:rPr>
      </w:pPr>
      <w:ins w:id="403" w:author="양 성훈" w:date="2023-09-15T15:33:00Z">
        <w:r w:rsidRPr="00036A2B">
          <w:rPr>
            <w:rFonts w:asciiTheme="majorHAnsi" w:eastAsiaTheme="majorHAnsi" w:hAnsiTheme="majorHAnsi"/>
            <w:szCs w:val="20"/>
          </w:rPr>
          <w:t>[root@jaehyun src]#</w:t>
        </w:r>
        <w:r>
          <w:rPr>
            <w:rFonts w:asciiTheme="majorHAnsi" w:eastAsiaTheme="majorHAnsi" w:hAnsiTheme="majorHAnsi"/>
            <w:szCs w:val="20"/>
          </w:rPr>
          <w:t xml:space="preserve"> </w:t>
        </w:r>
      </w:ins>
      <w:ins w:id="404" w:author="양 성훈" w:date="2023-09-14T15:03:00Z">
        <w:r w:rsidR="003B4221" w:rsidRPr="00A82D80">
          <w:rPr>
            <w:color w:val="548DD4" w:themeColor="text2" w:themeTint="99"/>
            <w:rPrChange w:id="405" w:author="양 성훈" w:date="2023-09-15T15:33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>yum -y install epel-release</w:t>
        </w:r>
      </w:ins>
    </w:p>
    <w:p w14:paraId="73D9EAD2" w14:textId="77777777" w:rsidR="00693C4C" w:rsidRPr="00A82D80" w:rsidRDefault="00693C4C" w:rsidP="00BB4A32">
      <w:pPr>
        <w:rPr>
          <w:ins w:id="406" w:author="양 성훈" w:date="2023-09-14T15:03:00Z"/>
          <w:color w:val="548DD4" w:themeColor="text2" w:themeTint="99"/>
          <w:rPrChange w:id="407" w:author="양 성훈" w:date="2023-09-15T15:33:00Z">
            <w:rPr>
              <w:ins w:id="408" w:author="양 성훈" w:date="2023-09-14T15:03:00Z"/>
              <w:rFonts w:ascii="Courier New" w:hAnsi="Courier New" w:cs="Courier New"/>
              <w:color w:val="FFFFFF"/>
              <w:sz w:val="26"/>
              <w:szCs w:val="26"/>
              <w:shd w:val="clear" w:color="auto" w:fill="051E30"/>
            </w:rPr>
          </w:rPrChange>
        </w:rPr>
      </w:pPr>
    </w:p>
    <w:p w14:paraId="635438C2" w14:textId="4FA8C92F" w:rsidR="00693C4C" w:rsidRPr="00A82D80" w:rsidRDefault="00A82D80" w:rsidP="00BB4A32">
      <w:pPr>
        <w:rPr>
          <w:ins w:id="409" w:author="양 성훈" w:date="2023-09-14T15:05:00Z"/>
          <w:color w:val="548DD4" w:themeColor="text2" w:themeTint="99"/>
          <w:rPrChange w:id="410" w:author="양 성훈" w:date="2023-09-15T15:33:00Z">
            <w:rPr>
              <w:ins w:id="411" w:author="양 성훈" w:date="2023-09-14T15:05:00Z"/>
              <w:rFonts w:ascii="Courier New" w:hAnsi="Courier New" w:cs="Courier New"/>
              <w:color w:val="FFFFFF"/>
              <w:sz w:val="26"/>
              <w:szCs w:val="26"/>
              <w:shd w:val="clear" w:color="auto" w:fill="051E30"/>
            </w:rPr>
          </w:rPrChange>
        </w:rPr>
      </w:pPr>
      <w:ins w:id="412" w:author="양 성훈" w:date="2023-09-15T15:33:00Z">
        <w:r w:rsidRPr="00036A2B">
          <w:rPr>
            <w:rFonts w:asciiTheme="majorHAnsi" w:eastAsiaTheme="majorHAnsi" w:hAnsiTheme="majorHAnsi"/>
            <w:szCs w:val="20"/>
          </w:rPr>
          <w:t>[root@jaehyun src]#</w:t>
        </w:r>
        <w:r>
          <w:rPr>
            <w:rFonts w:asciiTheme="majorHAnsi" w:eastAsiaTheme="majorHAnsi" w:hAnsiTheme="majorHAnsi"/>
            <w:szCs w:val="20"/>
          </w:rPr>
          <w:t xml:space="preserve"> </w:t>
        </w:r>
      </w:ins>
      <w:ins w:id="413" w:author="양 성훈" w:date="2023-09-14T15:04:00Z">
        <w:r w:rsidR="00693C4C" w:rsidRPr="00A82D80">
          <w:rPr>
            <w:color w:val="548DD4" w:themeColor="text2" w:themeTint="99"/>
            <w:rPrChange w:id="414" w:author="양 성훈" w:date="2023-09-15T15:33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>yum config-manager --set-enabled powertools</w:t>
        </w:r>
      </w:ins>
    </w:p>
    <w:p w14:paraId="31DFDACE" w14:textId="77777777" w:rsidR="00693C4C" w:rsidRPr="00A82D80" w:rsidRDefault="00693C4C" w:rsidP="00BB4A32">
      <w:pPr>
        <w:rPr>
          <w:ins w:id="415" w:author="양 성훈" w:date="2023-09-14T15:04:00Z"/>
          <w:color w:val="548DD4" w:themeColor="text2" w:themeTint="99"/>
          <w:rPrChange w:id="416" w:author="양 성훈" w:date="2023-09-15T15:33:00Z">
            <w:rPr>
              <w:ins w:id="417" w:author="양 성훈" w:date="2023-09-14T15:04:00Z"/>
              <w:color w:val="548DD4" w:themeColor="text2" w:themeTint="99"/>
              <w:lang w:val="fr-FR"/>
            </w:rPr>
          </w:rPrChange>
        </w:rPr>
      </w:pPr>
    </w:p>
    <w:p w14:paraId="4E68FF01" w14:textId="325706B3" w:rsidR="00693C4C" w:rsidRPr="00A82D80" w:rsidRDefault="00A82D80" w:rsidP="00BB4A32">
      <w:pPr>
        <w:rPr>
          <w:ins w:id="418" w:author="양 성훈" w:date="2023-09-14T15:05:00Z"/>
          <w:color w:val="548DD4" w:themeColor="text2" w:themeTint="99"/>
          <w:rPrChange w:id="419" w:author="양 성훈" w:date="2023-09-15T15:33:00Z">
            <w:rPr>
              <w:ins w:id="420" w:author="양 성훈" w:date="2023-09-14T15:05:00Z"/>
              <w:rFonts w:ascii="Courier New" w:hAnsi="Courier New" w:cs="Courier New"/>
              <w:color w:val="FFFFFF"/>
              <w:sz w:val="26"/>
              <w:szCs w:val="26"/>
              <w:shd w:val="clear" w:color="auto" w:fill="051E30"/>
            </w:rPr>
          </w:rPrChange>
        </w:rPr>
      </w:pPr>
      <w:ins w:id="421" w:author="양 성훈" w:date="2023-09-15T15:33:00Z">
        <w:r w:rsidRPr="00036A2B">
          <w:rPr>
            <w:rFonts w:asciiTheme="majorHAnsi" w:eastAsiaTheme="majorHAnsi" w:hAnsiTheme="majorHAnsi"/>
            <w:szCs w:val="20"/>
          </w:rPr>
          <w:t>[root@jaehyun src]#</w:t>
        </w:r>
        <w:r>
          <w:rPr>
            <w:rFonts w:asciiTheme="majorHAnsi" w:eastAsiaTheme="majorHAnsi" w:hAnsiTheme="majorHAnsi"/>
            <w:szCs w:val="20"/>
          </w:rPr>
          <w:t xml:space="preserve"> </w:t>
        </w:r>
      </w:ins>
      <w:ins w:id="422" w:author="양 성훈" w:date="2023-09-14T15:04:00Z">
        <w:r w:rsidR="00693C4C" w:rsidRPr="00A82D80">
          <w:rPr>
            <w:color w:val="548DD4" w:themeColor="text2" w:themeTint="99"/>
            <w:rPrChange w:id="423" w:author="양 성훈" w:date="2023-09-15T15:33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>yum group -y install "Development Tools"</w:t>
        </w:r>
      </w:ins>
    </w:p>
    <w:p w14:paraId="7C89D2CD" w14:textId="77777777" w:rsidR="00693C4C" w:rsidRPr="00A82D80" w:rsidRDefault="00693C4C" w:rsidP="00BB4A32">
      <w:pPr>
        <w:rPr>
          <w:ins w:id="424" w:author="양 성훈" w:date="2023-09-14T15:05:00Z"/>
          <w:color w:val="548DD4" w:themeColor="text2" w:themeTint="99"/>
          <w:rPrChange w:id="425" w:author="양 성훈" w:date="2023-09-15T15:33:00Z">
            <w:rPr>
              <w:ins w:id="426" w:author="양 성훈" w:date="2023-09-14T15:05:00Z"/>
              <w:rFonts w:ascii="Courier New" w:hAnsi="Courier New" w:cs="Courier New"/>
              <w:color w:val="FFFFFF"/>
              <w:sz w:val="26"/>
              <w:szCs w:val="26"/>
              <w:shd w:val="clear" w:color="auto" w:fill="051E30"/>
            </w:rPr>
          </w:rPrChange>
        </w:rPr>
      </w:pPr>
    </w:p>
    <w:p w14:paraId="537F1D0B" w14:textId="7F1A630E" w:rsidR="00693C4C" w:rsidRPr="00A82D80" w:rsidRDefault="00A82D80" w:rsidP="00BB4A32">
      <w:pPr>
        <w:rPr>
          <w:ins w:id="427" w:author="양 성훈" w:date="2023-09-14T15:02:00Z"/>
          <w:color w:val="548DD4" w:themeColor="text2" w:themeTint="99"/>
          <w:rPrChange w:id="428" w:author="양 성훈" w:date="2023-09-15T15:33:00Z">
            <w:rPr>
              <w:ins w:id="429" w:author="양 성훈" w:date="2023-09-14T15:02:00Z"/>
              <w:color w:val="548DD4" w:themeColor="text2" w:themeTint="99"/>
              <w:lang w:val="fr-FR"/>
            </w:rPr>
          </w:rPrChange>
        </w:rPr>
      </w:pPr>
      <w:ins w:id="430" w:author="양 성훈" w:date="2023-09-15T15:33:00Z">
        <w:r w:rsidRPr="00036A2B">
          <w:rPr>
            <w:rFonts w:asciiTheme="majorHAnsi" w:eastAsiaTheme="majorHAnsi" w:hAnsiTheme="majorHAnsi"/>
            <w:szCs w:val="20"/>
          </w:rPr>
          <w:t>[root@jaehyun src]#</w:t>
        </w:r>
        <w:r>
          <w:rPr>
            <w:rFonts w:asciiTheme="majorHAnsi" w:eastAsiaTheme="majorHAnsi" w:hAnsiTheme="majorHAnsi"/>
            <w:szCs w:val="20"/>
          </w:rPr>
          <w:t xml:space="preserve"> </w:t>
        </w:r>
      </w:ins>
      <w:ins w:id="431" w:author="양 성훈" w:date="2023-09-14T15:05:00Z">
        <w:r w:rsidR="00693C4C" w:rsidRPr="00A82D80">
          <w:rPr>
            <w:color w:val="548DD4" w:themeColor="text2" w:themeTint="99"/>
            <w:rPrChange w:id="432" w:author="양 성훈" w:date="2023-09-15T15:33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>yum -y install git wget vim  net-tools sqlite-devel psmisc ncurses-devel libtermcap-devel newt-devel libxml2-devel libtiff-devel gtk2-devel libtool libuuid-devel subversion kernel-devel crontabs cronie-anacron libedit libedit-devel</w:t>
        </w:r>
      </w:ins>
    </w:p>
    <w:p w14:paraId="12BE4CC1" w14:textId="77777777" w:rsidR="00693C4C" w:rsidRDefault="00693C4C" w:rsidP="003B4221">
      <w:pPr>
        <w:rPr>
          <w:ins w:id="433" w:author="양 성훈" w:date="2023-09-14T15:24:00Z"/>
        </w:rPr>
      </w:pPr>
    </w:p>
    <w:p w14:paraId="2FDF7241" w14:textId="262E8E8D" w:rsidR="00EF482A" w:rsidRPr="00E20C43" w:rsidRDefault="00EF482A" w:rsidP="003B4221">
      <w:pPr>
        <w:rPr>
          <w:ins w:id="434" w:author="양 성훈" w:date="2023-09-14T15:25:00Z"/>
          <w:b/>
          <w:color w:val="000000" w:themeColor="text1"/>
          <w:rPrChange w:id="435" w:author="양 성훈" w:date="2023-09-15T15:34:00Z">
            <w:rPr>
              <w:ins w:id="436" w:author="양 성훈" w:date="2023-09-14T15:25:00Z"/>
            </w:rPr>
          </w:rPrChange>
        </w:rPr>
      </w:pPr>
      <w:ins w:id="437" w:author="양 성훈" w:date="2023-09-14T15:25:00Z">
        <w:r w:rsidRPr="00E20C43">
          <w:rPr>
            <w:b/>
            <w:color w:val="000000" w:themeColor="text1"/>
            <w:rPrChange w:id="438" w:author="양 성훈" w:date="2023-09-15T15:34:00Z">
              <w:rPr/>
            </w:rPrChange>
          </w:rPr>
          <w:t>#</w:t>
        </w:r>
      </w:ins>
      <w:ins w:id="439" w:author="양 성훈" w:date="2023-09-15T15:33:00Z">
        <w:r w:rsidR="00A82D80" w:rsidRPr="00E20C43">
          <w:rPr>
            <w:b/>
            <w:color w:val="000000" w:themeColor="text1"/>
            <w:rPrChange w:id="440" w:author="양 성훈" w:date="2023-09-15T15:34:00Z">
              <w:rPr>
                <w:b/>
              </w:rPr>
            </w:rPrChange>
          </w:rPr>
          <w:t xml:space="preserve"> jansson </w:t>
        </w:r>
      </w:ins>
      <w:r w:rsidR="00811BF9" w:rsidRPr="00E20C43">
        <w:rPr>
          <w:b/>
          <w:color w:val="000000" w:themeColor="text1"/>
        </w:rPr>
        <w:t>2.13</w:t>
      </w:r>
    </w:p>
    <w:p w14:paraId="062C6539" w14:textId="2670DE43" w:rsidR="00EF482A" w:rsidRPr="00051669" w:rsidRDefault="00811BF9" w:rsidP="00EF482A">
      <w:pPr>
        <w:rPr>
          <w:ins w:id="441" w:author="양 성훈" w:date="2023-09-14T15:22:00Z"/>
          <w:color w:val="FF0000"/>
        </w:rPr>
      </w:pPr>
      <w:r w:rsidRPr="00A82D80">
        <w:rPr>
          <w:rFonts w:asciiTheme="majorHAnsi" w:eastAsiaTheme="majorHAnsi" w:hAnsiTheme="majorHAnsi"/>
          <w:szCs w:val="20"/>
        </w:rPr>
        <w:t xml:space="preserve"> </w:t>
      </w:r>
      <w:ins w:id="442" w:author="양 성훈" w:date="2023-09-14T15:22:00Z">
        <w:r w:rsidR="00EF482A" w:rsidRPr="00A82D80">
          <w:rPr>
            <w:rFonts w:asciiTheme="majorHAnsi" w:eastAsiaTheme="majorHAnsi" w:hAnsiTheme="majorHAnsi"/>
            <w:szCs w:val="20"/>
            <w:rPrChange w:id="443" w:author="양 성훈" w:date="2023-09-15T15:30:00Z">
              <w:rPr>
                <w:color w:val="FF0000"/>
              </w:rPr>
            </w:rPrChange>
          </w:rPr>
          <w:t>[root@jaehyun src]#</w:t>
        </w:r>
        <w:r w:rsidR="00EF482A" w:rsidRPr="00051669">
          <w:rPr>
            <w:color w:val="FF0000"/>
          </w:rPr>
          <w:t xml:space="preserve"> </w:t>
        </w:r>
        <w:r w:rsidR="00EF482A" w:rsidRPr="00A82D80">
          <w:rPr>
            <w:color w:val="548DD4" w:themeColor="text2" w:themeTint="99"/>
            <w:rPrChange w:id="444" w:author="양 성훈" w:date="2023-09-15T15:29:00Z">
              <w:rPr>
                <w:color w:val="FF0000"/>
                <w:lang w:val="fr-FR"/>
              </w:rPr>
            </w:rPrChange>
          </w:rPr>
          <w:t>tar xvfz jansson-2.13.tar.gz</w:t>
        </w:r>
      </w:ins>
    </w:p>
    <w:p w14:paraId="7033F075" w14:textId="141BC897" w:rsidR="00EF482A" w:rsidRPr="00051669" w:rsidRDefault="00EF482A" w:rsidP="00EF482A">
      <w:pPr>
        <w:rPr>
          <w:ins w:id="445" w:author="양 성훈" w:date="2023-09-14T15:22:00Z"/>
          <w:color w:val="FF0000"/>
        </w:rPr>
      </w:pPr>
      <w:ins w:id="446" w:author="양 성훈" w:date="2023-09-14T15:22:00Z">
        <w:r w:rsidRPr="00A82D80">
          <w:rPr>
            <w:rFonts w:asciiTheme="majorHAnsi" w:eastAsiaTheme="majorHAnsi" w:hAnsiTheme="majorHAnsi"/>
            <w:szCs w:val="20"/>
            <w:rPrChange w:id="447" w:author="양 성훈" w:date="2023-09-15T15:31:00Z">
              <w:rPr>
                <w:color w:val="FF0000"/>
              </w:rPr>
            </w:rPrChange>
          </w:rPr>
          <w:t>[root@jaehyun sr</w:t>
        </w:r>
        <w:r w:rsidRPr="00A82D80">
          <w:rPr>
            <w:rFonts w:asciiTheme="majorHAnsi" w:eastAsiaTheme="majorHAnsi" w:hAnsiTheme="majorHAnsi"/>
            <w:szCs w:val="20"/>
            <w:rPrChange w:id="448" w:author="양 성훈" w:date="2023-09-15T15:30:00Z">
              <w:rPr>
                <w:color w:val="FF0000"/>
              </w:rPr>
            </w:rPrChange>
          </w:rPr>
          <w:t xml:space="preserve">c]# </w:t>
        </w:r>
        <w:r w:rsidRPr="00A82D80">
          <w:rPr>
            <w:color w:val="548DD4" w:themeColor="text2" w:themeTint="99"/>
            <w:rPrChange w:id="449" w:author="양 성훈" w:date="2023-09-15T15:29:00Z">
              <w:rPr>
                <w:color w:val="FF0000"/>
                <w:lang w:val="fr-FR"/>
              </w:rPr>
            </w:rPrChange>
          </w:rPr>
          <w:t xml:space="preserve">cd </w:t>
        </w:r>
      </w:ins>
      <w:ins w:id="450" w:author="양 성훈" w:date="2023-09-14T15:23:00Z">
        <w:r w:rsidRPr="00A82D80">
          <w:rPr>
            <w:color w:val="548DD4" w:themeColor="text2" w:themeTint="99"/>
            <w:rPrChange w:id="451" w:author="양 성훈" w:date="2023-09-15T15:29:00Z">
              <w:rPr>
                <w:color w:val="FF0000"/>
                <w:lang w:val="fr-FR"/>
              </w:rPr>
            </w:rPrChange>
          </w:rPr>
          <w:t>jansson-2.13</w:t>
        </w:r>
      </w:ins>
    </w:p>
    <w:p w14:paraId="139CA48B" w14:textId="7605EC7D" w:rsidR="00EF482A" w:rsidRPr="00A82D80" w:rsidRDefault="00EF482A" w:rsidP="00EF482A">
      <w:pPr>
        <w:rPr>
          <w:ins w:id="452" w:author="양 성훈" w:date="2023-09-14T15:24:00Z"/>
          <w:color w:val="FF0000"/>
          <w:rPrChange w:id="453" w:author="양 성훈" w:date="2023-09-15T15:26:00Z">
            <w:rPr>
              <w:ins w:id="454" w:author="양 성훈" w:date="2023-09-14T15:24:00Z"/>
              <w:rFonts w:ascii="Courier New" w:hAnsi="Courier New" w:cs="Courier New"/>
              <w:color w:val="FFFFFF"/>
              <w:sz w:val="26"/>
              <w:szCs w:val="26"/>
              <w:shd w:val="clear" w:color="auto" w:fill="051E30"/>
            </w:rPr>
          </w:rPrChange>
        </w:rPr>
      </w:pPr>
      <w:ins w:id="455" w:author="양 성훈" w:date="2023-09-14T15:22:00Z">
        <w:r w:rsidRPr="00A82D80">
          <w:rPr>
            <w:rFonts w:asciiTheme="majorHAnsi" w:eastAsiaTheme="majorHAnsi" w:hAnsiTheme="majorHAnsi"/>
            <w:szCs w:val="20"/>
            <w:rPrChange w:id="456" w:author="양 성훈" w:date="2023-09-15T15:31:00Z">
              <w:rPr>
                <w:color w:val="FF0000"/>
              </w:rPr>
            </w:rPrChange>
          </w:rPr>
          <w:t>[root@jaehyun jansson-2.5]#</w:t>
        </w:r>
        <w:r w:rsidRPr="00051669">
          <w:rPr>
            <w:color w:val="FF0000"/>
          </w:rPr>
          <w:t xml:space="preserve"> </w:t>
        </w:r>
      </w:ins>
      <w:ins w:id="457" w:author="양 성훈" w:date="2023-09-14T15:24:00Z">
        <w:r w:rsidRPr="00A82D80">
          <w:rPr>
            <w:color w:val="548DD4" w:themeColor="text2" w:themeTint="99"/>
            <w:rPrChange w:id="458" w:author="양 성훈" w:date="2023-09-15T15:28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>./configure --prefix=/usr/</w:t>
        </w:r>
      </w:ins>
    </w:p>
    <w:p w14:paraId="2E59A1E6" w14:textId="77777777" w:rsidR="00EF482A" w:rsidRPr="00A82D80" w:rsidRDefault="00EF482A" w:rsidP="00EF482A">
      <w:pPr>
        <w:rPr>
          <w:ins w:id="459" w:author="양 성훈" w:date="2023-09-14T15:24:00Z"/>
          <w:color w:val="FF0000"/>
          <w:rPrChange w:id="460" w:author="양 성훈" w:date="2023-09-15T15:26:00Z">
            <w:rPr>
              <w:ins w:id="461" w:author="양 성훈" w:date="2023-09-14T15:24:00Z"/>
              <w:rFonts w:ascii="Courier New" w:hAnsi="Courier New" w:cs="Courier New"/>
              <w:color w:val="FFFFFF"/>
              <w:sz w:val="26"/>
              <w:szCs w:val="26"/>
              <w:shd w:val="clear" w:color="auto" w:fill="051E30"/>
            </w:rPr>
          </w:rPrChange>
        </w:rPr>
      </w:pPr>
      <w:ins w:id="462" w:author="양 성훈" w:date="2023-09-14T15:24:00Z">
        <w:r w:rsidRPr="00A82D80">
          <w:rPr>
            <w:rFonts w:asciiTheme="majorHAnsi" w:eastAsiaTheme="majorHAnsi" w:hAnsiTheme="majorHAnsi"/>
            <w:szCs w:val="20"/>
            <w:rPrChange w:id="463" w:author="양 성훈" w:date="2023-09-15T15:31:00Z">
              <w:rPr/>
            </w:rPrChange>
          </w:rPr>
          <w:t>[root@jaehyun jansson-2.5]#</w:t>
        </w:r>
        <w:r w:rsidRPr="00A82D80">
          <w:rPr>
            <w:color w:val="FF0000"/>
            <w:rPrChange w:id="464" w:author="양 성훈" w:date="2023-09-15T15:26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 xml:space="preserve"> </w:t>
        </w:r>
        <w:r w:rsidRPr="00A82D80">
          <w:rPr>
            <w:color w:val="548DD4" w:themeColor="text2" w:themeTint="99"/>
            <w:rPrChange w:id="465" w:author="양 성훈" w:date="2023-09-15T15:28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>make &amp;&amp; make install</w:t>
        </w:r>
      </w:ins>
    </w:p>
    <w:p w14:paraId="5C4E6B2C" w14:textId="77777777" w:rsidR="00EF482A" w:rsidRPr="00EF482A" w:rsidRDefault="00EF482A" w:rsidP="00EF482A">
      <w:pPr>
        <w:rPr>
          <w:ins w:id="466" w:author="양 성훈" w:date="2023-09-14T15:22:00Z"/>
          <w:color w:val="FF0000"/>
        </w:rPr>
      </w:pPr>
    </w:p>
    <w:p w14:paraId="7B613059" w14:textId="77777777" w:rsidR="00EF482A" w:rsidRDefault="00EF482A" w:rsidP="00EF482A">
      <w:pPr>
        <w:rPr>
          <w:ins w:id="467" w:author="양 성훈" w:date="2023-09-15T15:23:00Z"/>
          <w:color w:val="FF0000"/>
          <w:lang w:val="fr-FR"/>
        </w:rPr>
      </w:pPr>
      <w:ins w:id="468" w:author="양 성훈" w:date="2023-09-14T15:22:00Z">
        <w:r w:rsidRPr="00A82D80">
          <w:rPr>
            <w:rFonts w:asciiTheme="majorHAnsi" w:eastAsiaTheme="majorHAnsi" w:hAnsiTheme="majorHAnsi"/>
            <w:szCs w:val="20"/>
            <w:rPrChange w:id="469" w:author="양 성훈" w:date="2023-09-15T15:31:00Z">
              <w:rPr>
                <w:color w:val="FF0000"/>
              </w:rPr>
            </w:rPrChange>
          </w:rPr>
          <w:t>[root@jaehyun jansson-2.5]#</w:t>
        </w:r>
        <w:r w:rsidRPr="00051669">
          <w:rPr>
            <w:color w:val="FF0000"/>
          </w:rPr>
          <w:t xml:space="preserve"> </w:t>
        </w:r>
        <w:r w:rsidRPr="00A82D80">
          <w:rPr>
            <w:color w:val="548DD4" w:themeColor="text2" w:themeTint="99"/>
            <w:rPrChange w:id="470" w:author="양 성훈" w:date="2023-09-15T15:28:00Z">
              <w:rPr>
                <w:color w:val="FF0000"/>
                <w:lang w:val="fr-FR"/>
              </w:rPr>
            </w:rPrChange>
          </w:rPr>
          <w:t>cd ..</w:t>
        </w:r>
      </w:ins>
    </w:p>
    <w:p w14:paraId="5F303199" w14:textId="77777777" w:rsidR="00A82D80" w:rsidRDefault="00A82D80" w:rsidP="00EF482A">
      <w:pPr>
        <w:rPr>
          <w:ins w:id="471" w:author="양 성훈" w:date="2023-09-15T15:23:00Z"/>
          <w:color w:val="FF0000"/>
          <w:lang w:val="fr-FR"/>
        </w:rPr>
      </w:pPr>
    </w:p>
    <w:p w14:paraId="47696817" w14:textId="31CB250F" w:rsidR="00A82D80" w:rsidRPr="00E20C43" w:rsidRDefault="00A82D80" w:rsidP="00EF482A">
      <w:pPr>
        <w:rPr>
          <w:ins w:id="472" w:author="양 성훈" w:date="2023-09-15T15:23:00Z"/>
          <w:b/>
          <w:color w:val="000000" w:themeColor="text1"/>
          <w:lang w:val="fr-FR"/>
        </w:rPr>
      </w:pPr>
      <w:ins w:id="473" w:author="양 성훈" w:date="2023-09-15T15:23:00Z">
        <w:r w:rsidRPr="00E20C43">
          <w:rPr>
            <w:rFonts w:hint="eastAsia"/>
            <w:b/>
            <w:color w:val="000000" w:themeColor="text1"/>
            <w:lang w:val="fr-FR"/>
          </w:rPr>
          <w:t>#PJSIP</w:t>
        </w:r>
      </w:ins>
    </w:p>
    <w:p w14:paraId="647B701F" w14:textId="30BC9166" w:rsidR="00A82D80" w:rsidRPr="00051669" w:rsidRDefault="00A82D80" w:rsidP="00A82D80">
      <w:pPr>
        <w:rPr>
          <w:ins w:id="474" w:author="양 성훈" w:date="2023-09-15T15:23:00Z"/>
          <w:color w:val="FF0000"/>
        </w:rPr>
      </w:pPr>
      <w:ins w:id="475" w:author="양 성훈" w:date="2023-09-15T15:23:00Z">
        <w:r w:rsidRPr="00A82D80">
          <w:rPr>
            <w:rFonts w:asciiTheme="majorHAnsi" w:eastAsiaTheme="majorHAnsi" w:hAnsiTheme="majorHAnsi"/>
            <w:szCs w:val="20"/>
            <w:rPrChange w:id="476" w:author="양 성훈" w:date="2023-09-15T15:31:00Z">
              <w:rPr>
                <w:color w:val="FF0000"/>
              </w:rPr>
            </w:rPrChange>
          </w:rPr>
          <w:t>[root@jaehyun src]#</w:t>
        </w:r>
        <w:r w:rsidRPr="00051669">
          <w:rPr>
            <w:color w:val="FF0000"/>
          </w:rPr>
          <w:t xml:space="preserve"> </w:t>
        </w:r>
      </w:ins>
      <w:ins w:id="477" w:author="양 성훈" w:date="2023-09-18T10:58:00Z">
        <w:r w:rsidR="00E74722" w:rsidRPr="00E74722">
          <w:rPr>
            <w:color w:val="548DD4" w:themeColor="text2" w:themeTint="99"/>
            <w:rPrChange w:id="478" w:author="양 성훈" w:date="2023-09-18T10:58:00Z">
              <w:rPr>
                <w:color w:val="FF0000"/>
              </w:rPr>
            </w:rPrChange>
          </w:rPr>
          <w:t>tar xvfz</w:t>
        </w:r>
        <w:r w:rsidR="00E74722">
          <w:rPr>
            <w:rFonts w:hint="eastAsia"/>
            <w:color w:val="FF0000"/>
          </w:rPr>
          <w:t xml:space="preserve"> </w:t>
        </w:r>
      </w:ins>
      <w:ins w:id="479" w:author="양 성훈" w:date="2023-09-15T15:24:00Z">
        <w:r w:rsidRPr="00A82D80">
          <w:rPr>
            <w:color w:val="548DD4" w:themeColor="text2" w:themeTint="99"/>
            <w:rPrChange w:id="480" w:author="양 성훈" w:date="2023-09-15T15:28:00Z">
              <w:rPr>
                <w:color w:val="FF0000"/>
                <w:lang w:val="fr-FR"/>
              </w:rPr>
            </w:rPrChange>
          </w:rPr>
          <w:t>pjproject-2.13.1.tar.gz</w:t>
        </w:r>
      </w:ins>
    </w:p>
    <w:p w14:paraId="6E8930BF" w14:textId="18A0FFC7" w:rsidR="00A82D80" w:rsidRPr="00051669" w:rsidRDefault="00A82D80" w:rsidP="00A82D80">
      <w:pPr>
        <w:rPr>
          <w:ins w:id="481" w:author="양 성훈" w:date="2023-09-15T15:23:00Z"/>
          <w:color w:val="FF0000"/>
        </w:rPr>
      </w:pPr>
      <w:ins w:id="482" w:author="양 성훈" w:date="2023-09-15T15:23:00Z">
        <w:r w:rsidRPr="00A82D80">
          <w:rPr>
            <w:rFonts w:asciiTheme="majorHAnsi" w:eastAsiaTheme="majorHAnsi" w:hAnsiTheme="majorHAnsi"/>
            <w:szCs w:val="20"/>
            <w:rPrChange w:id="483" w:author="양 성훈" w:date="2023-09-15T15:31:00Z">
              <w:rPr>
                <w:color w:val="FF0000"/>
              </w:rPr>
            </w:rPrChange>
          </w:rPr>
          <w:t>[root@jaehyun src]#</w:t>
        </w:r>
        <w:r w:rsidRPr="00051669">
          <w:rPr>
            <w:color w:val="FF0000"/>
          </w:rPr>
          <w:t xml:space="preserve"> </w:t>
        </w:r>
        <w:r w:rsidRPr="00A82D80">
          <w:rPr>
            <w:color w:val="548DD4" w:themeColor="text2" w:themeTint="99"/>
            <w:rPrChange w:id="484" w:author="양 성훈" w:date="2023-09-15T15:28:00Z">
              <w:rPr>
                <w:color w:val="FF0000"/>
                <w:lang w:val="fr-FR"/>
              </w:rPr>
            </w:rPrChange>
          </w:rPr>
          <w:t xml:space="preserve">cd </w:t>
        </w:r>
      </w:ins>
      <w:ins w:id="485" w:author="양 성훈" w:date="2023-09-15T15:24:00Z">
        <w:r w:rsidRPr="00A82D80">
          <w:rPr>
            <w:color w:val="548DD4" w:themeColor="text2" w:themeTint="99"/>
            <w:rPrChange w:id="486" w:author="양 성훈" w:date="2023-09-15T15:28:00Z">
              <w:rPr>
                <w:color w:val="FF0000"/>
                <w:lang w:val="fr-FR"/>
              </w:rPr>
            </w:rPrChange>
          </w:rPr>
          <w:t>pjproject-2.13.1</w:t>
        </w:r>
      </w:ins>
    </w:p>
    <w:p w14:paraId="7EA45B91" w14:textId="5F8F8945" w:rsidR="00A82D80" w:rsidRPr="003D1260" w:rsidRDefault="00A82D80" w:rsidP="00A82D80">
      <w:pPr>
        <w:rPr>
          <w:ins w:id="487" w:author="양 성훈" w:date="2023-09-15T15:23:00Z"/>
          <w:color w:val="FF0000"/>
        </w:rPr>
      </w:pPr>
      <w:ins w:id="488" w:author="양 성훈" w:date="2023-09-15T15:23:00Z">
        <w:r w:rsidRPr="00A82D80">
          <w:rPr>
            <w:rFonts w:asciiTheme="majorHAnsi" w:eastAsiaTheme="majorHAnsi" w:hAnsiTheme="majorHAnsi"/>
            <w:szCs w:val="20"/>
            <w:rPrChange w:id="489" w:author="양 성훈" w:date="2023-09-15T15:31:00Z">
              <w:rPr>
                <w:color w:val="FF0000"/>
              </w:rPr>
            </w:rPrChange>
          </w:rPr>
          <w:t xml:space="preserve">[root@jaehyun </w:t>
        </w:r>
      </w:ins>
      <w:ins w:id="490" w:author="양 성훈" w:date="2023-09-15T15:29:00Z">
        <w:r w:rsidRPr="00A82D80">
          <w:rPr>
            <w:rFonts w:asciiTheme="majorHAnsi" w:eastAsiaTheme="majorHAnsi" w:hAnsiTheme="majorHAnsi"/>
            <w:szCs w:val="20"/>
            <w:rPrChange w:id="491" w:author="양 성훈" w:date="2023-09-15T15:31:00Z">
              <w:rPr>
                <w:color w:val="548DD4" w:themeColor="text2" w:themeTint="99"/>
              </w:rPr>
            </w:rPrChange>
          </w:rPr>
          <w:t>pjproject-2.13.1</w:t>
        </w:r>
      </w:ins>
      <w:ins w:id="492" w:author="양 성훈" w:date="2023-09-15T15:23:00Z">
        <w:r w:rsidRPr="00A82D80">
          <w:rPr>
            <w:rFonts w:asciiTheme="majorHAnsi" w:eastAsiaTheme="majorHAnsi" w:hAnsiTheme="majorHAnsi"/>
            <w:szCs w:val="20"/>
            <w:rPrChange w:id="493" w:author="양 성훈" w:date="2023-09-15T15:31:00Z">
              <w:rPr>
                <w:color w:val="FF0000"/>
              </w:rPr>
            </w:rPrChange>
          </w:rPr>
          <w:t>]#</w:t>
        </w:r>
        <w:r w:rsidRPr="00051669">
          <w:rPr>
            <w:color w:val="FF0000"/>
          </w:rPr>
          <w:t xml:space="preserve"> </w:t>
        </w:r>
      </w:ins>
      <w:ins w:id="494" w:author="양 성훈" w:date="2023-09-15T15:24:00Z">
        <w:r w:rsidRPr="00A82D80">
          <w:rPr>
            <w:color w:val="548DD4" w:themeColor="text2" w:themeTint="99"/>
            <w:rPrChange w:id="495" w:author="양 성훈" w:date="2023-09-15T15:28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>./configure CFLAGS="-DNDEBUG -DPJ_HAS_IPV6=1" --prefix=/usr --libdir=/usr/lib64 --enable-shared --disable-video --disable-sound --disable-opencore-amr</w:t>
        </w:r>
        <w:r w:rsidRPr="00A82D80">
          <w:rPr>
            <w:color w:val="FF0000"/>
            <w:rPrChange w:id="496" w:author="양 성훈" w:date="2023-09-15T15:25:00Z">
              <w:rPr/>
            </w:rPrChange>
          </w:rPr>
          <w:t xml:space="preserve"> </w:t>
        </w:r>
      </w:ins>
    </w:p>
    <w:p w14:paraId="0259BB0C" w14:textId="033BC7A2" w:rsidR="00A82D80" w:rsidRPr="00A82D80" w:rsidRDefault="00A82D80" w:rsidP="00A82D80">
      <w:pPr>
        <w:rPr>
          <w:ins w:id="497" w:author="양 성훈" w:date="2023-09-15T15:23:00Z"/>
          <w:color w:val="FF0000"/>
          <w:rPrChange w:id="498" w:author="양 성훈" w:date="2023-09-15T15:25:00Z">
            <w:rPr>
              <w:ins w:id="499" w:author="양 성훈" w:date="2023-09-15T15:23:00Z"/>
              <w:color w:val="FF0000"/>
              <w:lang w:val="fr-FR"/>
            </w:rPr>
          </w:rPrChange>
        </w:rPr>
      </w:pPr>
      <w:ins w:id="500" w:author="양 성훈" w:date="2023-09-15T15:23:00Z">
        <w:r w:rsidRPr="00A82D80">
          <w:rPr>
            <w:rFonts w:asciiTheme="majorHAnsi" w:eastAsiaTheme="majorHAnsi" w:hAnsiTheme="majorHAnsi"/>
            <w:szCs w:val="20"/>
            <w:rPrChange w:id="501" w:author="양 성훈" w:date="2023-09-15T15:31:00Z">
              <w:rPr>
                <w:color w:val="FF0000"/>
              </w:rPr>
            </w:rPrChange>
          </w:rPr>
          <w:t xml:space="preserve">[root@jaehyun </w:t>
        </w:r>
      </w:ins>
      <w:ins w:id="502" w:author="양 성훈" w:date="2023-09-15T15:29:00Z">
        <w:r w:rsidRPr="00A82D80">
          <w:rPr>
            <w:rFonts w:asciiTheme="majorHAnsi" w:eastAsiaTheme="majorHAnsi" w:hAnsiTheme="majorHAnsi"/>
            <w:szCs w:val="20"/>
            <w:rPrChange w:id="503" w:author="양 성훈" w:date="2023-09-15T15:31:00Z">
              <w:rPr>
                <w:color w:val="548DD4" w:themeColor="text2" w:themeTint="99"/>
              </w:rPr>
            </w:rPrChange>
          </w:rPr>
          <w:t>pjproject-2.13.1</w:t>
        </w:r>
      </w:ins>
      <w:ins w:id="504" w:author="양 성훈" w:date="2023-09-15T15:23:00Z">
        <w:r w:rsidRPr="00A82D80">
          <w:rPr>
            <w:rFonts w:asciiTheme="majorHAnsi" w:eastAsiaTheme="majorHAnsi" w:hAnsiTheme="majorHAnsi"/>
            <w:szCs w:val="20"/>
            <w:rPrChange w:id="505" w:author="양 성훈" w:date="2023-09-15T15:31:00Z">
              <w:rPr>
                <w:color w:val="FF0000"/>
              </w:rPr>
            </w:rPrChange>
          </w:rPr>
          <w:t>]#</w:t>
        </w:r>
        <w:r w:rsidRPr="00051669">
          <w:rPr>
            <w:color w:val="FF0000"/>
          </w:rPr>
          <w:t xml:space="preserve"> </w:t>
        </w:r>
      </w:ins>
      <w:ins w:id="506" w:author="양 성훈" w:date="2023-09-15T15:24:00Z">
        <w:r w:rsidRPr="00A82D80">
          <w:rPr>
            <w:color w:val="548DD4" w:themeColor="text2" w:themeTint="99"/>
            <w:rPrChange w:id="507" w:author="양 성훈" w:date="2023-09-15T15:28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>make dep</w:t>
        </w:r>
      </w:ins>
    </w:p>
    <w:p w14:paraId="56EBB5C3" w14:textId="1AFFA7DD" w:rsidR="00A82D80" w:rsidRDefault="00A82D80" w:rsidP="00EF482A">
      <w:pPr>
        <w:rPr>
          <w:ins w:id="508" w:author="양 성훈" w:date="2023-09-15T15:24:00Z"/>
          <w:color w:val="FF0000"/>
        </w:rPr>
      </w:pPr>
      <w:ins w:id="509" w:author="양 성훈" w:date="2023-09-15T15:24:00Z">
        <w:r w:rsidRPr="00A82D80">
          <w:rPr>
            <w:rFonts w:asciiTheme="majorHAnsi" w:eastAsiaTheme="majorHAnsi" w:hAnsiTheme="majorHAnsi"/>
            <w:szCs w:val="20"/>
            <w:rPrChange w:id="510" w:author="양 성훈" w:date="2023-09-15T15:31:00Z">
              <w:rPr>
                <w:color w:val="FF0000"/>
              </w:rPr>
            </w:rPrChange>
          </w:rPr>
          <w:t xml:space="preserve">[root@jaehyun </w:t>
        </w:r>
      </w:ins>
      <w:ins w:id="511" w:author="양 성훈" w:date="2023-09-15T15:30:00Z">
        <w:r w:rsidRPr="00A82D80">
          <w:rPr>
            <w:rFonts w:asciiTheme="majorHAnsi" w:eastAsiaTheme="majorHAnsi" w:hAnsiTheme="majorHAnsi"/>
            <w:szCs w:val="20"/>
            <w:rPrChange w:id="512" w:author="양 성훈" w:date="2023-09-15T15:31:00Z">
              <w:rPr>
                <w:color w:val="548DD4" w:themeColor="text2" w:themeTint="99"/>
              </w:rPr>
            </w:rPrChange>
          </w:rPr>
          <w:t>pjproject-2.13.1</w:t>
        </w:r>
      </w:ins>
      <w:ins w:id="513" w:author="양 성훈" w:date="2023-09-15T15:24:00Z">
        <w:r w:rsidRPr="00A82D80">
          <w:rPr>
            <w:rFonts w:asciiTheme="majorHAnsi" w:eastAsiaTheme="majorHAnsi" w:hAnsiTheme="majorHAnsi"/>
            <w:szCs w:val="20"/>
            <w:rPrChange w:id="514" w:author="양 성훈" w:date="2023-09-15T15:31:00Z">
              <w:rPr>
                <w:color w:val="FF0000"/>
              </w:rPr>
            </w:rPrChange>
          </w:rPr>
          <w:t>]#</w:t>
        </w:r>
      </w:ins>
      <w:ins w:id="515" w:author="양 성훈" w:date="2023-09-15T15:25:00Z">
        <w:r>
          <w:rPr>
            <w:color w:val="FF0000"/>
          </w:rPr>
          <w:t xml:space="preserve"> </w:t>
        </w:r>
        <w:r w:rsidRPr="00A82D80">
          <w:rPr>
            <w:color w:val="548DD4" w:themeColor="text2" w:themeTint="99"/>
            <w:rPrChange w:id="516" w:author="양 성훈" w:date="2023-09-15T15:28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>make</w:t>
        </w:r>
      </w:ins>
    </w:p>
    <w:p w14:paraId="759B2507" w14:textId="52F6A9B5" w:rsidR="00A82D80" w:rsidRPr="00A82D80" w:rsidRDefault="00A82D80" w:rsidP="00EF482A">
      <w:pPr>
        <w:rPr>
          <w:ins w:id="517" w:author="양 성훈" w:date="2023-09-15T15:23:00Z"/>
          <w:color w:val="FF0000"/>
          <w:rPrChange w:id="518" w:author="양 성훈" w:date="2023-09-15T15:25:00Z">
            <w:rPr>
              <w:ins w:id="519" w:author="양 성훈" w:date="2023-09-15T15:23:00Z"/>
              <w:color w:val="FF0000"/>
              <w:lang w:val="fr-FR"/>
            </w:rPr>
          </w:rPrChange>
        </w:rPr>
      </w:pPr>
      <w:ins w:id="520" w:author="양 성훈" w:date="2023-09-15T15:24:00Z">
        <w:r w:rsidRPr="00A82D80">
          <w:rPr>
            <w:rFonts w:asciiTheme="majorHAnsi" w:eastAsiaTheme="majorHAnsi" w:hAnsiTheme="majorHAnsi"/>
            <w:szCs w:val="20"/>
            <w:rPrChange w:id="521" w:author="양 성훈" w:date="2023-09-15T15:31:00Z">
              <w:rPr>
                <w:color w:val="FF0000"/>
              </w:rPr>
            </w:rPrChange>
          </w:rPr>
          <w:t xml:space="preserve">[root@jaehyun </w:t>
        </w:r>
      </w:ins>
      <w:ins w:id="522" w:author="양 성훈" w:date="2023-09-15T15:30:00Z">
        <w:r w:rsidRPr="00A82D80">
          <w:rPr>
            <w:rFonts w:asciiTheme="majorHAnsi" w:eastAsiaTheme="majorHAnsi" w:hAnsiTheme="majorHAnsi"/>
            <w:szCs w:val="20"/>
            <w:rPrChange w:id="523" w:author="양 성훈" w:date="2023-09-15T15:31:00Z">
              <w:rPr>
                <w:color w:val="548DD4" w:themeColor="text2" w:themeTint="99"/>
              </w:rPr>
            </w:rPrChange>
          </w:rPr>
          <w:t>pjproject-2.13.1</w:t>
        </w:r>
      </w:ins>
      <w:ins w:id="524" w:author="양 성훈" w:date="2023-09-15T15:24:00Z">
        <w:r w:rsidRPr="00A82D80">
          <w:rPr>
            <w:rFonts w:asciiTheme="majorHAnsi" w:eastAsiaTheme="majorHAnsi" w:hAnsiTheme="majorHAnsi"/>
            <w:szCs w:val="20"/>
            <w:rPrChange w:id="525" w:author="양 성훈" w:date="2023-09-15T15:31:00Z">
              <w:rPr>
                <w:color w:val="FF0000"/>
              </w:rPr>
            </w:rPrChange>
          </w:rPr>
          <w:t>]#</w:t>
        </w:r>
      </w:ins>
      <w:ins w:id="526" w:author="양 성훈" w:date="2023-09-15T15:25:00Z">
        <w:r>
          <w:rPr>
            <w:color w:val="FF0000"/>
          </w:rPr>
          <w:t xml:space="preserve"> </w:t>
        </w:r>
        <w:r w:rsidRPr="00A82D80">
          <w:rPr>
            <w:color w:val="548DD4" w:themeColor="text2" w:themeTint="99"/>
            <w:rPrChange w:id="527" w:author="양 성훈" w:date="2023-09-15T15:28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>make install</w:t>
        </w:r>
      </w:ins>
    </w:p>
    <w:p w14:paraId="0268B675" w14:textId="3F17077C" w:rsidR="00EF482A" w:rsidRPr="00A82D80" w:rsidRDefault="00A82D80" w:rsidP="003B4221">
      <w:pPr>
        <w:rPr>
          <w:ins w:id="528" w:author="양 성훈" w:date="2023-09-14T15:22:00Z"/>
          <w:color w:val="FF0000"/>
          <w:rPrChange w:id="529" w:author="양 성훈" w:date="2023-09-15T15:25:00Z">
            <w:rPr>
              <w:ins w:id="530" w:author="양 성훈" w:date="2023-09-14T15:22:00Z"/>
              <w:rFonts w:ascii="Courier New" w:hAnsi="Courier New" w:cs="Courier New"/>
              <w:color w:val="FFFFFF"/>
              <w:sz w:val="26"/>
              <w:szCs w:val="26"/>
              <w:shd w:val="clear" w:color="auto" w:fill="051E30"/>
            </w:rPr>
          </w:rPrChange>
        </w:rPr>
      </w:pPr>
      <w:ins w:id="531" w:author="양 성훈" w:date="2023-09-15T15:25:00Z">
        <w:r w:rsidRPr="00A82D80">
          <w:rPr>
            <w:rFonts w:asciiTheme="majorHAnsi" w:eastAsiaTheme="majorHAnsi" w:hAnsiTheme="majorHAnsi"/>
            <w:szCs w:val="20"/>
            <w:rPrChange w:id="532" w:author="양 성훈" w:date="2023-09-15T15:31:00Z">
              <w:rPr>
                <w:color w:val="FF0000"/>
              </w:rPr>
            </w:rPrChange>
          </w:rPr>
          <w:t xml:space="preserve">[root@jaehyun </w:t>
        </w:r>
      </w:ins>
      <w:ins w:id="533" w:author="양 성훈" w:date="2023-09-15T15:30:00Z">
        <w:r w:rsidRPr="00A82D80">
          <w:rPr>
            <w:rFonts w:asciiTheme="majorHAnsi" w:eastAsiaTheme="majorHAnsi" w:hAnsiTheme="majorHAnsi"/>
            <w:szCs w:val="20"/>
            <w:rPrChange w:id="534" w:author="양 성훈" w:date="2023-09-15T15:31:00Z">
              <w:rPr>
                <w:color w:val="548DD4" w:themeColor="text2" w:themeTint="99"/>
              </w:rPr>
            </w:rPrChange>
          </w:rPr>
          <w:t>pjproject-2.13.1</w:t>
        </w:r>
      </w:ins>
      <w:ins w:id="535" w:author="양 성훈" w:date="2023-09-15T15:25:00Z">
        <w:r w:rsidRPr="00A82D80">
          <w:rPr>
            <w:rFonts w:asciiTheme="majorHAnsi" w:eastAsiaTheme="majorHAnsi" w:hAnsiTheme="majorHAnsi"/>
            <w:szCs w:val="20"/>
            <w:rPrChange w:id="536" w:author="양 성훈" w:date="2023-09-15T15:31:00Z">
              <w:rPr>
                <w:color w:val="FF0000"/>
              </w:rPr>
            </w:rPrChange>
          </w:rPr>
          <w:t>]#</w:t>
        </w:r>
        <w:r w:rsidRPr="00A82D80">
          <w:rPr>
            <w:color w:val="FF0000"/>
            <w:rPrChange w:id="537" w:author="양 성훈" w:date="2023-09-15T15:25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 xml:space="preserve"> </w:t>
        </w:r>
        <w:r w:rsidRPr="00A82D80">
          <w:rPr>
            <w:color w:val="548DD4" w:themeColor="text2" w:themeTint="99"/>
            <w:rPrChange w:id="538" w:author="양 성훈" w:date="2023-09-15T15:28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>ldconfig</w:t>
        </w:r>
      </w:ins>
    </w:p>
    <w:p w14:paraId="24700C12" w14:textId="3CE3127C" w:rsidR="00EF482A" w:rsidRPr="00A82D80" w:rsidRDefault="00EF482A" w:rsidP="003B4221">
      <w:pPr>
        <w:rPr>
          <w:ins w:id="539" w:author="양 성훈" w:date="2023-09-14T15:02:00Z"/>
          <w:color w:val="FF0000"/>
          <w:rPrChange w:id="540" w:author="양 성훈" w:date="2023-09-15T15:25:00Z">
            <w:rPr>
              <w:ins w:id="541" w:author="양 성훈" w:date="2023-09-14T15:02:00Z"/>
              <w:color w:val="548DD4" w:themeColor="text2" w:themeTint="99"/>
              <w:lang w:val="fr-FR"/>
            </w:rPr>
          </w:rPrChange>
        </w:rPr>
      </w:pPr>
      <w:ins w:id="542" w:author="양 성훈" w:date="2023-09-14T15:26:00Z">
        <w:r w:rsidRPr="00A82D80">
          <w:rPr>
            <w:rFonts w:asciiTheme="majorHAnsi" w:eastAsiaTheme="majorHAnsi" w:hAnsiTheme="majorHAnsi"/>
            <w:szCs w:val="20"/>
            <w:rPrChange w:id="543" w:author="양 성훈" w:date="2023-09-15T15:31:00Z">
              <w:rPr/>
            </w:rPrChange>
          </w:rPr>
          <w:t>[root@jaehyun src]#</w:t>
        </w:r>
        <w:r w:rsidRPr="00A82D80">
          <w:rPr>
            <w:color w:val="FF0000"/>
            <w:rPrChange w:id="544" w:author="양 성훈" w:date="2023-09-15T15:25:00Z">
              <w:rPr/>
            </w:rPrChange>
          </w:rPr>
          <w:t xml:space="preserve"> </w:t>
        </w:r>
        <w:r w:rsidR="00A82D80" w:rsidRPr="00A82D80">
          <w:rPr>
            <w:color w:val="548DD4" w:themeColor="text2" w:themeTint="99"/>
            <w:rPrChange w:id="545" w:author="양 성훈" w:date="2023-09-15T15:28:00Z">
              <w:rPr/>
            </w:rPrChange>
          </w:rPr>
          <w:t>cd ..</w:t>
        </w:r>
      </w:ins>
    </w:p>
    <w:p w14:paraId="31A74D5F" w14:textId="2AC71EDD" w:rsidR="00A901C9" w:rsidDel="00EF482A" w:rsidRDefault="00A901C9" w:rsidP="001D25AC">
      <w:pPr>
        <w:rPr>
          <w:del w:id="546" w:author="양 성훈" w:date="2023-09-14T13:52:00Z"/>
          <w:color w:val="548DD4" w:themeColor="text2" w:themeTint="99"/>
          <w:lang w:val="fr-FR"/>
        </w:rPr>
      </w:pPr>
    </w:p>
    <w:p w14:paraId="43FEC64C" w14:textId="77777777" w:rsidR="00EF482A" w:rsidRDefault="00EF482A" w:rsidP="001D25AC">
      <w:pPr>
        <w:rPr>
          <w:ins w:id="547" w:author="양 성훈" w:date="2023-09-14T15:26:00Z"/>
          <w:b/>
        </w:rPr>
      </w:pPr>
    </w:p>
    <w:p w14:paraId="1A67FF0C" w14:textId="4E25CA79" w:rsidR="00D70505" w:rsidRPr="00A757A2" w:rsidDel="003B4221" w:rsidRDefault="00D70505" w:rsidP="001D25AC">
      <w:pPr>
        <w:rPr>
          <w:del w:id="548" w:author="양 성훈" w:date="2023-09-14T15:01:00Z"/>
          <w:sz w:val="10"/>
          <w:szCs w:val="10"/>
        </w:rPr>
      </w:pPr>
    </w:p>
    <w:p w14:paraId="604B0AA6" w14:textId="77777777" w:rsidR="00747B0C" w:rsidRPr="00747B0C" w:rsidRDefault="00747B0C" w:rsidP="001D25AC">
      <w:pPr>
        <w:rPr>
          <w:ins w:id="549" w:author="양 성훈" w:date="2023-08-31T17:46:00Z"/>
          <w:lang w:val="fr-FR"/>
          <w:rPrChange w:id="550" w:author="양 성훈" w:date="2023-08-31T17:46:00Z">
            <w:rPr>
              <w:ins w:id="551" w:author="양 성훈" w:date="2023-08-31T17:46:00Z"/>
            </w:rPr>
          </w:rPrChange>
        </w:rPr>
      </w:pPr>
    </w:p>
    <w:p w14:paraId="085EDB50" w14:textId="1AE3E597" w:rsidR="006E62A6" w:rsidRDefault="00E20C43">
      <w:pPr>
        <w:rPr>
          <w:b/>
          <w:color w:val="000000" w:themeColor="text1"/>
        </w:rPr>
        <w:pPrChange w:id="552" w:author="양 성훈" w:date="2023-09-15T15:58:00Z">
          <w:pPr>
            <w:ind w:leftChars="1500" w:left="3000"/>
          </w:pPr>
        </w:pPrChange>
      </w:pPr>
      <w:r w:rsidRPr="00E20C43">
        <w:rPr>
          <w:b/>
          <w:color w:val="000000" w:themeColor="text1"/>
        </w:rPr>
        <w:t xml:space="preserve"># </w:t>
      </w:r>
      <w:r w:rsidRPr="00E20C43">
        <w:rPr>
          <w:rFonts w:hint="eastAsia"/>
          <w:b/>
          <w:color w:val="000000" w:themeColor="text1"/>
        </w:rPr>
        <w:t xml:space="preserve">Asterisk 16 / 18 설치 가능 하나 </w:t>
      </w:r>
      <w:r w:rsidRPr="00E20C43">
        <w:rPr>
          <w:b/>
          <w:color w:val="000000" w:themeColor="text1"/>
        </w:rPr>
        <w:t>18</w:t>
      </w:r>
      <w:r w:rsidRPr="00E20C43">
        <w:rPr>
          <w:rFonts w:hint="eastAsia"/>
          <w:b/>
          <w:color w:val="000000" w:themeColor="text1"/>
        </w:rPr>
        <w:t>로 설치</w:t>
      </w:r>
    </w:p>
    <w:p w14:paraId="33EB82B6" w14:textId="77777777" w:rsidR="00E20C43" w:rsidRPr="00E20C43" w:rsidRDefault="00E20C43" w:rsidP="00E20C43">
      <w:pPr>
        <w:rPr>
          <w:ins w:id="553" w:author="양 성훈" w:date="2023-09-14T15:27:00Z"/>
          <w:b/>
          <w:color w:val="000000" w:themeColor="text1"/>
          <w:rPrChange w:id="554" w:author="양 성훈" w:date="2023-09-14T15:27:00Z">
            <w:rPr>
              <w:ins w:id="555" w:author="양 성훈" w:date="2023-09-14T15:27:00Z"/>
              <w:color w:val="FF0000"/>
            </w:rPr>
          </w:rPrChange>
        </w:rPr>
      </w:pPr>
    </w:p>
    <w:p w14:paraId="14F736D1" w14:textId="5BD777B0" w:rsidR="006E62A6" w:rsidRPr="00FD4C54" w:rsidRDefault="006E62A6" w:rsidP="006E62A6">
      <w:pPr>
        <w:rPr>
          <w:ins w:id="556" w:author="양 성훈" w:date="2023-09-14T15:27:00Z"/>
          <w:color w:val="FF0000"/>
          <w:highlight w:val="lightGray"/>
          <w:rPrChange w:id="557" w:author="양 성훈" w:date="2023-09-14T15:27:00Z">
            <w:rPr>
              <w:ins w:id="558" w:author="양 성훈" w:date="2023-09-14T15:27:00Z"/>
              <w:color w:val="FF0000"/>
            </w:rPr>
          </w:rPrChange>
        </w:rPr>
      </w:pPr>
      <w:ins w:id="559" w:author="양 성훈" w:date="2023-09-14T15:27:00Z">
        <w:r w:rsidRPr="00FD4C54">
          <w:rPr>
            <w:color w:val="FF0000"/>
            <w:highlight w:val="lightGray"/>
            <w:rPrChange w:id="560" w:author="양 성훈" w:date="2023-09-14T15:27:00Z">
              <w:rPr>
                <w:color w:val="FF0000"/>
              </w:rPr>
            </w:rPrChange>
          </w:rPr>
          <w:t xml:space="preserve">[root@jaehyun src]# </w:t>
        </w:r>
        <w:r w:rsidRPr="00FD4C54">
          <w:rPr>
            <w:color w:val="FF0000"/>
            <w:highlight w:val="lightGray"/>
            <w:rPrChange w:id="561" w:author="양 성훈" w:date="2023-09-15T15:28:00Z">
              <w:rPr>
                <w:color w:val="FF0000"/>
              </w:rPr>
            </w:rPrChange>
          </w:rPr>
          <w:t>tar xvfz asterisk-16.30.1_EICN.tar.gz</w:t>
        </w:r>
        <w:r w:rsidRPr="00FD4C54">
          <w:rPr>
            <w:color w:val="FF0000"/>
            <w:highlight w:val="lightGray"/>
            <w:rPrChange w:id="562" w:author="양 성훈" w:date="2023-09-14T15:27:00Z">
              <w:rPr>
                <w:color w:val="FF0000"/>
              </w:rPr>
            </w:rPrChange>
          </w:rPr>
          <w:t xml:space="preserve"> </w:t>
        </w:r>
      </w:ins>
    </w:p>
    <w:p w14:paraId="6AFEAEB7" w14:textId="2E122435" w:rsidR="006E62A6" w:rsidRPr="00FD4C54" w:rsidRDefault="006E62A6" w:rsidP="006E62A6">
      <w:pPr>
        <w:rPr>
          <w:color w:val="FF0000"/>
        </w:rPr>
      </w:pPr>
      <w:ins w:id="563" w:author="양 성훈" w:date="2023-09-14T15:27:00Z">
        <w:r w:rsidRPr="00FD4C54">
          <w:rPr>
            <w:color w:val="FF0000"/>
            <w:highlight w:val="lightGray"/>
            <w:rPrChange w:id="564" w:author="양 성훈" w:date="2023-09-14T15:27:00Z">
              <w:rPr>
                <w:color w:val="FF0000"/>
              </w:rPr>
            </w:rPrChange>
          </w:rPr>
          <w:t xml:space="preserve">[root@jaehyun src]# </w:t>
        </w:r>
        <w:r w:rsidRPr="00FD4C54">
          <w:rPr>
            <w:color w:val="FF0000"/>
            <w:highlight w:val="lightGray"/>
            <w:rPrChange w:id="565" w:author="양 성훈" w:date="2023-09-15T15:28:00Z">
              <w:rPr>
                <w:color w:val="FF0000"/>
              </w:rPr>
            </w:rPrChange>
          </w:rPr>
          <w:t>cd asterisk-16.30.1</w:t>
        </w:r>
      </w:ins>
      <w:ins w:id="566" w:author="양 성훈" w:date="2023-09-15T15:32:00Z">
        <w:r w:rsidR="00A82D80" w:rsidRPr="00FD4C54">
          <w:rPr>
            <w:color w:val="FF0000"/>
          </w:rPr>
          <w:t xml:space="preserve"> </w:t>
        </w:r>
      </w:ins>
    </w:p>
    <w:p w14:paraId="47818490" w14:textId="77777777" w:rsidR="006E62A6" w:rsidRDefault="006E62A6" w:rsidP="006E62A6">
      <w:pPr>
        <w:rPr>
          <w:color w:val="000000" w:themeColor="text1"/>
          <w:sz w:val="10"/>
          <w:szCs w:val="10"/>
        </w:rPr>
      </w:pPr>
    </w:p>
    <w:p w14:paraId="5F6B898F" w14:textId="77777777" w:rsidR="00E20C43" w:rsidRDefault="00E20C43" w:rsidP="006E62A6">
      <w:pPr>
        <w:rPr>
          <w:ins w:id="567" w:author="양 성훈" w:date="2023-09-15T12:04:00Z"/>
          <w:color w:val="000000" w:themeColor="text1"/>
          <w:sz w:val="10"/>
          <w:szCs w:val="10"/>
        </w:rPr>
      </w:pPr>
    </w:p>
    <w:p w14:paraId="13C23FEF" w14:textId="23B2A4AA" w:rsidR="00993C15" w:rsidRPr="00036A2B" w:rsidRDefault="00993C15" w:rsidP="00993C15">
      <w:pPr>
        <w:rPr>
          <w:ins w:id="568" w:author="양 성훈" w:date="2023-09-15T12:04:00Z"/>
          <w:color w:val="000000" w:themeColor="text1"/>
        </w:rPr>
      </w:pPr>
      <w:ins w:id="569" w:author="양 성훈" w:date="2023-09-15T12:04:00Z">
        <w:r w:rsidRPr="00036A2B">
          <w:rPr>
            <w:color w:val="000000" w:themeColor="text1"/>
          </w:rPr>
          <w:t xml:space="preserve">[root@jaehyun src]# </w:t>
        </w:r>
        <w:r w:rsidR="00E53E3B" w:rsidRPr="003D1260">
          <w:rPr>
            <w:color w:val="548DD4" w:themeColor="text2" w:themeTint="99"/>
          </w:rPr>
          <w:t>tar xvf</w:t>
        </w:r>
        <w:r w:rsidR="00A82D80">
          <w:rPr>
            <w:color w:val="548DD4" w:themeColor="text2" w:themeTint="99"/>
          </w:rPr>
          <w:t xml:space="preserve"> asterisk-18.19</w:t>
        </w:r>
        <w:r w:rsidRPr="00A82D80">
          <w:rPr>
            <w:color w:val="548DD4" w:themeColor="text2" w:themeTint="99"/>
            <w:rPrChange w:id="570" w:author="양 성훈" w:date="2023-09-15T15:28:00Z">
              <w:rPr>
                <w:color w:val="000000" w:themeColor="text1"/>
              </w:rPr>
            </w:rPrChange>
          </w:rPr>
          <w:t>.</w:t>
        </w:r>
      </w:ins>
      <w:ins w:id="571" w:author="양 성훈" w:date="2023-09-15T16:09:00Z">
        <w:r w:rsidR="007A7F84">
          <w:rPr>
            <w:color w:val="548DD4" w:themeColor="text2" w:themeTint="99"/>
          </w:rPr>
          <w:t>0.</w:t>
        </w:r>
      </w:ins>
      <w:ins w:id="572" w:author="양 성훈" w:date="2023-09-15T12:04:00Z">
        <w:r w:rsidRPr="00A82D80">
          <w:rPr>
            <w:color w:val="548DD4" w:themeColor="text2" w:themeTint="99"/>
            <w:rPrChange w:id="573" w:author="양 성훈" w:date="2023-09-15T15:28:00Z">
              <w:rPr>
                <w:color w:val="000000" w:themeColor="text1"/>
              </w:rPr>
            </w:rPrChange>
          </w:rPr>
          <w:t>tar</w:t>
        </w:r>
      </w:ins>
      <w:ins w:id="574" w:author="양 성훈" w:date="2023-09-15T16:07:00Z">
        <w:r w:rsidR="007A7F84">
          <w:rPr>
            <w:color w:val="548DD4" w:themeColor="text2" w:themeTint="99"/>
          </w:rPr>
          <w:t>.</w:t>
        </w:r>
      </w:ins>
      <w:ins w:id="575" w:author="양 성훈" w:date="2023-09-15T16:09:00Z">
        <w:r w:rsidR="007A7F84">
          <w:rPr>
            <w:rFonts w:hint="eastAsia"/>
            <w:color w:val="548DD4" w:themeColor="text2" w:themeTint="99"/>
          </w:rPr>
          <w:t>gz</w:t>
        </w:r>
      </w:ins>
    </w:p>
    <w:p w14:paraId="1E1B7A2F" w14:textId="2B852611" w:rsidR="00993C15" w:rsidRPr="00036A2B" w:rsidRDefault="00993C15" w:rsidP="00993C15">
      <w:pPr>
        <w:rPr>
          <w:ins w:id="576" w:author="양 성훈" w:date="2023-09-15T12:04:00Z"/>
          <w:color w:val="000000" w:themeColor="text1"/>
        </w:rPr>
      </w:pPr>
      <w:ins w:id="577" w:author="양 성훈" w:date="2023-09-15T12:04:00Z">
        <w:r w:rsidRPr="00036A2B">
          <w:rPr>
            <w:color w:val="000000" w:themeColor="text1"/>
          </w:rPr>
          <w:t xml:space="preserve">[root@jaehyun src]# </w:t>
        </w:r>
        <w:r w:rsidR="00A82D80" w:rsidRPr="003D1260">
          <w:rPr>
            <w:color w:val="548DD4" w:themeColor="text2" w:themeTint="99"/>
          </w:rPr>
          <w:t>cd asterisk-18.19</w:t>
        </w:r>
        <w:r w:rsidRPr="00A82D80">
          <w:rPr>
            <w:color w:val="548DD4" w:themeColor="text2" w:themeTint="99"/>
            <w:rPrChange w:id="578" w:author="양 성훈" w:date="2023-09-15T15:28:00Z">
              <w:rPr>
                <w:color w:val="000000" w:themeColor="text1"/>
              </w:rPr>
            </w:rPrChange>
          </w:rPr>
          <w:t>.0</w:t>
        </w:r>
      </w:ins>
    </w:p>
    <w:p w14:paraId="3E1C7098" w14:textId="77777777" w:rsidR="00993C15" w:rsidRPr="003D1260" w:rsidRDefault="00993C15" w:rsidP="006E62A6">
      <w:pPr>
        <w:rPr>
          <w:ins w:id="579" w:author="양 성훈" w:date="2023-09-15T12:04:00Z"/>
          <w:color w:val="000000" w:themeColor="text1"/>
          <w:sz w:val="10"/>
          <w:szCs w:val="10"/>
        </w:rPr>
      </w:pPr>
    </w:p>
    <w:p w14:paraId="64185002" w14:textId="77777777" w:rsidR="00993C15" w:rsidRPr="006E62A6" w:rsidRDefault="00993C15" w:rsidP="006E62A6">
      <w:pPr>
        <w:rPr>
          <w:ins w:id="580" w:author="양 성훈" w:date="2023-09-14T15:27:00Z"/>
          <w:color w:val="000000" w:themeColor="text1"/>
          <w:sz w:val="10"/>
          <w:szCs w:val="10"/>
          <w:rPrChange w:id="581" w:author="양 성훈" w:date="2023-09-14T15:27:00Z">
            <w:rPr>
              <w:ins w:id="582" w:author="양 성훈" w:date="2023-09-14T15:27:00Z"/>
              <w:color w:val="FF0000"/>
              <w:sz w:val="10"/>
              <w:szCs w:val="10"/>
            </w:rPr>
          </w:rPrChange>
        </w:rPr>
      </w:pPr>
    </w:p>
    <w:p w14:paraId="4EC7594F" w14:textId="77777777" w:rsidR="006E62A6" w:rsidRPr="00A82D80" w:rsidRDefault="006E62A6" w:rsidP="006E62A6">
      <w:pPr>
        <w:rPr>
          <w:ins w:id="583" w:author="양 성훈" w:date="2023-09-14T15:27:00Z"/>
          <w:color w:val="548DD4" w:themeColor="text2" w:themeTint="99"/>
          <w:rPrChange w:id="584" w:author="양 성훈" w:date="2023-09-15T15:28:00Z">
            <w:rPr>
              <w:ins w:id="585" w:author="양 성훈" w:date="2023-09-14T15:27:00Z"/>
              <w:color w:val="FF0000"/>
            </w:rPr>
          </w:rPrChange>
        </w:rPr>
      </w:pPr>
      <w:ins w:id="586" w:author="양 성훈" w:date="2023-09-14T15:27:00Z">
        <w:r w:rsidRPr="006E62A6">
          <w:rPr>
            <w:color w:val="000000" w:themeColor="text1"/>
            <w:rPrChange w:id="587" w:author="양 성훈" w:date="2023-09-14T15:27:00Z">
              <w:rPr>
                <w:color w:val="FF0000"/>
              </w:rPr>
            </w:rPrChange>
          </w:rPr>
          <w:t xml:space="preserve">[root@jaehyun asterisk-13.6.0]# </w:t>
        </w:r>
        <w:r w:rsidRPr="00A82D80">
          <w:rPr>
            <w:color w:val="548DD4" w:themeColor="text2" w:themeTint="99"/>
            <w:rPrChange w:id="588" w:author="양 성훈" w:date="2023-09-15T15:28:00Z">
              <w:rPr>
                <w:color w:val="FF0000"/>
              </w:rPr>
            </w:rPrChange>
          </w:rPr>
          <w:t xml:space="preserve">contrib/scripts/get_mp3_source.sh </w:t>
        </w:r>
      </w:ins>
    </w:p>
    <w:p w14:paraId="50BA1319" w14:textId="77777777" w:rsidR="006E62A6" w:rsidRPr="00A82D80" w:rsidRDefault="006E62A6" w:rsidP="006E62A6">
      <w:pPr>
        <w:rPr>
          <w:ins w:id="589" w:author="양 성훈" w:date="2023-09-14T15:27:00Z"/>
          <w:color w:val="548DD4" w:themeColor="text2" w:themeTint="99"/>
          <w:rPrChange w:id="590" w:author="양 성훈" w:date="2023-09-15T15:28:00Z">
            <w:rPr>
              <w:ins w:id="591" w:author="양 성훈" w:date="2023-09-14T15:27:00Z"/>
              <w:color w:val="FF0000"/>
            </w:rPr>
          </w:rPrChange>
        </w:rPr>
      </w:pPr>
      <w:ins w:id="592" w:author="양 성훈" w:date="2023-09-14T15:27:00Z">
        <w:r w:rsidRPr="006E62A6">
          <w:rPr>
            <w:color w:val="000000" w:themeColor="text1"/>
            <w:rPrChange w:id="593" w:author="양 성훈" w:date="2023-09-14T15:27:00Z">
              <w:rPr>
                <w:color w:val="FF0000"/>
              </w:rPr>
            </w:rPrChange>
          </w:rPr>
          <w:t xml:space="preserve">[root@jaehyun asterisk-13.6.0]# </w:t>
        </w:r>
        <w:r w:rsidRPr="00A82D80">
          <w:rPr>
            <w:color w:val="548DD4" w:themeColor="text2" w:themeTint="99"/>
            <w:rPrChange w:id="594" w:author="양 성훈" w:date="2023-09-15T15:28:00Z">
              <w:rPr>
                <w:color w:val="FF0000"/>
              </w:rPr>
            </w:rPrChange>
          </w:rPr>
          <w:t>./configure \</w:t>
        </w:r>
      </w:ins>
    </w:p>
    <w:p w14:paraId="0D7B9966" w14:textId="77777777" w:rsidR="006E62A6" w:rsidRPr="00A82D80" w:rsidRDefault="006E62A6" w:rsidP="006E62A6">
      <w:pPr>
        <w:ind w:leftChars="1500" w:left="3000"/>
        <w:rPr>
          <w:ins w:id="595" w:author="양 성훈" w:date="2023-09-14T15:27:00Z"/>
          <w:color w:val="548DD4" w:themeColor="text2" w:themeTint="99"/>
          <w:rPrChange w:id="596" w:author="양 성훈" w:date="2023-09-15T15:28:00Z">
            <w:rPr>
              <w:ins w:id="597" w:author="양 성훈" w:date="2023-09-14T15:27:00Z"/>
              <w:color w:val="FF0000"/>
            </w:rPr>
          </w:rPrChange>
        </w:rPr>
      </w:pPr>
      <w:ins w:id="598" w:author="양 성훈" w:date="2023-09-14T15:27:00Z">
        <w:r w:rsidRPr="00A82D80">
          <w:rPr>
            <w:color w:val="548DD4" w:themeColor="text2" w:themeTint="99"/>
            <w:rPrChange w:id="599" w:author="양 성훈" w:date="2023-09-15T15:28:00Z">
              <w:rPr>
                <w:color w:val="FF0000"/>
              </w:rPr>
            </w:rPrChange>
          </w:rPr>
          <w:t>--with-crypto \</w:t>
        </w:r>
      </w:ins>
    </w:p>
    <w:p w14:paraId="59B8A66F" w14:textId="77777777" w:rsidR="006E62A6" w:rsidRPr="00A82D80" w:rsidRDefault="006E62A6" w:rsidP="006E62A6">
      <w:pPr>
        <w:ind w:leftChars="1500" w:left="3000"/>
        <w:rPr>
          <w:ins w:id="600" w:author="양 성훈" w:date="2023-09-14T15:27:00Z"/>
          <w:color w:val="548DD4" w:themeColor="text2" w:themeTint="99"/>
          <w:rPrChange w:id="601" w:author="양 성훈" w:date="2023-09-15T15:28:00Z">
            <w:rPr>
              <w:ins w:id="602" w:author="양 성훈" w:date="2023-09-14T15:27:00Z"/>
              <w:color w:val="FF0000"/>
            </w:rPr>
          </w:rPrChange>
        </w:rPr>
      </w:pPr>
      <w:ins w:id="603" w:author="양 성훈" w:date="2023-09-14T15:27:00Z">
        <w:r w:rsidRPr="00A82D80">
          <w:rPr>
            <w:color w:val="548DD4" w:themeColor="text2" w:themeTint="99"/>
            <w:rPrChange w:id="604" w:author="양 성훈" w:date="2023-09-15T15:28:00Z">
              <w:rPr>
                <w:color w:val="FF0000"/>
              </w:rPr>
            </w:rPrChange>
          </w:rPr>
          <w:t>--with-iconv \</w:t>
        </w:r>
      </w:ins>
    </w:p>
    <w:p w14:paraId="1BD5DC00" w14:textId="77777777" w:rsidR="006E62A6" w:rsidRPr="00A82D80" w:rsidRDefault="006E62A6" w:rsidP="006E62A6">
      <w:pPr>
        <w:ind w:leftChars="1500" w:left="3000"/>
        <w:rPr>
          <w:ins w:id="605" w:author="양 성훈" w:date="2023-09-14T15:27:00Z"/>
          <w:color w:val="548DD4" w:themeColor="text2" w:themeTint="99"/>
          <w:rPrChange w:id="606" w:author="양 성훈" w:date="2023-09-15T15:28:00Z">
            <w:rPr>
              <w:ins w:id="607" w:author="양 성훈" w:date="2023-09-14T15:27:00Z"/>
              <w:color w:val="FF0000"/>
            </w:rPr>
          </w:rPrChange>
        </w:rPr>
      </w:pPr>
      <w:ins w:id="608" w:author="양 성훈" w:date="2023-09-14T15:27:00Z">
        <w:r w:rsidRPr="00A82D80">
          <w:rPr>
            <w:color w:val="548DD4" w:themeColor="text2" w:themeTint="99"/>
            <w:rPrChange w:id="609" w:author="양 성훈" w:date="2023-09-15T15:28:00Z">
              <w:rPr>
                <w:color w:val="FF0000"/>
              </w:rPr>
            </w:rPrChange>
          </w:rPr>
          <w:t>--with-mysqlclient=/usr/local/mysql \</w:t>
        </w:r>
      </w:ins>
    </w:p>
    <w:p w14:paraId="7665A026" w14:textId="77777777" w:rsidR="006E62A6" w:rsidRPr="00A82D80" w:rsidRDefault="006E62A6" w:rsidP="006E62A6">
      <w:pPr>
        <w:ind w:leftChars="1500" w:left="3000"/>
        <w:rPr>
          <w:ins w:id="610" w:author="양 성훈" w:date="2023-09-14T15:27:00Z"/>
          <w:color w:val="548DD4" w:themeColor="text2" w:themeTint="99"/>
          <w:rPrChange w:id="611" w:author="양 성훈" w:date="2023-09-15T15:27:00Z">
            <w:rPr>
              <w:ins w:id="612" w:author="양 성훈" w:date="2023-09-14T15:27:00Z"/>
              <w:color w:val="FF0000"/>
            </w:rPr>
          </w:rPrChange>
        </w:rPr>
      </w:pPr>
      <w:ins w:id="613" w:author="양 성훈" w:date="2023-09-14T15:27:00Z">
        <w:r w:rsidRPr="00A82D80">
          <w:rPr>
            <w:color w:val="548DD4" w:themeColor="text2" w:themeTint="99"/>
            <w:rPrChange w:id="614" w:author="양 성훈" w:date="2023-09-15T15:27:00Z">
              <w:rPr>
                <w:color w:val="FF0000"/>
              </w:rPr>
            </w:rPrChange>
          </w:rPr>
          <w:t>--with-jansson=/usr/local</w:t>
        </w:r>
      </w:ins>
    </w:p>
    <w:p w14:paraId="27FFA204" w14:textId="77777777" w:rsidR="006E62A6" w:rsidRDefault="006E62A6" w:rsidP="00163E43">
      <w:pPr>
        <w:ind w:leftChars="1500" w:left="3000"/>
        <w:rPr>
          <w:ins w:id="615" w:author="양 성훈" w:date="2023-09-14T15:27:00Z"/>
          <w:color w:val="FF0000"/>
        </w:rPr>
      </w:pPr>
    </w:p>
    <w:p w14:paraId="03634908" w14:textId="77777777" w:rsidR="006E62A6" w:rsidRDefault="006E62A6" w:rsidP="00163E43">
      <w:pPr>
        <w:ind w:leftChars="1500" w:left="3000"/>
        <w:rPr>
          <w:ins w:id="616" w:author="양 성훈" w:date="2023-09-14T15:27:00Z"/>
          <w:color w:val="FF0000"/>
        </w:rPr>
      </w:pPr>
    </w:p>
    <w:p w14:paraId="12F576D9" w14:textId="77777777" w:rsidR="006E62A6" w:rsidRPr="006E62A6" w:rsidRDefault="006E62A6" w:rsidP="00163E43">
      <w:pPr>
        <w:ind w:leftChars="1500" w:left="3000"/>
        <w:rPr>
          <w:ins w:id="617" w:author="양 성훈" w:date="2023-08-31T17:19:00Z"/>
          <w:color w:val="FF0000"/>
          <w:rPrChange w:id="618" w:author="양 성훈" w:date="2023-09-14T15:27:00Z">
            <w:rPr>
              <w:ins w:id="619" w:author="양 성훈" w:date="2023-08-31T17:19:00Z"/>
              <w:color w:val="548DD4" w:themeColor="text2" w:themeTint="99"/>
            </w:rPr>
          </w:rPrChange>
        </w:rPr>
      </w:pPr>
    </w:p>
    <w:p w14:paraId="3A5C0CE8" w14:textId="430FCBB8" w:rsidR="00042E49" w:rsidRPr="00EA4490" w:rsidRDefault="00042E49">
      <w:pPr>
        <w:rPr>
          <w:color w:val="548DD4" w:themeColor="text2" w:themeTint="99"/>
        </w:rPr>
        <w:pPrChange w:id="620" w:author="양 성훈" w:date="2023-09-14T15:02:00Z">
          <w:pPr>
            <w:ind w:leftChars="1500" w:left="3000"/>
          </w:pPr>
        </w:pPrChange>
      </w:pPr>
    </w:p>
    <w:p w14:paraId="6FE9BEB4" w14:textId="77777777" w:rsidR="0051177D" w:rsidRPr="00A757A2" w:rsidRDefault="0051177D" w:rsidP="00BB4A32">
      <w:pPr>
        <w:rPr>
          <w:sz w:val="10"/>
          <w:szCs w:val="10"/>
        </w:rPr>
      </w:pPr>
    </w:p>
    <w:p w14:paraId="7545F28D" w14:textId="77777777" w:rsidR="00D14A54" w:rsidRDefault="00163E43" w:rsidP="00D14A54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</w:t>
      </w:r>
      <w:r w:rsidR="00963FD5">
        <w:rPr>
          <w:rFonts w:hint="eastAsia"/>
        </w:rPr>
        <w:t>13.6.0</w:t>
      </w:r>
      <w:r>
        <w:t xml:space="preserve">]# </w:t>
      </w:r>
      <w:r w:rsidR="00D14A54">
        <w:rPr>
          <w:rFonts w:hint="eastAsia"/>
          <w:color w:val="548DD4" w:themeColor="text2" w:themeTint="99"/>
        </w:rPr>
        <w:t>m</w:t>
      </w:r>
      <w:r w:rsidRPr="00163E43">
        <w:rPr>
          <w:color w:val="548DD4" w:themeColor="text2" w:themeTint="99"/>
        </w:rPr>
        <w:t>ake menuselect</w:t>
      </w:r>
    </w:p>
    <w:p w14:paraId="17771279" w14:textId="77777777" w:rsidR="00163E43" w:rsidRDefault="000A67F3" w:rsidP="00BB4A32">
      <w:r>
        <w:rPr>
          <w:rFonts w:hint="eastAsia"/>
        </w:rPr>
        <w:t xml:space="preserve"># </w:t>
      </w:r>
      <w:r w:rsidR="00163E43">
        <w:rPr>
          <w:rFonts w:hint="eastAsia"/>
        </w:rPr>
        <w:t xml:space="preserve">여기서 </w:t>
      </w:r>
      <w:r>
        <w:rPr>
          <w:rFonts w:hint="eastAsia"/>
        </w:rPr>
        <w:t xml:space="preserve">아래부분 </w:t>
      </w:r>
      <w:r w:rsidR="00163E43">
        <w:rPr>
          <w:rFonts w:hint="eastAsia"/>
        </w:rPr>
        <w:t>선택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92"/>
        <w:gridCol w:w="6464"/>
      </w:tblGrid>
      <w:tr w:rsidR="00C565CD" w:rsidRPr="003C322E" w14:paraId="6CC30CFA" w14:textId="77777777" w:rsidTr="00C565CD">
        <w:trPr>
          <w:trHeight w:val="1092"/>
        </w:trPr>
        <w:tc>
          <w:tcPr>
            <w:tcW w:w="3992" w:type="dxa"/>
          </w:tcPr>
          <w:p w14:paraId="4E0C5A30" w14:textId="77777777" w:rsidR="00C565CD" w:rsidRPr="003C322E" w:rsidRDefault="00C565CD" w:rsidP="000A67F3">
            <w:pPr>
              <w:rPr>
                <w:sz w:val="18"/>
              </w:rPr>
            </w:pPr>
            <w:r w:rsidRPr="003C322E">
              <w:rPr>
                <w:sz w:val="18"/>
              </w:rPr>
              <w:t>Add-ons (See README-addons.txt)</w:t>
            </w:r>
          </w:p>
          <w:p w14:paraId="4AECC00C" w14:textId="77777777" w:rsidR="00C565CD" w:rsidRDefault="00C565CD" w:rsidP="000A67F3">
            <w:pPr>
              <w:rPr>
                <w:sz w:val="18"/>
              </w:rPr>
            </w:pPr>
          </w:p>
          <w:p w14:paraId="779079AD" w14:textId="77777777" w:rsidR="00C565CD" w:rsidRDefault="00C565CD" w:rsidP="000A67F3">
            <w:pPr>
              <w:rPr>
                <w:sz w:val="18"/>
              </w:rPr>
            </w:pPr>
          </w:p>
          <w:p w14:paraId="7C98E292" w14:textId="77777777" w:rsidR="00C565CD" w:rsidRPr="00B46CE4" w:rsidRDefault="00C565CD" w:rsidP="000A67F3">
            <w:pPr>
              <w:rPr>
                <w:sz w:val="18"/>
              </w:rPr>
            </w:pPr>
          </w:p>
        </w:tc>
        <w:tc>
          <w:tcPr>
            <w:tcW w:w="6464" w:type="dxa"/>
          </w:tcPr>
          <w:p w14:paraId="1038FDA4" w14:textId="77777777" w:rsidR="00C565CD" w:rsidRPr="00963FD5" w:rsidRDefault="00C565CD" w:rsidP="00963FD5">
            <w:pPr>
              <w:jc w:val="left"/>
              <w:rPr>
                <w:sz w:val="18"/>
              </w:rPr>
            </w:pPr>
            <w:r w:rsidRPr="00963FD5">
              <w:rPr>
                <w:sz w:val="18"/>
              </w:rPr>
              <w:t>XXX chan_mobile</w:t>
            </w:r>
          </w:p>
          <w:p w14:paraId="75674721" w14:textId="77777777" w:rsidR="00C565CD" w:rsidRPr="00963FD5" w:rsidRDefault="00C565CD" w:rsidP="00963FD5">
            <w:pPr>
              <w:jc w:val="left"/>
              <w:rPr>
                <w:sz w:val="18"/>
              </w:rPr>
            </w:pPr>
            <w:r w:rsidRPr="00963FD5">
              <w:rPr>
                <w:sz w:val="18"/>
              </w:rPr>
              <w:t>[ ] chan_ooh323</w:t>
            </w:r>
          </w:p>
          <w:p w14:paraId="1620B2EE" w14:textId="77777777" w:rsidR="00C565CD" w:rsidRPr="00963FD5" w:rsidRDefault="00C565CD" w:rsidP="00963FD5">
            <w:pPr>
              <w:jc w:val="left"/>
              <w:rPr>
                <w:sz w:val="18"/>
              </w:rPr>
            </w:pPr>
            <w:r w:rsidRPr="00963FD5">
              <w:rPr>
                <w:sz w:val="18"/>
              </w:rPr>
              <w:t>[ ] format_mp3</w:t>
            </w:r>
          </w:p>
          <w:p w14:paraId="7F7D0456" w14:textId="77777777" w:rsidR="00C565CD" w:rsidRPr="00963FD5" w:rsidRDefault="00C565CD" w:rsidP="00963FD5">
            <w:pPr>
              <w:jc w:val="left"/>
              <w:rPr>
                <w:sz w:val="18"/>
              </w:rPr>
            </w:pPr>
            <w:r w:rsidRPr="00963FD5">
              <w:rPr>
                <w:sz w:val="18"/>
              </w:rPr>
              <w:t>[*] res_config_mysql</w:t>
            </w:r>
          </w:p>
          <w:p w14:paraId="7A1C5A10" w14:textId="77777777" w:rsidR="00C565CD" w:rsidRDefault="00C565CD" w:rsidP="00963FD5">
            <w:pPr>
              <w:jc w:val="left"/>
              <w:rPr>
                <w:sz w:val="18"/>
              </w:rPr>
            </w:pPr>
            <w:r>
              <w:rPr>
                <w:sz w:val="18"/>
              </w:rPr>
              <w:t>--- Deprecated ---</w:t>
            </w:r>
          </w:p>
          <w:p w14:paraId="2CB81DB6" w14:textId="77777777" w:rsidR="00C565CD" w:rsidRPr="00963FD5" w:rsidRDefault="00C565CD" w:rsidP="00963FD5">
            <w:pPr>
              <w:jc w:val="left"/>
              <w:rPr>
                <w:sz w:val="18"/>
              </w:rPr>
            </w:pPr>
            <w:r w:rsidRPr="00963FD5">
              <w:rPr>
                <w:sz w:val="18"/>
              </w:rPr>
              <w:t>[*] app_mysql</w:t>
            </w:r>
          </w:p>
          <w:p w14:paraId="2E58995F" w14:textId="77777777" w:rsidR="00C565CD" w:rsidRDefault="00C565CD" w:rsidP="00963FD5">
            <w:pPr>
              <w:jc w:val="left"/>
              <w:rPr>
                <w:sz w:val="18"/>
              </w:rPr>
            </w:pPr>
            <w:r w:rsidRPr="00963FD5">
              <w:rPr>
                <w:sz w:val="18"/>
              </w:rPr>
              <w:t>[*] cdr_mysql</w:t>
            </w:r>
          </w:p>
          <w:p w14:paraId="1800AB94" w14:textId="77777777" w:rsidR="00C565CD" w:rsidRPr="003C322E" w:rsidRDefault="00C565CD" w:rsidP="00963FD5">
            <w:pPr>
              <w:jc w:val="left"/>
              <w:rPr>
                <w:sz w:val="18"/>
              </w:rPr>
            </w:pPr>
          </w:p>
        </w:tc>
      </w:tr>
      <w:tr w:rsidR="006E62A6" w:rsidRPr="003C322E" w14:paraId="1E849F9E" w14:textId="77777777" w:rsidTr="00C565CD">
        <w:trPr>
          <w:trHeight w:val="1092"/>
          <w:ins w:id="621" w:author="양 성훈" w:date="2023-09-14T15:34:00Z"/>
        </w:trPr>
        <w:tc>
          <w:tcPr>
            <w:tcW w:w="3992" w:type="dxa"/>
          </w:tcPr>
          <w:p w14:paraId="6BCDFB92" w14:textId="3E2EC9BE" w:rsidR="006E62A6" w:rsidRPr="003C322E" w:rsidRDefault="006E62A6" w:rsidP="000A67F3">
            <w:pPr>
              <w:rPr>
                <w:ins w:id="622" w:author="양 성훈" w:date="2023-09-14T15:34:00Z"/>
                <w:sz w:val="18"/>
              </w:rPr>
            </w:pPr>
            <w:ins w:id="623" w:author="양 성훈" w:date="2023-09-14T15:34:00Z">
              <w:r w:rsidRPr="006E62A6">
                <w:rPr>
                  <w:sz w:val="18"/>
                </w:rPr>
                <w:t>Applications</w:t>
              </w:r>
            </w:ins>
          </w:p>
        </w:tc>
        <w:tc>
          <w:tcPr>
            <w:tcW w:w="6464" w:type="dxa"/>
          </w:tcPr>
          <w:p w14:paraId="4AB7853C" w14:textId="77777777" w:rsidR="006E62A6" w:rsidRPr="006E62A6" w:rsidRDefault="006E62A6" w:rsidP="006E62A6">
            <w:pPr>
              <w:jc w:val="left"/>
              <w:rPr>
                <w:ins w:id="624" w:author="양 성훈" w:date="2023-09-14T15:34:00Z"/>
                <w:sz w:val="18"/>
              </w:rPr>
            </w:pPr>
            <w:ins w:id="625" w:author="양 성훈" w:date="2023-09-14T15:34:00Z">
              <w:r w:rsidRPr="006E62A6">
                <w:rPr>
                  <w:sz w:val="18"/>
                </w:rPr>
                <w:t xml:space="preserve">XXX app_jack        </w:t>
              </w:r>
            </w:ins>
          </w:p>
          <w:p w14:paraId="7D7F2543" w14:textId="77777777" w:rsidR="006E62A6" w:rsidRPr="006E62A6" w:rsidRDefault="006E62A6" w:rsidP="006E62A6">
            <w:pPr>
              <w:jc w:val="left"/>
              <w:rPr>
                <w:ins w:id="626" w:author="양 성훈" w:date="2023-09-14T15:34:00Z"/>
                <w:sz w:val="18"/>
              </w:rPr>
            </w:pPr>
            <w:ins w:id="627" w:author="양 성훈" w:date="2023-09-14T15:34:00Z">
              <w:r w:rsidRPr="006E62A6">
                <w:rPr>
                  <w:sz w:val="18"/>
                </w:rPr>
                <w:t xml:space="preserve"> XXX app_meetme      </w:t>
              </w:r>
            </w:ins>
          </w:p>
          <w:p w14:paraId="11C56CB6" w14:textId="77777777" w:rsidR="006E62A6" w:rsidRPr="006E62A6" w:rsidRDefault="006E62A6" w:rsidP="006E62A6">
            <w:pPr>
              <w:jc w:val="left"/>
              <w:rPr>
                <w:ins w:id="628" w:author="양 성훈" w:date="2023-09-14T15:34:00Z"/>
                <w:sz w:val="18"/>
              </w:rPr>
            </w:pPr>
            <w:ins w:id="629" w:author="양 성훈" w:date="2023-09-14T15:34:00Z">
              <w:r w:rsidRPr="006E62A6">
                <w:rPr>
                  <w:sz w:val="18"/>
                </w:rPr>
                <w:t xml:space="preserve"> [*] app_mf          </w:t>
              </w:r>
            </w:ins>
          </w:p>
          <w:p w14:paraId="5DE82ED9" w14:textId="77777777" w:rsidR="006E62A6" w:rsidRPr="006E62A6" w:rsidRDefault="006E62A6" w:rsidP="006E62A6">
            <w:pPr>
              <w:jc w:val="left"/>
              <w:rPr>
                <w:ins w:id="630" w:author="양 성훈" w:date="2023-09-14T15:34:00Z"/>
                <w:sz w:val="18"/>
              </w:rPr>
            </w:pPr>
            <w:ins w:id="631" w:author="양 성훈" w:date="2023-09-14T15:34:00Z">
              <w:r w:rsidRPr="006E62A6">
                <w:rPr>
                  <w:sz w:val="18"/>
                </w:rPr>
                <w:t xml:space="preserve"> [*] app_minivm      </w:t>
              </w:r>
            </w:ins>
          </w:p>
          <w:p w14:paraId="2F5A2588" w14:textId="77777777" w:rsidR="006E62A6" w:rsidRPr="006E62A6" w:rsidRDefault="006E62A6" w:rsidP="006E62A6">
            <w:pPr>
              <w:jc w:val="left"/>
              <w:rPr>
                <w:ins w:id="632" w:author="양 성훈" w:date="2023-09-14T15:34:00Z"/>
                <w:sz w:val="18"/>
              </w:rPr>
            </w:pPr>
            <w:ins w:id="633" w:author="양 성훈" w:date="2023-09-14T15:34:00Z">
              <w:r w:rsidRPr="006E62A6">
                <w:rPr>
                  <w:sz w:val="18"/>
                </w:rPr>
                <w:t xml:space="preserve"> [*] app_morsecode   </w:t>
              </w:r>
            </w:ins>
          </w:p>
          <w:p w14:paraId="305E9F0F" w14:textId="77777777" w:rsidR="006E62A6" w:rsidRPr="006E62A6" w:rsidRDefault="006E62A6" w:rsidP="006E62A6">
            <w:pPr>
              <w:jc w:val="left"/>
              <w:rPr>
                <w:ins w:id="634" w:author="양 성훈" w:date="2023-09-14T15:34:00Z"/>
                <w:sz w:val="18"/>
              </w:rPr>
            </w:pPr>
            <w:ins w:id="635" w:author="양 성훈" w:date="2023-09-14T15:34:00Z">
              <w:r w:rsidRPr="006E62A6">
                <w:rPr>
                  <w:sz w:val="18"/>
                </w:rPr>
                <w:t xml:space="preserve"> [*] app_mp3         </w:t>
              </w:r>
            </w:ins>
          </w:p>
          <w:p w14:paraId="3908D552" w14:textId="77777777" w:rsidR="006E62A6" w:rsidRPr="006E62A6" w:rsidRDefault="006E62A6" w:rsidP="006E62A6">
            <w:pPr>
              <w:jc w:val="left"/>
              <w:rPr>
                <w:ins w:id="636" w:author="양 성훈" w:date="2023-09-14T15:34:00Z"/>
                <w:sz w:val="18"/>
              </w:rPr>
            </w:pPr>
            <w:ins w:id="637" w:author="양 성훈" w:date="2023-09-14T15:34:00Z">
              <w:r w:rsidRPr="006E62A6">
                <w:rPr>
                  <w:sz w:val="18"/>
                </w:rPr>
                <w:t xml:space="preserve"> XXX app_osplookup   </w:t>
              </w:r>
            </w:ins>
          </w:p>
          <w:p w14:paraId="22EC8096" w14:textId="77777777" w:rsidR="006E62A6" w:rsidRPr="006E62A6" w:rsidRDefault="006E62A6" w:rsidP="006E62A6">
            <w:pPr>
              <w:jc w:val="left"/>
              <w:rPr>
                <w:ins w:id="638" w:author="양 성훈" w:date="2023-09-14T15:34:00Z"/>
                <w:sz w:val="18"/>
              </w:rPr>
            </w:pPr>
            <w:ins w:id="639" w:author="양 성훈" w:date="2023-09-14T15:34:00Z">
              <w:r w:rsidRPr="006E62A6">
                <w:rPr>
                  <w:sz w:val="18"/>
                </w:rPr>
                <w:t xml:space="preserve"> [*] app_reload      </w:t>
              </w:r>
            </w:ins>
          </w:p>
          <w:p w14:paraId="660DAD24" w14:textId="77777777" w:rsidR="006E62A6" w:rsidRPr="006E62A6" w:rsidRDefault="006E62A6" w:rsidP="006E62A6">
            <w:pPr>
              <w:jc w:val="left"/>
              <w:rPr>
                <w:ins w:id="640" w:author="양 성훈" w:date="2023-09-14T15:34:00Z"/>
                <w:sz w:val="18"/>
              </w:rPr>
            </w:pPr>
            <w:ins w:id="641" w:author="양 성훈" w:date="2023-09-14T15:34:00Z">
              <w:r w:rsidRPr="006E62A6">
                <w:rPr>
                  <w:sz w:val="18"/>
                </w:rPr>
                <w:t xml:space="preserve"> [ ] app_saycounted  </w:t>
              </w:r>
            </w:ins>
          </w:p>
          <w:p w14:paraId="35B83630" w14:textId="77777777" w:rsidR="006E62A6" w:rsidRPr="006E62A6" w:rsidRDefault="006E62A6" w:rsidP="006E62A6">
            <w:pPr>
              <w:jc w:val="left"/>
              <w:rPr>
                <w:ins w:id="642" w:author="양 성훈" w:date="2023-09-14T15:34:00Z"/>
                <w:sz w:val="18"/>
              </w:rPr>
            </w:pPr>
            <w:ins w:id="643" w:author="양 성훈" w:date="2023-09-14T15:34:00Z">
              <w:r w:rsidRPr="006E62A6">
                <w:rPr>
                  <w:sz w:val="18"/>
                </w:rPr>
                <w:t xml:space="preserve"> [*] app_sf          </w:t>
              </w:r>
            </w:ins>
          </w:p>
          <w:p w14:paraId="7703AFCB" w14:textId="77777777" w:rsidR="006E62A6" w:rsidRPr="006E62A6" w:rsidRDefault="006E62A6" w:rsidP="006E62A6">
            <w:pPr>
              <w:jc w:val="left"/>
              <w:rPr>
                <w:ins w:id="644" w:author="양 성훈" w:date="2023-09-14T15:34:00Z"/>
                <w:sz w:val="18"/>
              </w:rPr>
            </w:pPr>
            <w:ins w:id="645" w:author="양 성훈" w:date="2023-09-14T15:34:00Z">
              <w:r w:rsidRPr="006E62A6">
                <w:rPr>
                  <w:sz w:val="18"/>
                </w:rPr>
                <w:t xml:space="preserve"> [*] app_sms         </w:t>
              </w:r>
            </w:ins>
          </w:p>
          <w:p w14:paraId="637BEF36" w14:textId="77777777" w:rsidR="006E62A6" w:rsidRPr="006E62A6" w:rsidRDefault="006E62A6" w:rsidP="006E62A6">
            <w:pPr>
              <w:jc w:val="left"/>
              <w:rPr>
                <w:ins w:id="646" w:author="양 성훈" w:date="2023-09-14T15:34:00Z"/>
                <w:sz w:val="18"/>
              </w:rPr>
            </w:pPr>
            <w:ins w:id="647" w:author="양 성훈" w:date="2023-09-14T15:34:00Z">
              <w:r w:rsidRPr="006E62A6">
                <w:rPr>
                  <w:sz w:val="18"/>
                </w:rPr>
                <w:t xml:space="preserve"> [ ] app_statsd      </w:t>
              </w:r>
            </w:ins>
          </w:p>
          <w:p w14:paraId="2494DD2F" w14:textId="77777777" w:rsidR="006E62A6" w:rsidRPr="006E62A6" w:rsidRDefault="006E62A6" w:rsidP="006E62A6">
            <w:pPr>
              <w:jc w:val="left"/>
              <w:rPr>
                <w:ins w:id="648" w:author="양 성훈" w:date="2023-09-14T15:34:00Z"/>
                <w:sz w:val="18"/>
              </w:rPr>
            </w:pPr>
            <w:ins w:id="649" w:author="양 성훈" w:date="2023-09-14T15:34:00Z">
              <w:r w:rsidRPr="006E62A6">
                <w:rPr>
                  <w:sz w:val="18"/>
                </w:rPr>
                <w:t xml:space="preserve"> [*] app_test        </w:t>
              </w:r>
            </w:ins>
          </w:p>
          <w:p w14:paraId="7DF6237F" w14:textId="77777777" w:rsidR="006E62A6" w:rsidRPr="006E62A6" w:rsidRDefault="006E62A6" w:rsidP="006E62A6">
            <w:pPr>
              <w:jc w:val="left"/>
              <w:rPr>
                <w:ins w:id="650" w:author="양 성훈" w:date="2023-09-14T15:34:00Z"/>
                <w:sz w:val="18"/>
              </w:rPr>
            </w:pPr>
            <w:ins w:id="651" w:author="양 성훈" w:date="2023-09-14T15:34:00Z">
              <w:r w:rsidRPr="006E62A6">
                <w:rPr>
                  <w:sz w:val="18"/>
                </w:rPr>
                <w:t xml:space="preserve"> [*] app_waitforcond </w:t>
              </w:r>
            </w:ins>
          </w:p>
          <w:p w14:paraId="66BCADA7" w14:textId="77777777" w:rsidR="006E62A6" w:rsidRPr="006E62A6" w:rsidRDefault="006E62A6" w:rsidP="006E62A6">
            <w:pPr>
              <w:jc w:val="left"/>
              <w:rPr>
                <w:ins w:id="652" w:author="양 성훈" w:date="2023-09-14T15:34:00Z"/>
                <w:sz w:val="18"/>
              </w:rPr>
            </w:pPr>
            <w:ins w:id="653" w:author="양 성훈" w:date="2023-09-14T15:34:00Z">
              <w:r w:rsidRPr="006E62A6">
                <w:rPr>
                  <w:sz w:val="18"/>
                </w:rPr>
                <w:t xml:space="preserve"> [*] app_waitforring </w:t>
              </w:r>
            </w:ins>
          </w:p>
          <w:p w14:paraId="6F5EDCDF" w14:textId="77777777" w:rsidR="006E62A6" w:rsidRPr="006E62A6" w:rsidRDefault="006E62A6" w:rsidP="006E62A6">
            <w:pPr>
              <w:jc w:val="left"/>
              <w:rPr>
                <w:ins w:id="654" w:author="양 성훈" w:date="2023-09-14T15:34:00Z"/>
                <w:sz w:val="18"/>
              </w:rPr>
            </w:pPr>
            <w:ins w:id="655" w:author="양 성훈" w:date="2023-09-14T15:34:00Z">
              <w:r w:rsidRPr="006E62A6">
                <w:rPr>
                  <w:sz w:val="18"/>
                </w:rPr>
                <w:t xml:space="preserve"> [*] app_waitforsilen</w:t>
              </w:r>
            </w:ins>
          </w:p>
          <w:p w14:paraId="254C44DC" w14:textId="77777777" w:rsidR="006E62A6" w:rsidRPr="006E62A6" w:rsidRDefault="006E62A6" w:rsidP="006E62A6">
            <w:pPr>
              <w:jc w:val="left"/>
              <w:rPr>
                <w:ins w:id="656" w:author="양 성훈" w:date="2023-09-14T15:34:00Z"/>
                <w:sz w:val="18"/>
              </w:rPr>
            </w:pPr>
            <w:ins w:id="657" w:author="양 성훈" w:date="2023-09-14T15:34:00Z">
              <w:r w:rsidRPr="006E62A6">
                <w:rPr>
                  <w:sz w:val="18"/>
                </w:rPr>
                <w:t xml:space="preserve"> [*] app_zapateller  </w:t>
              </w:r>
            </w:ins>
          </w:p>
          <w:p w14:paraId="79FA6A7C" w14:textId="77777777" w:rsidR="006E62A6" w:rsidRPr="006E62A6" w:rsidRDefault="006E62A6" w:rsidP="006E62A6">
            <w:pPr>
              <w:jc w:val="left"/>
              <w:rPr>
                <w:ins w:id="658" w:author="양 성훈" w:date="2023-09-14T15:34:00Z"/>
                <w:sz w:val="18"/>
              </w:rPr>
            </w:pPr>
            <w:ins w:id="659" w:author="양 성훈" w:date="2023-09-14T15:34:00Z">
              <w:r w:rsidRPr="006E62A6">
                <w:rPr>
                  <w:sz w:val="18"/>
                </w:rPr>
                <w:t xml:space="preserve">     --- Deprecated -</w:t>
              </w:r>
            </w:ins>
          </w:p>
          <w:p w14:paraId="16D40A97" w14:textId="77777777" w:rsidR="006E62A6" w:rsidRPr="006E62A6" w:rsidRDefault="006E62A6" w:rsidP="006E62A6">
            <w:pPr>
              <w:jc w:val="left"/>
              <w:rPr>
                <w:ins w:id="660" w:author="양 성훈" w:date="2023-09-14T15:34:00Z"/>
                <w:sz w:val="18"/>
              </w:rPr>
            </w:pPr>
            <w:ins w:id="661" w:author="양 성훈" w:date="2023-09-14T15:34:00Z">
              <w:r w:rsidRPr="006E62A6">
                <w:rPr>
                  <w:sz w:val="18"/>
                </w:rPr>
                <w:t xml:space="preserve"> [*] app_adsiprog    </w:t>
              </w:r>
            </w:ins>
          </w:p>
          <w:p w14:paraId="5FA6F9ED" w14:textId="77777777" w:rsidR="006E62A6" w:rsidRPr="006E62A6" w:rsidRDefault="006E62A6" w:rsidP="006E62A6">
            <w:pPr>
              <w:jc w:val="left"/>
              <w:rPr>
                <w:ins w:id="662" w:author="양 성훈" w:date="2023-09-14T15:34:00Z"/>
                <w:sz w:val="18"/>
              </w:rPr>
            </w:pPr>
            <w:ins w:id="663" w:author="양 성훈" w:date="2023-09-14T15:34:00Z">
              <w:r w:rsidRPr="006E62A6">
                <w:rPr>
                  <w:sz w:val="18"/>
                </w:rPr>
                <w:t xml:space="preserve"> XXX app_dahdiras    </w:t>
              </w:r>
            </w:ins>
          </w:p>
          <w:p w14:paraId="23CEE658" w14:textId="77777777" w:rsidR="006E62A6" w:rsidRPr="006E62A6" w:rsidRDefault="006E62A6" w:rsidP="006E62A6">
            <w:pPr>
              <w:jc w:val="left"/>
              <w:rPr>
                <w:ins w:id="664" w:author="양 성훈" w:date="2023-09-14T15:34:00Z"/>
                <w:sz w:val="18"/>
              </w:rPr>
            </w:pPr>
            <w:ins w:id="665" w:author="양 성훈" w:date="2023-09-14T15:34:00Z">
              <w:r w:rsidRPr="006E62A6">
                <w:rPr>
                  <w:sz w:val="18"/>
                </w:rPr>
                <w:t xml:space="preserve"> XXX app_fax         </w:t>
              </w:r>
            </w:ins>
          </w:p>
          <w:p w14:paraId="5367915D" w14:textId="77777777" w:rsidR="006E62A6" w:rsidRPr="006E62A6" w:rsidRDefault="006E62A6" w:rsidP="006E62A6">
            <w:pPr>
              <w:jc w:val="left"/>
              <w:rPr>
                <w:ins w:id="666" w:author="양 성훈" w:date="2023-09-14T15:34:00Z"/>
                <w:sz w:val="18"/>
              </w:rPr>
            </w:pPr>
            <w:ins w:id="667" w:author="양 성훈" w:date="2023-09-14T15:34:00Z">
              <w:r w:rsidRPr="006E62A6">
                <w:rPr>
                  <w:sz w:val="18"/>
                </w:rPr>
                <w:t xml:space="preserve"> [*] app_getcpeid    </w:t>
              </w:r>
            </w:ins>
          </w:p>
          <w:p w14:paraId="47407CFE" w14:textId="77777777" w:rsidR="006E62A6" w:rsidRPr="006E62A6" w:rsidRDefault="006E62A6" w:rsidP="006E62A6">
            <w:pPr>
              <w:jc w:val="left"/>
              <w:rPr>
                <w:ins w:id="668" w:author="양 성훈" w:date="2023-09-14T15:34:00Z"/>
                <w:sz w:val="18"/>
              </w:rPr>
            </w:pPr>
            <w:ins w:id="669" w:author="양 성훈" w:date="2023-09-14T15:34:00Z">
              <w:r w:rsidRPr="006E62A6">
                <w:rPr>
                  <w:sz w:val="18"/>
                </w:rPr>
                <w:t xml:space="preserve"> [*] app_ices        </w:t>
              </w:r>
            </w:ins>
          </w:p>
          <w:p w14:paraId="1007FECF" w14:textId="77777777" w:rsidR="006E62A6" w:rsidRPr="006E62A6" w:rsidRDefault="006E62A6" w:rsidP="006E62A6">
            <w:pPr>
              <w:jc w:val="left"/>
              <w:rPr>
                <w:ins w:id="670" w:author="양 성훈" w:date="2023-09-14T15:34:00Z"/>
                <w:sz w:val="18"/>
              </w:rPr>
            </w:pPr>
            <w:ins w:id="671" w:author="양 성훈" w:date="2023-09-14T15:34:00Z">
              <w:r w:rsidRPr="006E62A6">
                <w:rPr>
                  <w:sz w:val="18"/>
                </w:rPr>
                <w:t xml:space="preserve"> [*] app_image       </w:t>
              </w:r>
            </w:ins>
          </w:p>
          <w:p w14:paraId="1DC6F935" w14:textId="177B9702" w:rsidR="006E62A6" w:rsidRPr="006E62A6" w:rsidRDefault="006E62A6" w:rsidP="006E62A6">
            <w:pPr>
              <w:jc w:val="left"/>
              <w:rPr>
                <w:ins w:id="672" w:author="양 성훈" w:date="2023-09-14T15:34:00Z"/>
                <w:sz w:val="18"/>
              </w:rPr>
            </w:pPr>
            <w:ins w:id="673" w:author="양 성훈" w:date="2023-09-14T15:34:00Z">
              <w:r w:rsidRPr="006E62A6">
                <w:rPr>
                  <w:sz w:val="18"/>
                </w:rPr>
                <w:t xml:space="preserve"> </w:t>
              </w:r>
              <w:r w:rsidRPr="006E62A6">
                <w:rPr>
                  <w:color w:val="FF0000"/>
                  <w:sz w:val="18"/>
                  <w:rPrChange w:id="674" w:author="양 성훈" w:date="2023-09-14T15:35:00Z">
                    <w:rPr>
                      <w:sz w:val="18"/>
                    </w:rPr>
                  </w:rPrChange>
                </w:rPr>
                <w:t xml:space="preserve">[*] app_macro   </w:t>
              </w:r>
            </w:ins>
            <w:ins w:id="675" w:author="양 성훈" w:date="2023-09-14T15:35:00Z">
              <w:r w:rsidRPr="006E62A6">
                <w:rPr>
                  <w:color w:val="FF0000"/>
                  <w:sz w:val="18"/>
                  <w:rPrChange w:id="676" w:author="양 성훈" w:date="2023-09-14T15:35:00Z">
                    <w:rPr>
                      <w:sz w:val="18"/>
                    </w:rPr>
                  </w:rPrChange>
                </w:rPr>
                <w:t xml:space="preserve">&lt;- </w:t>
              </w:r>
              <w:r w:rsidRPr="006E62A6">
                <w:rPr>
                  <w:rFonts w:hint="eastAsia"/>
                  <w:color w:val="FF0000"/>
                  <w:sz w:val="18"/>
                  <w:rPrChange w:id="677" w:author="양 성훈" w:date="2023-09-14T15:35:00Z">
                    <w:rPr>
                      <w:rFonts w:hint="eastAsia"/>
                      <w:sz w:val="18"/>
                    </w:rPr>
                  </w:rPrChange>
                </w:rPr>
                <w:t>체크</w:t>
              </w:r>
            </w:ins>
            <w:ins w:id="678" w:author="양 성훈" w:date="2023-09-14T15:34:00Z">
              <w:r w:rsidRPr="006E62A6">
                <w:rPr>
                  <w:color w:val="FF0000"/>
                  <w:sz w:val="18"/>
                  <w:rPrChange w:id="679" w:author="양 성훈" w:date="2023-09-14T15:35:00Z">
                    <w:rPr>
                      <w:sz w:val="18"/>
                    </w:rPr>
                  </w:rPrChange>
                </w:rPr>
                <w:t xml:space="preserve">    </w:t>
              </w:r>
            </w:ins>
          </w:p>
          <w:p w14:paraId="75532DF5" w14:textId="77777777" w:rsidR="006E62A6" w:rsidRPr="006E62A6" w:rsidRDefault="006E62A6" w:rsidP="006E62A6">
            <w:pPr>
              <w:jc w:val="left"/>
              <w:rPr>
                <w:ins w:id="680" w:author="양 성훈" w:date="2023-09-14T15:34:00Z"/>
                <w:sz w:val="18"/>
              </w:rPr>
            </w:pPr>
            <w:ins w:id="681" w:author="양 성훈" w:date="2023-09-14T15:34:00Z">
              <w:r w:rsidRPr="006E62A6">
                <w:rPr>
                  <w:sz w:val="18"/>
                </w:rPr>
                <w:t xml:space="preserve"> [*] app_nbscat      </w:t>
              </w:r>
            </w:ins>
          </w:p>
          <w:p w14:paraId="131709B1" w14:textId="77777777" w:rsidR="006E62A6" w:rsidRPr="006E62A6" w:rsidRDefault="006E62A6" w:rsidP="006E62A6">
            <w:pPr>
              <w:jc w:val="left"/>
              <w:rPr>
                <w:ins w:id="682" w:author="양 성훈" w:date="2023-09-14T15:34:00Z"/>
                <w:sz w:val="18"/>
              </w:rPr>
            </w:pPr>
            <w:ins w:id="683" w:author="양 성훈" w:date="2023-09-14T15:34:00Z">
              <w:r w:rsidRPr="006E62A6">
                <w:rPr>
                  <w:sz w:val="18"/>
                </w:rPr>
                <w:t xml:space="preserve"> [*] app_url         </w:t>
              </w:r>
            </w:ins>
          </w:p>
          <w:p w14:paraId="58390513" w14:textId="77777777" w:rsidR="006E62A6" w:rsidRPr="00963FD5" w:rsidRDefault="006E62A6" w:rsidP="00963FD5">
            <w:pPr>
              <w:jc w:val="left"/>
              <w:rPr>
                <w:ins w:id="684" w:author="양 성훈" w:date="2023-09-14T15:34:00Z"/>
                <w:sz w:val="18"/>
              </w:rPr>
            </w:pPr>
          </w:p>
        </w:tc>
      </w:tr>
      <w:tr w:rsidR="00C565CD" w:rsidRPr="003C322E" w14:paraId="62506060" w14:textId="77777777" w:rsidTr="00AA05B3">
        <w:trPr>
          <w:trHeight w:val="1092"/>
        </w:trPr>
        <w:tc>
          <w:tcPr>
            <w:tcW w:w="3992" w:type="dxa"/>
          </w:tcPr>
          <w:p w14:paraId="11D5C637" w14:textId="77777777" w:rsidR="00C565CD" w:rsidRPr="003C322E" w:rsidRDefault="00C565CD" w:rsidP="00437C6F">
            <w:pPr>
              <w:rPr>
                <w:sz w:val="18"/>
              </w:rPr>
            </w:pPr>
            <w:r w:rsidRPr="00D83378">
              <w:rPr>
                <w:sz w:val="18"/>
              </w:rPr>
              <w:t>Resource Modules</w:t>
            </w:r>
          </w:p>
        </w:tc>
        <w:tc>
          <w:tcPr>
            <w:tcW w:w="6464" w:type="dxa"/>
          </w:tcPr>
          <w:p w14:paraId="5121D4F7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res_adsi</w:t>
            </w:r>
          </w:p>
          <w:p w14:paraId="19F3EF49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res_agi</w:t>
            </w:r>
          </w:p>
          <w:p w14:paraId="3E2F780B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 ] res_ari</w:t>
            </w:r>
          </w:p>
          <w:p w14:paraId="3E1D2480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res_ari_applications</w:t>
            </w:r>
          </w:p>
          <w:p w14:paraId="7F0E088E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res_ari_asterisk</w:t>
            </w:r>
          </w:p>
          <w:p w14:paraId="586B296B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res_ari_bridges</w:t>
            </w:r>
          </w:p>
          <w:p w14:paraId="2220D533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res_ari_channels</w:t>
            </w:r>
          </w:p>
          <w:p w14:paraId="609FCB82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res_ari_device_states</w:t>
            </w:r>
          </w:p>
          <w:p w14:paraId="6D4F2D17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res_ari_endpoints</w:t>
            </w:r>
          </w:p>
          <w:p w14:paraId="1181B6A8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res_ari_events</w:t>
            </w:r>
          </w:p>
          <w:p w14:paraId="384902B4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res_ari_mailboxes</w:t>
            </w:r>
          </w:p>
          <w:p w14:paraId="63F98BA7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 ] res_ari_model</w:t>
            </w:r>
          </w:p>
          <w:p w14:paraId="776F84D1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res_ari_playbacks</w:t>
            </w:r>
          </w:p>
          <w:p w14:paraId="0C474F7F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res_ari_recordings</w:t>
            </w:r>
          </w:p>
          <w:p w14:paraId="26C1817F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res_ari_sounds</w:t>
            </w:r>
          </w:p>
          <w:p w14:paraId="6891AE1D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res_calendar</w:t>
            </w:r>
          </w:p>
          <w:p w14:paraId="37D18B97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XXX res_calendar_ews</w:t>
            </w:r>
          </w:p>
          <w:p w14:paraId="7CE4FFC3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XXX res_calendar_exchange</w:t>
            </w:r>
          </w:p>
          <w:p w14:paraId="7834C8DB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XXX res_calendar_icalendar</w:t>
            </w:r>
          </w:p>
          <w:p w14:paraId="1C0A84DA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res_clialiases</w:t>
            </w:r>
          </w:p>
          <w:p w14:paraId="5A976C72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res_clioriginate</w:t>
            </w:r>
          </w:p>
          <w:p w14:paraId="7E2835AA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XXX res_config_curl</w:t>
            </w:r>
          </w:p>
          <w:p w14:paraId="679FBC4F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XXX res_config_odbc</w:t>
            </w:r>
          </w:p>
          <w:p w14:paraId="7607FEC8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res_config_sqlite3</w:t>
            </w:r>
          </w:p>
          <w:p w14:paraId="2BC647ED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res_convert</w:t>
            </w:r>
          </w:p>
          <w:p w14:paraId="70C21FF1" w14:textId="77777777" w:rsidR="00C565CD" w:rsidRPr="00963FD5" w:rsidRDefault="00C565CD" w:rsidP="00437C6F">
            <w:pPr>
              <w:jc w:val="left"/>
              <w:rPr>
                <w:sz w:val="18"/>
              </w:rPr>
            </w:pPr>
            <w:r>
              <w:rPr>
                <w:sz w:val="18"/>
              </w:rPr>
              <w:t>[*] res_crypto</w:t>
            </w:r>
          </w:p>
        </w:tc>
      </w:tr>
    </w:tbl>
    <w:p w14:paraId="408E3E95" w14:textId="77777777" w:rsidR="00436901" w:rsidRDefault="00436901" w:rsidP="00BB4A32"/>
    <w:p w14:paraId="44BD6D67" w14:textId="77777777" w:rsidR="006E62A6" w:rsidRDefault="006E62A6" w:rsidP="00BB4A32"/>
    <w:p w14:paraId="24782A24" w14:textId="77777777" w:rsidR="00436901" w:rsidRDefault="00436901" w:rsidP="00BB4A32"/>
    <w:p w14:paraId="30F55ED3" w14:textId="77777777" w:rsidR="00436901" w:rsidRPr="000E25C9" w:rsidRDefault="000E25C9" w:rsidP="00BB4A32">
      <w:pPr>
        <w:pStyle w:val="a9"/>
        <w:numPr>
          <w:ilvl w:val="0"/>
          <w:numId w:val="11"/>
        </w:numPr>
        <w:ind w:leftChars="0"/>
        <w:rPr>
          <w:b/>
          <w:color w:val="FF0000"/>
        </w:rPr>
      </w:pPr>
      <w:r w:rsidRPr="00436901">
        <w:rPr>
          <w:b/>
          <w:color w:val="FF0000"/>
        </w:rPr>
        <w:t xml:space="preserve">mysql 로 검색후 </w:t>
      </w:r>
      <w:r w:rsidRPr="00436901">
        <w:rPr>
          <w:rFonts w:hint="eastAsia"/>
          <w:b/>
          <w:color w:val="FF0000"/>
        </w:rPr>
        <w:t>중복경로 삭제</w:t>
      </w:r>
    </w:p>
    <w:p w14:paraId="5043A3E3" w14:textId="77777777" w:rsidR="00436901" w:rsidRPr="000E25C9" w:rsidRDefault="00436901" w:rsidP="00436901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asterisk-1.8.22.0</w:t>
      </w:r>
      <w:r>
        <w:t xml:space="preserve">]# </w:t>
      </w:r>
      <w:r w:rsidR="000E25C9">
        <w:rPr>
          <w:rFonts w:hint="eastAsia"/>
          <w:color w:val="548DD4" w:themeColor="text2" w:themeTint="99"/>
        </w:rPr>
        <w:t>sed -i 's/\/usr\/local\/mysql\/usr\/local\/mysql\//\/usr\/local\/mysql\//g' makeopts</w:t>
      </w:r>
    </w:p>
    <w:p w14:paraId="4DF31022" w14:textId="77777777" w:rsidR="00173F46" w:rsidRDefault="00163E43" w:rsidP="00BB4A32">
      <w:pPr>
        <w:rPr>
          <w:ins w:id="685" w:author="양 성훈" w:date="2023-09-12T20:32:00Z"/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</w:t>
      </w:r>
      <w:r w:rsidR="001F5591">
        <w:rPr>
          <w:rFonts w:hint="eastAsia"/>
        </w:rPr>
        <w:t>1.8.</w:t>
      </w:r>
      <w:r w:rsidR="00F66FEF">
        <w:rPr>
          <w:rFonts w:hint="eastAsia"/>
        </w:rPr>
        <w:t>22</w:t>
      </w:r>
      <w:r w:rsidR="001F5591">
        <w:rPr>
          <w:rFonts w:hint="eastAsia"/>
        </w:rPr>
        <w:t>.0</w:t>
      </w:r>
      <w:r>
        <w:t xml:space="preserve">]# </w:t>
      </w:r>
      <w:r>
        <w:rPr>
          <w:rFonts w:hint="eastAsia"/>
          <w:color w:val="548DD4" w:themeColor="text2" w:themeTint="99"/>
        </w:rPr>
        <w:t>make</w:t>
      </w:r>
      <w:r w:rsidR="00173F46" w:rsidRPr="00FF6706">
        <w:rPr>
          <w:color w:val="548DD4" w:themeColor="text2" w:themeTint="99"/>
        </w:rPr>
        <w:t xml:space="preserve"> </w:t>
      </w:r>
      <w:r>
        <w:rPr>
          <w:rFonts w:hint="eastAsia"/>
          <w:color w:val="548DD4" w:themeColor="text2" w:themeTint="99"/>
        </w:rPr>
        <w:t>&amp;&amp; make install</w:t>
      </w:r>
    </w:p>
    <w:p w14:paraId="5DC7DB19" w14:textId="3E36E629" w:rsidR="001E4008" w:rsidRDefault="001E4008" w:rsidP="00BB4A32">
      <w:pPr>
        <w:rPr>
          <w:color w:val="548DD4" w:themeColor="text2" w:themeTint="99"/>
        </w:rPr>
      </w:pPr>
      <w:ins w:id="686" w:author="양 성훈" w:date="2023-09-12T20:33:00Z">
        <w:r>
          <w:t xml:space="preserve">[root@jaehyun </w:t>
        </w:r>
        <w:r>
          <w:rPr>
            <w:rFonts w:hint="eastAsia"/>
          </w:rPr>
          <w:t>asterisk-1.8.22.0</w:t>
        </w:r>
        <w:r>
          <w:t>]#</w:t>
        </w:r>
        <w:r w:rsidR="005706E5" w:rsidRPr="005706E5">
          <w:rPr>
            <w:rPrChange w:id="687" w:author="양 성훈" w:date="2023-09-15T15:35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 xml:space="preserve"> </w:t>
        </w:r>
        <w:r w:rsidRPr="005706E5">
          <w:rPr>
            <w:color w:val="548DD4" w:themeColor="text2" w:themeTint="99"/>
            <w:rPrChange w:id="688" w:author="양 성훈" w:date="2023-09-15T15:35:00Z">
              <w:rPr>
                <w:rFonts w:ascii="Courier New" w:hAnsi="Courier New" w:cs="Courier New"/>
                <w:color w:val="FFFFFF"/>
                <w:sz w:val="26"/>
                <w:szCs w:val="26"/>
                <w:shd w:val="clear" w:color="auto" w:fill="051E30"/>
              </w:rPr>
            </w:rPrChange>
          </w:rPr>
          <w:t>make samples &amp;&amp; make config</w:t>
        </w:r>
      </w:ins>
    </w:p>
    <w:p w14:paraId="00BECBEF" w14:textId="77777777" w:rsidR="00436901" w:rsidRDefault="00436901" w:rsidP="00436901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asterisk-1.8.22.0</w:t>
      </w:r>
      <w:r>
        <w:t xml:space="preserve">]# </w:t>
      </w:r>
      <w:r w:rsidRPr="00436901">
        <w:rPr>
          <w:color w:val="548DD4" w:themeColor="text2" w:themeTint="99"/>
        </w:rPr>
        <w:t>/usr/sbin/asterisk</w:t>
      </w:r>
    </w:p>
    <w:p w14:paraId="32A252A9" w14:textId="77777777" w:rsidR="00C10735" w:rsidRPr="00C10735" w:rsidRDefault="00C10735" w:rsidP="00436901">
      <w:pPr>
        <w:pStyle w:val="a9"/>
        <w:numPr>
          <w:ilvl w:val="0"/>
          <w:numId w:val="11"/>
        </w:numPr>
        <w:ind w:leftChars="0"/>
        <w:rPr>
          <w:color w:val="FF0000"/>
        </w:rPr>
      </w:pPr>
      <w:r w:rsidRPr="00436901">
        <w:rPr>
          <w:rFonts w:hint="eastAsia"/>
          <w:b/>
          <w:color w:val="FF0000"/>
        </w:rPr>
        <w:t>매끄럽게</w:t>
      </w:r>
      <w:r w:rsidRPr="00436901">
        <w:rPr>
          <w:b/>
          <w:color w:val="FF0000"/>
        </w:rPr>
        <w:t xml:space="preserve"> 실행이 안되면 ldconfig 한번더</w:t>
      </w:r>
    </w:p>
    <w:p w14:paraId="1849F823" w14:textId="77777777" w:rsidR="00C10735" w:rsidRPr="00C10735" w:rsidRDefault="00C10735" w:rsidP="00C10735">
      <w:pPr>
        <w:pStyle w:val="a9"/>
        <w:numPr>
          <w:ilvl w:val="0"/>
          <w:numId w:val="11"/>
        </w:numPr>
        <w:ind w:leftChars="0"/>
        <w:rPr>
          <w:color w:val="FF0000"/>
        </w:rPr>
      </w:pPr>
      <w:r w:rsidRPr="00C10735">
        <w:rPr>
          <w:color w:val="FF0000"/>
        </w:rPr>
        <w:t xml:space="preserve">[root@jaehyun </w:t>
      </w:r>
      <w:r w:rsidRPr="00C10735">
        <w:rPr>
          <w:rFonts w:hint="eastAsia"/>
          <w:color w:val="FF0000"/>
        </w:rPr>
        <w:t>asterisk-1.8.22.0</w:t>
      </w:r>
      <w:r w:rsidRPr="00C10735">
        <w:rPr>
          <w:color w:val="FF0000"/>
        </w:rPr>
        <w:t>]#</w:t>
      </w:r>
      <w:r w:rsidRPr="00C10735">
        <w:rPr>
          <w:b/>
          <w:color w:val="FF0000"/>
        </w:rPr>
        <w:t xml:space="preserve"> ldconfig</w:t>
      </w:r>
    </w:p>
    <w:p w14:paraId="68C1146B" w14:textId="77777777" w:rsidR="00C10735" w:rsidRDefault="00436901" w:rsidP="00D70505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asterisk-1.8.22.0</w:t>
      </w:r>
      <w:r>
        <w:t xml:space="preserve">]# </w:t>
      </w:r>
      <w:r>
        <w:rPr>
          <w:rFonts w:hint="eastAsia"/>
          <w:color w:val="548DD4" w:themeColor="text2" w:themeTint="99"/>
        </w:rPr>
        <w:t xml:space="preserve">asterisk </w:t>
      </w:r>
      <w:r w:rsidR="00C10735">
        <w:rPr>
          <w:color w:val="548DD4" w:themeColor="text2" w:themeTint="99"/>
        </w:rPr>
        <w:t>-</w:t>
      </w:r>
      <w:r>
        <w:rPr>
          <w:rFonts w:hint="eastAsia"/>
          <w:color w:val="548DD4" w:themeColor="text2" w:themeTint="99"/>
        </w:rPr>
        <w:t>vvvvvr</w:t>
      </w:r>
    </w:p>
    <w:p w14:paraId="523929D2" w14:textId="13E3D947" w:rsidR="00D70505" w:rsidRDefault="00D70505" w:rsidP="00D70505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asterisk-1.8.22.0</w:t>
      </w:r>
      <w:r>
        <w:t xml:space="preserve">]# </w:t>
      </w:r>
      <w:r w:rsidR="00B46CE4">
        <w:rPr>
          <w:color w:val="548DD4" w:themeColor="text2" w:themeTint="99"/>
        </w:rPr>
        <w:t>cd</w:t>
      </w:r>
    </w:p>
    <w:p w14:paraId="76063075" w14:textId="77777777" w:rsidR="00A757A2" w:rsidRDefault="00A757A2" w:rsidP="00D70505"/>
    <w:p w14:paraId="43637024" w14:textId="4EF4EE46" w:rsidR="00B46CE4" w:rsidRPr="00984A0F" w:rsidRDefault="00984A0F" w:rsidP="00D70505">
      <w:pPr>
        <w:rPr>
          <w:b/>
        </w:rPr>
      </w:pPr>
      <w:r>
        <w:rPr>
          <w:b/>
        </w:rPr>
        <w:t>*</w:t>
      </w:r>
      <w:r w:rsidR="00B46CE4" w:rsidRPr="00984A0F">
        <w:rPr>
          <w:b/>
        </w:rPr>
        <w:t>safe_asterisk</w:t>
      </w:r>
      <w:r w:rsidR="00B46CE4" w:rsidRPr="00984A0F">
        <w:rPr>
          <w:rFonts w:hint="eastAsia"/>
          <w:b/>
        </w:rPr>
        <w:t xml:space="preserve"> 사용 중지</w:t>
      </w:r>
    </w:p>
    <w:p w14:paraId="4A029C90" w14:textId="3C593745" w:rsidR="00B46CE4" w:rsidRDefault="00B46CE4" w:rsidP="00D70505">
      <w:ins w:id="689" w:author="양 성훈" w:date="2023-09-14T16:12:00Z">
        <w:r>
          <w:t>[root@jaehyun]#</w:t>
        </w:r>
      </w:ins>
      <w:r>
        <w:t xml:space="preserve"> </w:t>
      </w:r>
      <w:r w:rsidRPr="00B46CE4">
        <w:t>cd /etc/rc.d/init.d/</w:t>
      </w:r>
    </w:p>
    <w:p w14:paraId="613D2889" w14:textId="57B4121C" w:rsidR="00B46CE4" w:rsidRDefault="00B46CE4" w:rsidP="00D70505">
      <w:r w:rsidRPr="00B46CE4">
        <w:t>[root@</w:t>
      </w:r>
      <w:ins w:id="690" w:author="양 성훈" w:date="2023-09-14T16:12:00Z">
        <w:r>
          <w:t>jaehyun</w:t>
        </w:r>
      </w:ins>
      <w:r w:rsidRPr="00B46CE4">
        <w:t xml:space="preserve"> init.d]#</w:t>
      </w:r>
      <w:r>
        <w:t xml:space="preserve"> </w:t>
      </w:r>
      <w:r>
        <w:rPr>
          <w:rFonts w:hint="eastAsia"/>
        </w:rPr>
        <w:t xml:space="preserve">vim </w:t>
      </w:r>
      <w:r w:rsidRPr="00B46CE4">
        <w:t>asterisk</w:t>
      </w:r>
    </w:p>
    <w:p w14:paraId="2DF2ADC0" w14:textId="590DD52D" w:rsidR="00B46CE4" w:rsidRPr="00B46CE4" w:rsidRDefault="00B46CE4" w:rsidP="00B46CE4">
      <w:pPr>
        <w:ind w:firstLineChars="100" w:firstLine="200"/>
        <w:rPr>
          <w:b/>
          <w:color w:val="FF0000"/>
        </w:rPr>
      </w:pPr>
      <w:r w:rsidRPr="00B46CE4">
        <w:rPr>
          <w:b/>
          <w:color w:val="FF0000"/>
        </w:rPr>
        <w:t xml:space="preserve">SAFE_ASTERISK=$AST_SBIN/safe_asterisk – </w:t>
      </w:r>
      <w:r w:rsidRPr="00B46CE4">
        <w:rPr>
          <w:rFonts w:hint="eastAsia"/>
          <w:b/>
          <w:color w:val="FF0000"/>
        </w:rPr>
        <w:t>찾아서</w:t>
      </w:r>
    </w:p>
    <w:p w14:paraId="3227ACF1" w14:textId="0E7533CD" w:rsidR="00B46CE4" w:rsidRPr="00B46CE4" w:rsidRDefault="00B46CE4" w:rsidP="00B46CE4">
      <w:pPr>
        <w:ind w:firstLineChars="100" w:firstLine="200"/>
        <w:rPr>
          <w:b/>
          <w:color w:val="FF0000"/>
        </w:rPr>
      </w:pPr>
      <w:r w:rsidRPr="00B46CE4">
        <w:rPr>
          <w:b/>
          <w:color w:val="FF0000"/>
        </w:rPr>
        <w:t xml:space="preserve">#SAFE_ASTERISK=$AST_SBIN/safe_asterisk  - </w:t>
      </w:r>
      <w:r w:rsidRPr="00B46CE4">
        <w:rPr>
          <w:rFonts w:hint="eastAsia"/>
          <w:b/>
          <w:color w:val="FF0000"/>
        </w:rPr>
        <w:t>주석</w:t>
      </w:r>
      <w:r>
        <w:rPr>
          <w:rFonts w:hint="eastAsia"/>
          <w:b/>
          <w:color w:val="FF0000"/>
        </w:rPr>
        <w:t xml:space="preserve"> 후 저장</w:t>
      </w:r>
    </w:p>
    <w:p w14:paraId="667DEA2B" w14:textId="77777777" w:rsidR="000E25C9" w:rsidRDefault="000E25C9" w:rsidP="00D70505"/>
    <w:p w14:paraId="078D6298" w14:textId="77777777" w:rsidR="00D70505" w:rsidRDefault="00D70505" w:rsidP="00D70505">
      <w:pPr>
        <w:rPr>
          <w:ins w:id="691" w:author="양 성훈" w:date="2023-09-14T16:12:00Z"/>
          <w:b/>
        </w:rPr>
      </w:pPr>
      <w:r w:rsidRPr="0010502D">
        <w:rPr>
          <w:b/>
        </w:rPr>
        <w:t>*</w:t>
      </w:r>
      <w:r>
        <w:rPr>
          <w:b/>
        </w:rPr>
        <w:t xml:space="preserve">SIPSAK (Asterisk SIP Module </w:t>
      </w:r>
      <w:r>
        <w:rPr>
          <w:rFonts w:hint="eastAsia"/>
          <w:b/>
        </w:rPr>
        <w:t>감시)</w:t>
      </w:r>
      <w:r w:rsidRPr="0010502D">
        <w:rPr>
          <w:b/>
        </w:rPr>
        <w:t xml:space="preserve"> </w:t>
      </w:r>
      <w:r w:rsidRPr="0010502D">
        <w:rPr>
          <w:rFonts w:hint="eastAsia"/>
          <w:b/>
        </w:rPr>
        <w:t>설치</w:t>
      </w:r>
      <w:r w:rsidRPr="0010502D">
        <w:rPr>
          <w:b/>
        </w:rPr>
        <w:t>*</w:t>
      </w:r>
    </w:p>
    <w:p w14:paraId="3084E63C" w14:textId="18769C9C" w:rsidR="00077A0C" w:rsidRDefault="00077A0C" w:rsidP="00077A0C">
      <w:pPr>
        <w:rPr>
          <w:ins w:id="692" w:author="양 성훈" w:date="2023-09-14T16:12:00Z"/>
          <w:color w:val="548DD4" w:themeColor="text2" w:themeTint="99"/>
        </w:rPr>
      </w:pPr>
      <w:ins w:id="693" w:author="양 성훈" w:date="2023-09-14T16:12:00Z">
        <w:r>
          <w:t xml:space="preserve">[root@jaehyun </w:t>
        </w:r>
        <w:r>
          <w:rPr>
            <w:rFonts w:hint="eastAsia"/>
          </w:rPr>
          <w:t>src</w:t>
        </w:r>
        <w:r>
          <w:t xml:space="preserve">]# </w:t>
        </w:r>
        <w:r w:rsidRPr="001D25AC">
          <w:rPr>
            <w:color w:val="548DD4" w:themeColor="text2" w:themeTint="99"/>
          </w:rPr>
          <w:t>tar</w:t>
        </w:r>
        <w:r>
          <w:rPr>
            <w:color w:val="548DD4" w:themeColor="text2" w:themeTint="99"/>
          </w:rPr>
          <w:t xml:space="preserve"> xvfz </w:t>
        </w:r>
        <w:r w:rsidR="00226E63">
          <w:rPr>
            <w:color w:val="548DD4" w:themeColor="text2" w:themeTint="99"/>
          </w:rPr>
          <w:t>sipsak-0.9.8</w:t>
        </w:r>
      </w:ins>
      <w:ins w:id="694" w:author="양 성훈" w:date="2023-09-18T11:22:00Z">
        <w:r w:rsidR="004B56A9">
          <w:rPr>
            <w:color w:val="548DD4" w:themeColor="text2" w:themeTint="99"/>
          </w:rPr>
          <w:t>.</w:t>
        </w:r>
      </w:ins>
      <w:ins w:id="695" w:author="양 성훈" w:date="2023-09-14T16:12:00Z">
        <w:r w:rsidRPr="00D70505">
          <w:rPr>
            <w:color w:val="548DD4" w:themeColor="text2" w:themeTint="99"/>
          </w:rPr>
          <w:t>1.tar.gz</w:t>
        </w:r>
      </w:ins>
    </w:p>
    <w:p w14:paraId="75815AB2" w14:textId="3E832AFF" w:rsidR="00077A0C" w:rsidRDefault="00077A0C" w:rsidP="00077A0C">
      <w:pPr>
        <w:rPr>
          <w:ins w:id="696" w:author="양 성훈" w:date="2023-09-14T16:12:00Z"/>
          <w:color w:val="548DD4" w:themeColor="text2" w:themeTint="99"/>
        </w:rPr>
      </w:pPr>
      <w:ins w:id="697" w:author="양 성훈" w:date="2023-09-14T16:12:00Z">
        <w:r>
          <w:t xml:space="preserve">[root@jaehyun </w:t>
        </w:r>
        <w:r>
          <w:rPr>
            <w:rFonts w:hint="eastAsia"/>
          </w:rPr>
          <w:t>src</w:t>
        </w:r>
        <w:r>
          <w:t xml:space="preserve">]# </w:t>
        </w:r>
        <w:r w:rsidR="00285EE9">
          <w:rPr>
            <w:color w:val="548DD4" w:themeColor="text2" w:themeTint="99"/>
          </w:rPr>
          <w:t>cd sipsak-0.9.8</w:t>
        </w:r>
      </w:ins>
      <w:ins w:id="698" w:author="양 성훈" w:date="2023-09-15T14:37:00Z">
        <w:r w:rsidR="00285EE9">
          <w:rPr>
            <w:color w:val="548DD4" w:themeColor="text2" w:themeTint="99"/>
          </w:rPr>
          <w:t>.1</w:t>
        </w:r>
      </w:ins>
    </w:p>
    <w:p w14:paraId="7E8142C4" w14:textId="77777777" w:rsidR="00077A0C" w:rsidRDefault="00077A0C" w:rsidP="00077A0C">
      <w:pPr>
        <w:rPr>
          <w:ins w:id="699" w:author="양 성훈" w:date="2023-09-14T16:12:00Z"/>
          <w:color w:val="548DD4" w:themeColor="text2" w:themeTint="99"/>
        </w:rPr>
      </w:pPr>
      <w:ins w:id="700" w:author="양 성훈" w:date="2023-09-14T16:12:00Z">
        <w:r>
          <w:t xml:space="preserve">[root@jaehyun </w:t>
        </w:r>
        <w:r w:rsidRPr="00D70505">
          <w:t>sipsak-0.9.6</w:t>
        </w:r>
        <w:r>
          <w:t xml:space="preserve">]# </w:t>
        </w:r>
        <w:r>
          <w:rPr>
            <w:color w:val="548DD4" w:themeColor="text2" w:themeTint="99"/>
          </w:rPr>
          <w:t>./configure &amp;&amp; make &amp;&amp; make install</w:t>
        </w:r>
      </w:ins>
    </w:p>
    <w:p w14:paraId="3D4C3B1F" w14:textId="77777777" w:rsidR="00077A0C" w:rsidRPr="00077A0C" w:rsidRDefault="00077A0C" w:rsidP="00BB4A32">
      <w:pPr>
        <w:rPr>
          <w:color w:val="548DD4" w:themeColor="text2" w:themeTint="99"/>
        </w:rPr>
      </w:pPr>
    </w:p>
    <w:p w14:paraId="7CE906DC" w14:textId="2565C866" w:rsidR="00B909F2" w:rsidRDefault="00B909F2" w:rsidP="00BB4A32">
      <w:pPr>
        <w:rPr>
          <w:color w:val="548DD4" w:themeColor="text2" w:themeTint="99"/>
        </w:rPr>
      </w:pPr>
      <w:r>
        <w:t xml:space="preserve">[root@jaehyun </w:t>
      </w:r>
      <w:r w:rsidRPr="00D70505">
        <w:t>sipsak-0.9.6</w:t>
      </w:r>
      <w:r>
        <w:t xml:space="preserve">]# </w:t>
      </w:r>
      <w:r>
        <w:rPr>
          <w:color w:val="548DD4" w:themeColor="text2" w:themeTint="99"/>
        </w:rPr>
        <w:t>c</w:t>
      </w:r>
      <w:r>
        <w:rPr>
          <w:rFonts w:hint="eastAsia"/>
          <w:color w:val="548DD4" w:themeColor="text2" w:themeTint="99"/>
        </w:rPr>
        <w:t>d ..</w:t>
      </w:r>
    </w:p>
    <w:p w14:paraId="5AE8C628" w14:textId="77777777" w:rsidR="00984A0F" w:rsidRPr="00B909F2" w:rsidRDefault="00984A0F" w:rsidP="00BB4A32">
      <w:pPr>
        <w:rPr>
          <w:color w:val="548DD4" w:themeColor="text2" w:themeTint="99"/>
        </w:rPr>
      </w:pPr>
    </w:p>
    <w:p w14:paraId="12B92454" w14:textId="77777777" w:rsidR="00D70505" w:rsidRDefault="00D70505" w:rsidP="00BB4A32">
      <w:pPr>
        <w:rPr>
          <w:color w:val="548DD4" w:themeColor="text2" w:themeTint="99"/>
        </w:rPr>
      </w:pPr>
      <w:r>
        <w:rPr>
          <w:color w:val="548DD4" w:themeColor="text2" w:themeTint="99"/>
        </w:rPr>
        <w:t>#</w:t>
      </w:r>
      <w:r>
        <w:rPr>
          <w:rFonts w:hint="eastAsia"/>
          <w:color w:val="548DD4" w:themeColor="text2" w:themeTint="99"/>
        </w:rPr>
        <w:t>확인방법</w:t>
      </w:r>
      <w:r w:rsidR="009346D8">
        <w:rPr>
          <w:rFonts w:hint="eastAsia"/>
          <w:color w:val="548DD4" w:themeColor="text2" w:themeTint="99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70505" w14:paraId="6512DF3F" w14:textId="77777777" w:rsidTr="00D70505">
        <w:tc>
          <w:tcPr>
            <w:tcW w:w="10456" w:type="dxa"/>
          </w:tcPr>
          <w:p w14:paraId="63B36E79" w14:textId="77777777" w:rsidR="00D70505" w:rsidRDefault="00D70505" w:rsidP="00BB4A32">
            <w:r>
              <w:t>A</w:t>
            </w:r>
            <w:r>
              <w:rPr>
                <w:rFonts w:hint="eastAsia"/>
              </w:rPr>
              <w:t xml:space="preserve">sterisk </w:t>
            </w:r>
            <w:r w:rsidR="00E25BA8">
              <w:rPr>
                <w:rFonts w:hint="eastAsia"/>
              </w:rPr>
              <w:t>실행 후..</w:t>
            </w:r>
          </w:p>
          <w:p w14:paraId="75A20E7E" w14:textId="77777777" w:rsidR="00E25BA8" w:rsidRDefault="00E25BA8" w:rsidP="00BB4A32">
            <w:r w:rsidRPr="00E25BA8">
              <w:t>sipsak -v -s sip:127.0.0.1</w:t>
            </w:r>
            <w:r>
              <w:rPr>
                <w:rFonts w:hint="eastAsia"/>
              </w:rPr>
              <w:t xml:space="preserve"> 하여 </w:t>
            </w:r>
            <w:r>
              <w:t xml:space="preserve">200OK </w:t>
            </w:r>
            <w:r>
              <w:rPr>
                <w:rFonts w:hint="eastAsia"/>
              </w:rPr>
              <w:t xml:space="preserve">또는 </w:t>
            </w:r>
            <w:r>
              <w:t xml:space="preserve">404NotFound </w:t>
            </w:r>
            <w:r>
              <w:rPr>
                <w:rFonts w:hint="eastAsia"/>
              </w:rPr>
              <w:t>가 나오면 정상</w:t>
            </w:r>
          </w:p>
        </w:tc>
      </w:tr>
    </w:tbl>
    <w:p w14:paraId="200B6E3F" w14:textId="77777777" w:rsidR="00D70505" w:rsidRDefault="00D70505" w:rsidP="00BB4A32"/>
    <w:p w14:paraId="7191321D" w14:textId="77777777" w:rsidR="00A757A2" w:rsidRDefault="00A757A2" w:rsidP="00A757A2">
      <w:pPr>
        <w:rPr>
          <w:b/>
        </w:rPr>
      </w:pPr>
      <w:r>
        <w:rPr>
          <w:rFonts w:hint="eastAsia"/>
          <w:b/>
        </w:rPr>
        <w:t>#ASTERISK LOG ROTATE 적용</w:t>
      </w:r>
    </w:p>
    <w:p w14:paraId="6A3C6A75" w14:textId="77777777" w:rsidR="00A757A2" w:rsidRDefault="00A757A2" w:rsidP="00A757A2">
      <w:pPr>
        <w:rPr>
          <w:color w:val="548DD4" w:themeColor="text2" w:themeTint="99"/>
        </w:rPr>
      </w:pPr>
      <w:r>
        <w:t xml:space="preserve">[root@localhost ~]# </w:t>
      </w:r>
      <w:r w:rsidRPr="00F25773">
        <w:rPr>
          <w:color w:val="548DD4" w:themeColor="text2" w:themeTint="99"/>
        </w:rPr>
        <w:t>vi /etc/logrotate.d/asterisk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757A2" w14:paraId="72577EB9" w14:textId="77777777" w:rsidTr="00327228">
        <w:tc>
          <w:tcPr>
            <w:tcW w:w="10664" w:type="dxa"/>
          </w:tcPr>
          <w:p w14:paraId="2ACD084F" w14:textId="77777777" w:rsidR="00A757A2" w:rsidRDefault="00A757A2" w:rsidP="00327228">
            <w:r>
              <w:t>/var/log/asterisk/messages {</w:t>
            </w:r>
          </w:p>
          <w:p w14:paraId="16C49791" w14:textId="77777777" w:rsidR="00A757A2" w:rsidRDefault="00A757A2" w:rsidP="00327228">
            <w:r>
              <w:t xml:space="preserve">  daily</w:t>
            </w:r>
          </w:p>
          <w:p w14:paraId="0EF7597D" w14:textId="77777777" w:rsidR="00A757A2" w:rsidRDefault="00A757A2" w:rsidP="00327228">
            <w:r>
              <w:t xml:space="preserve">  missingok</w:t>
            </w:r>
          </w:p>
          <w:p w14:paraId="4230D2A6" w14:textId="77777777" w:rsidR="00A757A2" w:rsidRDefault="00A757A2" w:rsidP="00327228">
            <w:r>
              <w:t xml:space="preserve">  sharedscripts</w:t>
            </w:r>
          </w:p>
          <w:p w14:paraId="660DF3A8" w14:textId="77777777" w:rsidR="00A757A2" w:rsidRDefault="00A757A2" w:rsidP="00327228">
            <w:r>
              <w:t xml:space="preserve">  postrotate</w:t>
            </w:r>
          </w:p>
          <w:p w14:paraId="40496D91" w14:textId="77777777" w:rsidR="00A757A2" w:rsidRDefault="00A757A2" w:rsidP="00327228">
            <w:r>
              <w:t xml:space="preserve">    /usr/sbin/asterisk -rx "logger rotate" &gt;/dev/null 2&gt;&amp;1</w:t>
            </w:r>
          </w:p>
          <w:p w14:paraId="5BFD1EFA" w14:textId="77777777" w:rsidR="00A757A2" w:rsidRDefault="00A757A2" w:rsidP="00327228">
            <w:r>
              <w:t xml:space="preserve">  endscript</w:t>
            </w:r>
          </w:p>
          <w:p w14:paraId="189A4BB8" w14:textId="77777777" w:rsidR="00A757A2" w:rsidRDefault="00A757A2" w:rsidP="00327228">
            <w:r>
              <w:t>}</w:t>
            </w:r>
          </w:p>
        </w:tc>
      </w:tr>
    </w:tbl>
    <w:p w14:paraId="21A577D8" w14:textId="77777777" w:rsidR="00B909F2" w:rsidRDefault="00B909F2" w:rsidP="00BB4A32"/>
    <w:p w14:paraId="63F35E07" w14:textId="77777777" w:rsidR="004074FC" w:rsidRPr="00806B03" w:rsidRDefault="00A757A2" w:rsidP="004074FC">
      <w:pPr>
        <w:rPr>
          <w:b/>
        </w:rPr>
      </w:pPr>
      <w:r>
        <w:rPr>
          <w:b/>
        </w:rPr>
        <w:t>#</w:t>
      </w:r>
      <w:r w:rsidR="004074FC" w:rsidRPr="00806B03">
        <w:rPr>
          <w:rFonts w:hint="eastAsia"/>
          <w:b/>
        </w:rPr>
        <w:t>램디스크</w:t>
      </w:r>
      <w:r w:rsidR="004074FC" w:rsidRPr="00806B03">
        <w:rPr>
          <w:b/>
        </w:rPr>
        <w:t xml:space="preserve"> </w:t>
      </w:r>
      <w:r w:rsidR="004074FC" w:rsidRPr="00806B03">
        <w:rPr>
          <w:rFonts w:hint="eastAsia"/>
          <w:b/>
        </w:rPr>
        <w:t>적용</w:t>
      </w:r>
    </w:p>
    <w:p w14:paraId="0A6B141A" w14:textId="77777777" w:rsidR="004074FC" w:rsidRPr="00A90F6A" w:rsidRDefault="004074FC" w:rsidP="004074FC">
      <w:pPr>
        <w:rPr>
          <w:color w:val="548DD4" w:themeColor="text2" w:themeTint="99"/>
        </w:rPr>
      </w:pPr>
      <w:r>
        <w:t xml:space="preserve">[root@localhost ~]# </w:t>
      </w:r>
      <w:r w:rsidRPr="00A90F6A">
        <w:rPr>
          <w:color w:val="548DD4" w:themeColor="text2" w:themeTint="99"/>
        </w:rPr>
        <w:t>mkdir -p /tmp/monit</w:t>
      </w:r>
    </w:p>
    <w:p w14:paraId="48EEEFF4" w14:textId="783275DA" w:rsidR="004074FC" w:rsidRPr="00F37885" w:rsidRDefault="004074FC" w:rsidP="00F37885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 xml:space="preserve">[root@localhost ~]# </w:t>
      </w:r>
      <w:r w:rsidR="00F37885" w:rsidRPr="00F37885">
        <w:rPr>
          <w:rFonts w:ascii="Calibri" w:eastAsia="굴림" w:hAnsi="Calibri" w:cs="Calibri"/>
          <w:color w:val="548DD4" w:themeColor="text2" w:themeTint="99"/>
          <w:kern w:val="0"/>
          <w:sz w:val="22"/>
        </w:rPr>
        <w:t>mount -t tmpfs -o size=</w:t>
      </w:r>
      <w:ins w:id="701" w:author="Microsoft 계정" w:date="2023-07-06T17:01:00Z">
        <w:r w:rsidR="00A825D7">
          <w:rPr>
            <w:rFonts w:ascii="Calibri" w:eastAsia="굴림" w:hAnsi="Calibri" w:cs="Calibri"/>
            <w:color w:val="548DD4" w:themeColor="text2" w:themeTint="99"/>
            <w:kern w:val="0"/>
            <w:sz w:val="22"/>
          </w:rPr>
          <w:t>3</w:t>
        </w:r>
      </w:ins>
      <w:del w:id="702" w:author="Microsoft 계정" w:date="2023-07-06T17:01:00Z">
        <w:r w:rsidR="00F37885" w:rsidRPr="00F37885" w:rsidDel="00A825D7">
          <w:rPr>
            <w:rFonts w:ascii="Calibri" w:eastAsia="굴림" w:hAnsi="Calibri" w:cs="Calibri"/>
            <w:color w:val="548DD4" w:themeColor="text2" w:themeTint="99"/>
            <w:kern w:val="0"/>
            <w:sz w:val="22"/>
          </w:rPr>
          <w:delText>1</w:delText>
        </w:r>
      </w:del>
      <w:r w:rsidR="00F37885" w:rsidRPr="00F37885">
        <w:rPr>
          <w:rFonts w:ascii="Calibri" w:eastAsia="굴림" w:hAnsi="Calibri" w:cs="Calibri"/>
          <w:color w:val="548DD4" w:themeColor="text2" w:themeTint="99"/>
          <w:kern w:val="0"/>
          <w:sz w:val="22"/>
        </w:rPr>
        <w:t>G tmpfs /tmp/monit/</w:t>
      </w:r>
    </w:p>
    <w:p w14:paraId="11783A90" w14:textId="77777777" w:rsidR="004074FC" w:rsidRDefault="004074FC" w:rsidP="004074FC">
      <w:r>
        <w:t xml:space="preserve">[root@localhost ~]# </w:t>
      </w:r>
      <w:r w:rsidRPr="00A90F6A">
        <w:rPr>
          <w:color w:val="548DD4" w:themeColor="text2" w:themeTint="99"/>
        </w:rPr>
        <w:t>df -h</w:t>
      </w:r>
    </w:p>
    <w:p w14:paraId="4C6B4E66" w14:textId="77777777" w:rsidR="00B909F2" w:rsidRDefault="00B909F2" w:rsidP="00BB4A32"/>
    <w:p w14:paraId="30E916A5" w14:textId="77777777" w:rsidR="00A332F6" w:rsidRDefault="00A332F6" w:rsidP="00BB4A32"/>
    <w:p w14:paraId="79167BF9" w14:textId="77777777" w:rsidR="00B909F2" w:rsidRDefault="00B909F2" w:rsidP="00B909F2">
      <w:pPr>
        <w:jc w:val="right"/>
      </w:pPr>
      <w:r>
        <w:rPr>
          <w:rFonts w:hint="eastAsia"/>
          <w:b/>
          <w:u w:val="single"/>
        </w:rPr>
        <w:t xml:space="preserve">&lt; </w:t>
      </w:r>
      <w:r>
        <w:rPr>
          <w:b/>
          <w:u w:val="single"/>
        </w:rPr>
        <w:t xml:space="preserve">WEB </w:t>
      </w:r>
      <w:r>
        <w:rPr>
          <w:rFonts w:hint="eastAsia"/>
          <w:b/>
          <w:u w:val="single"/>
        </w:rPr>
        <w:t>기능</w:t>
      </w:r>
      <w:r>
        <w:rPr>
          <w:b/>
          <w:u w:val="single"/>
        </w:rPr>
        <w:t xml:space="preserve"> </w:t>
      </w:r>
      <w:r>
        <w:rPr>
          <w:rFonts w:hint="eastAsia"/>
          <w:b/>
          <w:u w:val="single"/>
        </w:rPr>
        <w:t xml:space="preserve">설치 </w:t>
      </w:r>
      <w:r>
        <w:rPr>
          <w:b/>
          <w:u w:val="single"/>
        </w:rPr>
        <w:t>– WEB | PBX | RECORD</w:t>
      </w:r>
      <w:r>
        <w:rPr>
          <w:rFonts w:hint="eastAsia"/>
          <w:b/>
          <w:u w:val="single"/>
        </w:rPr>
        <w:t xml:space="preserve"> &gt;</w:t>
      </w:r>
    </w:p>
    <w:p w14:paraId="6E9EFCF6" w14:textId="77777777" w:rsidR="00173F46" w:rsidRDefault="00173F46" w:rsidP="00BB4A32">
      <w:pPr>
        <w:rPr>
          <w:ins w:id="703" w:author="양 성훈" w:date="2023-09-13T13:57:00Z"/>
          <w:b/>
        </w:rPr>
      </w:pPr>
      <w:r w:rsidRPr="0010502D">
        <w:rPr>
          <w:b/>
        </w:rPr>
        <w:t xml:space="preserve">*HTTP </w:t>
      </w:r>
      <w:r w:rsidRPr="0010502D">
        <w:rPr>
          <w:rFonts w:hint="eastAsia"/>
          <w:b/>
        </w:rPr>
        <w:t>설치</w:t>
      </w:r>
      <w:r>
        <w:rPr>
          <w:b/>
        </w:rPr>
        <w:t>*</w:t>
      </w:r>
    </w:p>
    <w:p w14:paraId="080F2084" w14:textId="67D1BC85" w:rsidR="00766FFB" w:rsidRDefault="00766FFB" w:rsidP="00BB4A32">
      <w:pPr>
        <w:rPr>
          <w:ins w:id="704" w:author="양 성훈" w:date="2023-09-14T10:07:00Z"/>
          <w:rStyle w:val="aa"/>
          <w:color w:val="212529"/>
          <w:spacing w:val="-1"/>
          <w:sz w:val="27"/>
          <w:szCs w:val="27"/>
          <w:shd w:val="clear" w:color="auto" w:fill="FFFFFF"/>
        </w:rPr>
      </w:pPr>
      <w:ins w:id="705" w:author="양 성훈" w:date="2023-09-13T13:57:00Z">
        <w:r>
          <w:rPr>
            <w:rStyle w:val="aa"/>
            <w:rFonts w:hint="eastAsia"/>
            <w:color w:val="212529"/>
            <w:spacing w:val="-1"/>
            <w:sz w:val="27"/>
            <w:szCs w:val="27"/>
            <w:shd w:val="clear" w:color="auto" w:fill="FFFFFF"/>
          </w:rPr>
          <w:t>APR 설치</w:t>
        </w:r>
      </w:ins>
    </w:p>
    <w:p w14:paraId="37A6DD26" w14:textId="1962DD72" w:rsidR="00E04744" w:rsidRPr="005706E5" w:rsidRDefault="00E20C43" w:rsidP="00BB4A32">
      <w:pPr>
        <w:rPr>
          <w:color w:val="548DD4" w:themeColor="text2" w:themeTint="99"/>
          <w:rPrChange w:id="706" w:author="양 성훈" w:date="2023-09-15T15:35:00Z">
            <w:rPr>
              <w:b/>
            </w:rPr>
          </w:rPrChange>
        </w:rPr>
      </w:pPr>
      <w:r w:rsidRPr="00077A0C">
        <w:rPr>
          <w:rFonts w:ascii="Consolas" w:eastAsia="굴림체" w:hAnsi="Consolas" w:cs="굴림체"/>
          <w:kern w:val="0"/>
          <w:sz w:val="24"/>
          <w:szCs w:val="24"/>
        </w:rPr>
        <w:t xml:space="preserve"> </w:t>
      </w:r>
      <w:ins w:id="707" w:author="양 성훈" w:date="2023-09-13T14:04:00Z">
        <w:r w:rsidR="00E04744" w:rsidRPr="00077A0C">
          <w:rPr>
            <w:rFonts w:ascii="Consolas" w:eastAsia="굴림체" w:hAnsi="Consolas" w:cs="굴림체"/>
            <w:kern w:val="0"/>
            <w:sz w:val="24"/>
            <w:szCs w:val="24"/>
            <w:rPrChange w:id="708" w:author="양 성훈" w:date="2023-09-14T16:22:00Z">
              <w:rPr>
                <w:color w:val="FF0000"/>
              </w:rPr>
            </w:rPrChange>
          </w:rPr>
          <w:t xml:space="preserve">[root@jaehyun src]# </w:t>
        </w:r>
        <w:r w:rsidR="00E04744" w:rsidRPr="005706E5">
          <w:rPr>
            <w:color w:val="548DD4" w:themeColor="text2" w:themeTint="99"/>
            <w:rPrChange w:id="709" w:author="양 성훈" w:date="2023-09-15T15:35:00Z">
              <w:rPr>
                <w:color w:val="FF0000"/>
              </w:rPr>
            </w:rPrChange>
          </w:rPr>
          <w:t xml:space="preserve">tar xvfz </w:t>
        </w:r>
        <w:r w:rsidR="00077A0C" w:rsidRPr="005706E5">
          <w:rPr>
            <w:color w:val="548DD4" w:themeColor="text2" w:themeTint="99"/>
            <w:rPrChange w:id="710" w:author="양 성훈" w:date="2023-09-15T15:35:00Z">
              <w:rPr>
                <w:color w:val="FF0000"/>
                <w:lang w:val="fr-FR"/>
              </w:rPr>
            </w:rPrChange>
          </w:rPr>
          <w:t>apr-1.7.4</w:t>
        </w:r>
        <w:r w:rsidR="00E04744" w:rsidRPr="005706E5">
          <w:rPr>
            <w:color w:val="548DD4" w:themeColor="text2" w:themeTint="99"/>
            <w:rPrChange w:id="711" w:author="양 성훈" w:date="2023-09-15T15:35:00Z">
              <w:rPr>
                <w:color w:val="FF0000"/>
                <w:lang w:val="fr-FR"/>
              </w:rPr>
            </w:rPrChange>
          </w:rPr>
          <w:t>.tar.gz</w:t>
        </w:r>
      </w:ins>
    </w:p>
    <w:p w14:paraId="21A6C557" w14:textId="456EB21A" w:rsidR="00766FFB" w:rsidRPr="005706E5" w:rsidRDefault="00766FFB">
      <w:pPr>
        <w:pStyle w:val="HTML"/>
        <w:spacing w:before="120" w:after="120"/>
        <w:rPr>
          <w:ins w:id="712" w:author="양 성훈" w:date="2023-09-13T13:55:00Z"/>
          <w:color w:val="548DD4" w:themeColor="text2" w:themeTint="99"/>
          <w:rPrChange w:id="713" w:author="양 성훈" w:date="2023-09-15T15:35:00Z">
            <w:rPr>
              <w:ins w:id="714" w:author="양 성훈" w:date="2023-09-13T13:55:00Z"/>
            </w:rPr>
          </w:rPrChange>
        </w:rPr>
        <w:pPrChange w:id="715" w:author="양 성훈" w:date="2023-09-13T13:55:00Z">
          <w:pPr/>
        </w:pPrChange>
      </w:pPr>
      <w:ins w:id="716" w:author="양 성훈" w:date="2023-09-13T13:55:00Z">
        <w:r>
          <w:t xml:space="preserve">[root@jaehyun </w:t>
        </w:r>
        <w:r>
          <w:rPr>
            <w:rFonts w:hint="eastAsia"/>
          </w:rPr>
          <w:t>src</w:t>
        </w:r>
        <w:r>
          <w:t>]#</w:t>
        </w:r>
        <w:r w:rsidRPr="00766FFB">
          <w:rPr>
            <w:rStyle w:val="Char0"/>
            <w:rFonts w:ascii="Consolas" w:hAnsi="Consolas"/>
          </w:rPr>
          <w:t xml:space="preserve"> </w:t>
        </w:r>
        <w:r w:rsidRPr="005706E5">
          <w:rPr>
            <w:rFonts w:ascii="맑은 고딕" w:eastAsia="맑은 고딕" w:hAnsi="맑은 고딕" w:cs="Times New Roman"/>
            <w:color w:val="548DD4" w:themeColor="text2" w:themeTint="99"/>
            <w:kern w:val="2"/>
            <w:sz w:val="20"/>
            <w:szCs w:val="22"/>
            <w:rPrChange w:id="717" w:author="양 성훈" w:date="2023-09-15T15:35:00Z">
              <w:rPr>
                <w:rFonts w:ascii="Consolas" w:hAnsi="Consolas"/>
              </w:rPr>
            </w:rPrChange>
          </w:rPr>
          <w:t>cd /usr/local/src/apr-1.7.4</w:t>
        </w:r>
      </w:ins>
    </w:p>
    <w:p w14:paraId="4F7B5151" w14:textId="2E40D3EE" w:rsidR="00766FFB" w:rsidRDefault="00766FFB">
      <w:pPr>
        <w:pStyle w:val="HTML"/>
        <w:spacing w:before="120" w:after="120"/>
        <w:rPr>
          <w:ins w:id="718" w:author="양 성훈" w:date="2023-09-13T13:57:00Z"/>
          <w:rFonts w:ascii="Consolas" w:hAnsi="Consolas"/>
        </w:rPr>
        <w:pPrChange w:id="719" w:author="양 성훈" w:date="2023-09-13T13:56:00Z">
          <w:pPr/>
        </w:pPrChange>
      </w:pPr>
      <w:ins w:id="720" w:author="양 성훈" w:date="2023-09-13T13:55:00Z">
        <w:r>
          <w:t xml:space="preserve">[root@jaehyun </w:t>
        </w:r>
        <w:r>
          <w:rPr>
            <w:rFonts w:hint="eastAsia"/>
          </w:rPr>
          <w:t>src</w:t>
        </w:r>
        <w:r>
          <w:t>]#</w:t>
        </w:r>
      </w:ins>
      <w:ins w:id="721" w:author="양 성훈" w:date="2023-09-13T13:56:00Z">
        <w:r>
          <w:t xml:space="preserve"> </w:t>
        </w:r>
        <w:r w:rsidRPr="005706E5">
          <w:rPr>
            <w:rFonts w:ascii="맑은 고딕" w:eastAsia="맑은 고딕" w:hAnsi="맑은 고딕" w:cs="Times New Roman"/>
            <w:color w:val="548DD4" w:themeColor="text2" w:themeTint="99"/>
            <w:kern w:val="2"/>
            <w:sz w:val="20"/>
            <w:szCs w:val="22"/>
            <w:rPrChange w:id="722" w:author="양 성훈" w:date="2023-09-15T15:35:00Z">
              <w:rPr>
                <w:rFonts w:ascii="Consolas" w:hAnsi="Consolas"/>
              </w:rPr>
            </w:rPrChange>
          </w:rPr>
          <w:t>./configure --prefix=/usr/local/src/apr-1.7.4</w:t>
        </w:r>
        <w:r w:rsidRPr="00766FFB">
          <w:rPr>
            <w:rFonts w:ascii="Consolas" w:hAnsi="Consolas"/>
          </w:rPr>
          <w:t xml:space="preserve"> </w:t>
        </w:r>
      </w:ins>
    </w:p>
    <w:p w14:paraId="0D070134" w14:textId="60C5EACD" w:rsidR="00766FFB" w:rsidRPr="00766FFB" w:rsidRDefault="00766FFB" w:rsidP="00766FFB">
      <w:pPr>
        <w:pStyle w:val="HTML"/>
        <w:spacing w:before="120" w:after="120"/>
        <w:rPr>
          <w:ins w:id="723" w:author="양 성훈" w:date="2023-09-13T13:57:00Z"/>
          <w:rFonts w:ascii="Consolas" w:hAnsi="Consolas"/>
        </w:rPr>
      </w:pPr>
      <w:ins w:id="724" w:author="양 성훈" w:date="2023-09-13T13:57:00Z">
        <w:r>
          <w:t xml:space="preserve">[root@jaehyun </w:t>
        </w:r>
        <w:r>
          <w:rPr>
            <w:rFonts w:hint="eastAsia"/>
          </w:rPr>
          <w:t>src</w:t>
        </w:r>
        <w:r>
          <w:t>]#</w:t>
        </w:r>
        <w:r w:rsidRPr="00766FFB">
          <w:rPr>
            <w:rStyle w:val="Char0"/>
            <w:rFonts w:ascii="Consolas" w:hAnsi="Consolas"/>
          </w:rPr>
          <w:t xml:space="preserve"> </w:t>
        </w:r>
        <w:r w:rsidRPr="005706E5">
          <w:rPr>
            <w:rFonts w:ascii="맑은 고딕" w:eastAsia="맑은 고딕" w:hAnsi="맑은 고딕" w:cs="Times New Roman"/>
            <w:color w:val="548DD4" w:themeColor="text2" w:themeTint="99"/>
            <w:kern w:val="2"/>
            <w:sz w:val="20"/>
            <w:szCs w:val="22"/>
            <w:rPrChange w:id="725" w:author="양 성훈" w:date="2023-09-15T15:35:00Z">
              <w:rPr>
                <w:rFonts w:ascii="Consolas" w:hAnsi="Consolas"/>
              </w:rPr>
            </w:rPrChange>
          </w:rPr>
          <w:t>make &amp;&amp; make install</w:t>
        </w:r>
      </w:ins>
    </w:p>
    <w:p w14:paraId="46B5925D" w14:textId="5D782DAD" w:rsidR="00766FFB" w:rsidRPr="00766FFB" w:rsidRDefault="00766FFB" w:rsidP="00766FFB">
      <w:pPr>
        <w:rPr>
          <w:ins w:id="726" w:author="양 성훈" w:date="2023-09-13T13:57:00Z"/>
        </w:rPr>
      </w:pPr>
      <w:ins w:id="727" w:author="양 성훈" w:date="2023-09-13T13:57:00Z">
        <w:r>
          <w:t xml:space="preserve">[root@jaehyun </w:t>
        </w:r>
        <w:r>
          <w:rPr>
            <w:rFonts w:hint="eastAsia"/>
          </w:rPr>
          <w:t>src</w:t>
        </w:r>
        <w:r>
          <w:t xml:space="preserve">]# </w:t>
        </w:r>
        <w:r w:rsidRPr="005706E5">
          <w:rPr>
            <w:color w:val="548DD4" w:themeColor="text2" w:themeTint="99"/>
            <w:rPrChange w:id="728" w:author="양 성훈" w:date="2023-09-15T15:35:00Z">
              <w:rPr/>
            </w:rPrChange>
          </w:rPr>
          <w:t>cd ..</w:t>
        </w:r>
      </w:ins>
    </w:p>
    <w:p w14:paraId="743A38CB" w14:textId="77777777" w:rsidR="00766FFB" w:rsidRDefault="00766FFB">
      <w:pPr>
        <w:pStyle w:val="HTML"/>
        <w:spacing w:before="120" w:after="120"/>
        <w:rPr>
          <w:ins w:id="729" w:author="양 성훈" w:date="2023-09-13T13:57:00Z"/>
          <w:rFonts w:ascii="Consolas" w:hAnsi="Consolas"/>
        </w:rPr>
        <w:pPrChange w:id="730" w:author="양 성훈" w:date="2023-09-13T13:56:00Z">
          <w:pPr/>
        </w:pPrChange>
      </w:pPr>
    </w:p>
    <w:p w14:paraId="78A1B4F6" w14:textId="3509FF26" w:rsidR="00766FFB" w:rsidRDefault="00766FFB">
      <w:pPr>
        <w:pStyle w:val="HTML"/>
        <w:spacing w:before="120" w:after="120"/>
        <w:rPr>
          <w:ins w:id="731" w:author="양 성훈" w:date="2023-09-14T10:08:00Z"/>
          <w:rStyle w:val="aa"/>
          <w:color w:val="212529"/>
          <w:spacing w:val="-1"/>
          <w:sz w:val="27"/>
          <w:szCs w:val="27"/>
          <w:shd w:val="clear" w:color="auto" w:fill="FFFFFF"/>
        </w:rPr>
        <w:pPrChange w:id="732" w:author="양 성훈" w:date="2023-09-13T13:56:00Z">
          <w:pPr/>
        </w:pPrChange>
      </w:pPr>
      <w:ins w:id="733" w:author="양 성훈" w:date="2023-09-13T13:57:00Z">
        <w:r>
          <w:rPr>
            <w:rStyle w:val="aa"/>
            <w:rFonts w:ascii="맑은 고딕" w:eastAsia="맑은 고딕" w:hAnsi="맑은 고딕" w:hint="eastAsia"/>
            <w:color w:val="212529"/>
            <w:spacing w:val="-1"/>
            <w:sz w:val="27"/>
            <w:szCs w:val="27"/>
            <w:shd w:val="clear" w:color="auto" w:fill="FFFFFF"/>
          </w:rPr>
          <w:t>APR-UTIL 설치</w:t>
        </w:r>
      </w:ins>
    </w:p>
    <w:p w14:paraId="1243208E" w14:textId="00D630EA" w:rsidR="00E04744" w:rsidRPr="005706E5" w:rsidRDefault="00E20C43">
      <w:pPr>
        <w:rPr>
          <w:ins w:id="734" w:author="양 성훈" w:date="2023-09-13T13:55:00Z"/>
          <w:color w:val="548DD4" w:themeColor="text2" w:themeTint="99"/>
          <w:rPrChange w:id="735" w:author="양 성훈" w:date="2023-09-15T15:36:00Z">
            <w:rPr>
              <w:ins w:id="736" w:author="양 성훈" w:date="2023-09-13T13:55:00Z"/>
            </w:rPr>
          </w:rPrChange>
        </w:rPr>
      </w:pPr>
      <w:r w:rsidRPr="00077A0C">
        <w:t xml:space="preserve"> </w:t>
      </w:r>
      <w:ins w:id="737" w:author="양 성훈" w:date="2023-09-13T14:04:00Z">
        <w:r w:rsidR="00E04744" w:rsidRPr="00077A0C">
          <w:rPr>
            <w:rPrChange w:id="738" w:author="양 성훈" w:date="2023-09-14T16:23:00Z">
              <w:rPr>
                <w:color w:val="FF0000"/>
              </w:rPr>
            </w:rPrChange>
          </w:rPr>
          <w:t xml:space="preserve">[root@jaehyun src]# </w:t>
        </w:r>
      </w:ins>
      <w:ins w:id="739" w:author="양 성훈" w:date="2023-09-18T11:36:00Z">
        <w:r w:rsidR="0085570F" w:rsidRPr="0085570F">
          <w:t>tar xvfz apr-util-1.6.3.tar.gz</w:t>
        </w:r>
      </w:ins>
    </w:p>
    <w:p w14:paraId="0D4102E2" w14:textId="1FA94838" w:rsidR="00766FFB" w:rsidRDefault="00766FFB" w:rsidP="00F66FEF">
      <w:pPr>
        <w:rPr>
          <w:ins w:id="740" w:author="양 성훈" w:date="2023-09-13T13:55:00Z"/>
        </w:rPr>
      </w:pPr>
      <w:ins w:id="741" w:author="양 성훈" w:date="2023-09-13T13:55:00Z">
        <w:r>
          <w:t xml:space="preserve">[root@jaehyun </w:t>
        </w:r>
        <w:r>
          <w:rPr>
            <w:rFonts w:hint="eastAsia"/>
          </w:rPr>
          <w:t>src</w:t>
        </w:r>
        <w:r>
          <w:t>]#</w:t>
        </w:r>
      </w:ins>
      <w:ins w:id="742" w:author="양 성훈" w:date="2023-09-13T13:58:00Z">
        <w:r w:rsidRPr="00766FFB">
          <w:t xml:space="preserve"> </w:t>
        </w:r>
        <w:r w:rsidRPr="005706E5">
          <w:rPr>
            <w:color w:val="548DD4" w:themeColor="text2" w:themeTint="99"/>
            <w:rPrChange w:id="743" w:author="양 성훈" w:date="2023-09-15T15:36:00Z">
              <w:rPr/>
            </w:rPrChange>
          </w:rPr>
          <w:t>cd apr-util-1.6.3</w:t>
        </w:r>
      </w:ins>
    </w:p>
    <w:p w14:paraId="7F04F6B9" w14:textId="1B726404" w:rsidR="00766FFB" w:rsidRPr="005706E5" w:rsidRDefault="00766FFB">
      <w:pPr>
        <w:pStyle w:val="HTML"/>
        <w:spacing w:before="120" w:after="120"/>
        <w:rPr>
          <w:ins w:id="744" w:author="양 성훈" w:date="2023-09-13T13:55:00Z"/>
          <w:color w:val="548DD4" w:themeColor="text2" w:themeTint="99"/>
          <w:rPrChange w:id="745" w:author="양 성훈" w:date="2023-09-15T15:36:00Z">
            <w:rPr>
              <w:ins w:id="746" w:author="양 성훈" w:date="2023-09-13T13:55:00Z"/>
            </w:rPr>
          </w:rPrChange>
        </w:rPr>
        <w:pPrChange w:id="747" w:author="양 성훈" w:date="2023-09-13T13:59:00Z">
          <w:pPr/>
        </w:pPrChange>
      </w:pPr>
      <w:ins w:id="748" w:author="양 성훈" w:date="2023-09-13T13:55:00Z">
        <w:r>
          <w:t xml:space="preserve">[root@jaehyun </w:t>
        </w:r>
        <w:r>
          <w:rPr>
            <w:rFonts w:hint="eastAsia"/>
          </w:rPr>
          <w:t>src</w:t>
        </w:r>
        <w:r>
          <w:t>]#</w:t>
        </w:r>
      </w:ins>
      <w:ins w:id="749" w:author="양 성훈" w:date="2023-09-13T13:58:00Z">
        <w:r w:rsidRPr="00766FFB">
          <w:rPr>
            <w:rFonts w:ascii="Consolas" w:hAnsi="Consolas"/>
          </w:rPr>
          <w:t xml:space="preserve"> </w:t>
        </w:r>
        <w:r w:rsidRPr="005706E5">
          <w:rPr>
            <w:rFonts w:ascii="맑은 고딕" w:eastAsia="맑은 고딕" w:hAnsi="맑은 고딕" w:cs="Times New Roman"/>
            <w:color w:val="548DD4" w:themeColor="text2" w:themeTint="99"/>
            <w:kern w:val="2"/>
            <w:sz w:val="20"/>
            <w:szCs w:val="22"/>
            <w:rPrChange w:id="750" w:author="양 성훈" w:date="2023-09-15T15:36:00Z">
              <w:rPr>
                <w:rFonts w:ascii="Consolas" w:hAnsi="Consolas"/>
              </w:rPr>
            </w:rPrChange>
          </w:rPr>
          <w:t>./configure --prefix=/usr/local/src/apr-util-1.6.3 --with-apr=/usr/local/src/apr-1.7.4</w:t>
        </w:r>
      </w:ins>
    </w:p>
    <w:p w14:paraId="3DEDD506" w14:textId="68122716" w:rsidR="00766FFB" w:rsidRDefault="00766FFB" w:rsidP="00766FFB">
      <w:pPr>
        <w:pStyle w:val="HTML"/>
        <w:spacing w:before="120" w:after="120"/>
        <w:rPr>
          <w:ins w:id="751" w:author="양 성훈" w:date="2023-09-13T13:59:00Z"/>
          <w:rFonts w:ascii="Consolas" w:hAnsi="Consolas"/>
        </w:rPr>
      </w:pPr>
      <w:ins w:id="752" w:author="양 성훈" w:date="2023-09-13T13:55:00Z">
        <w:r>
          <w:t xml:space="preserve">[root@jaehyun </w:t>
        </w:r>
        <w:r>
          <w:rPr>
            <w:rFonts w:hint="eastAsia"/>
          </w:rPr>
          <w:t>src</w:t>
        </w:r>
        <w:r>
          <w:t>]#</w:t>
        </w:r>
      </w:ins>
      <w:ins w:id="753" w:author="양 성훈" w:date="2023-09-13T13:59:00Z">
        <w:r w:rsidRPr="00766FFB">
          <w:rPr>
            <w:rStyle w:val="Char0"/>
            <w:rFonts w:ascii="Consolas" w:hAnsi="Consolas"/>
          </w:rPr>
          <w:t xml:space="preserve"> </w:t>
        </w:r>
        <w:r w:rsidRPr="005706E5">
          <w:rPr>
            <w:rFonts w:ascii="맑은 고딕" w:eastAsia="맑은 고딕" w:hAnsi="맑은 고딕" w:cs="Times New Roman"/>
            <w:color w:val="548DD4" w:themeColor="text2" w:themeTint="99"/>
            <w:kern w:val="2"/>
            <w:sz w:val="20"/>
            <w:szCs w:val="22"/>
            <w:rPrChange w:id="754" w:author="양 성훈" w:date="2023-09-15T15:36:00Z">
              <w:rPr>
                <w:rFonts w:ascii="Consolas" w:hAnsi="Consolas"/>
              </w:rPr>
            </w:rPrChange>
          </w:rPr>
          <w:t>make &amp;&amp; make install</w:t>
        </w:r>
      </w:ins>
    </w:p>
    <w:p w14:paraId="166E6BAC" w14:textId="77777777" w:rsidR="00766FFB" w:rsidRPr="005706E5" w:rsidRDefault="00766FFB" w:rsidP="00766FFB">
      <w:pPr>
        <w:rPr>
          <w:ins w:id="755" w:author="양 성훈" w:date="2023-09-13T13:59:00Z"/>
          <w:color w:val="548DD4" w:themeColor="text2" w:themeTint="99"/>
          <w:rPrChange w:id="756" w:author="양 성훈" w:date="2023-09-15T15:36:00Z">
            <w:rPr>
              <w:ins w:id="757" w:author="양 성훈" w:date="2023-09-13T13:59:00Z"/>
            </w:rPr>
          </w:rPrChange>
        </w:rPr>
      </w:pPr>
      <w:ins w:id="758" w:author="양 성훈" w:date="2023-09-13T13:59:00Z">
        <w:r>
          <w:t xml:space="preserve">[root@jaehyun </w:t>
        </w:r>
        <w:r>
          <w:rPr>
            <w:rFonts w:hint="eastAsia"/>
          </w:rPr>
          <w:t>src</w:t>
        </w:r>
        <w:r>
          <w:t xml:space="preserve">]# </w:t>
        </w:r>
        <w:r w:rsidRPr="005706E5">
          <w:rPr>
            <w:color w:val="548DD4" w:themeColor="text2" w:themeTint="99"/>
            <w:rPrChange w:id="759" w:author="양 성훈" w:date="2023-09-15T15:36:00Z">
              <w:rPr/>
            </w:rPrChange>
          </w:rPr>
          <w:t>cd ..</w:t>
        </w:r>
      </w:ins>
    </w:p>
    <w:p w14:paraId="06982920" w14:textId="77777777" w:rsidR="00766FFB" w:rsidRPr="00766FFB" w:rsidRDefault="00766FFB" w:rsidP="00766FFB">
      <w:pPr>
        <w:pStyle w:val="HTML"/>
        <w:spacing w:before="120" w:after="120"/>
        <w:rPr>
          <w:ins w:id="760" w:author="양 성훈" w:date="2023-09-13T13:59:00Z"/>
          <w:rFonts w:ascii="Consolas" w:hAnsi="Consolas"/>
        </w:rPr>
      </w:pPr>
    </w:p>
    <w:p w14:paraId="7C7A10E3" w14:textId="6A80310F" w:rsidR="00766FFB" w:rsidRDefault="00766FFB" w:rsidP="00F66FEF">
      <w:pPr>
        <w:rPr>
          <w:ins w:id="761" w:author="양 성훈" w:date="2023-09-14T10:05:00Z"/>
          <w:rStyle w:val="aa"/>
          <w:color w:val="212529"/>
          <w:spacing w:val="-1"/>
          <w:sz w:val="27"/>
          <w:szCs w:val="27"/>
          <w:shd w:val="clear" w:color="auto" w:fill="FFFFFF"/>
        </w:rPr>
      </w:pPr>
      <w:ins w:id="762" w:author="양 성훈" w:date="2023-09-13T13:59:00Z">
        <w:r>
          <w:rPr>
            <w:rStyle w:val="aa"/>
            <w:rFonts w:hint="eastAsia"/>
            <w:color w:val="212529"/>
            <w:spacing w:val="-1"/>
            <w:sz w:val="27"/>
            <w:szCs w:val="27"/>
            <w:shd w:val="clear" w:color="auto" w:fill="FFFFFF"/>
          </w:rPr>
          <w:t>PCRE 설치</w:t>
        </w:r>
      </w:ins>
    </w:p>
    <w:p w14:paraId="2441379A" w14:textId="341F33F6" w:rsidR="00E04744" w:rsidRPr="00FC3F0E" w:rsidRDefault="00E20C43" w:rsidP="00F66FEF">
      <w:pPr>
        <w:rPr>
          <w:ins w:id="763" w:author="양 성훈" w:date="2023-09-13T13:55:00Z"/>
        </w:rPr>
      </w:pPr>
      <w:r w:rsidRPr="00FC3F0E">
        <w:t xml:space="preserve"> </w:t>
      </w:r>
      <w:ins w:id="764" w:author="양 성훈" w:date="2023-09-13T14:03:00Z">
        <w:r w:rsidR="00E04744" w:rsidRPr="00FC3F0E">
          <w:rPr>
            <w:rPrChange w:id="765" w:author="양 성훈" w:date="2023-09-14T16:25:00Z">
              <w:rPr>
                <w:color w:val="FF0000"/>
              </w:rPr>
            </w:rPrChange>
          </w:rPr>
          <w:t xml:space="preserve">[root@jaehyun src]# </w:t>
        </w:r>
        <w:r w:rsidR="00E04744" w:rsidRPr="005706E5">
          <w:rPr>
            <w:color w:val="548DD4" w:themeColor="text2" w:themeTint="99"/>
            <w:rPrChange w:id="766" w:author="양 성훈" w:date="2023-09-15T15:36:00Z">
              <w:rPr>
                <w:color w:val="FF0000"/>
              </w:rPr>
            </w:rPrChange>
          </w:rPr>
          <w:t xml:space="preserve">tar xvfz </w:t>
        </w:r>
      </w:ins>
      <w:ins w:id="767" w:author="양 성훈" w:date="2023-09-13T14:04:00Z">
        <w:r w:rsidR="00E04744" w:rsidRPr="005706E5">
          <w:rPr>
            <w:color w:val="548DD4" w:themeColor="text2" w:themeTint="99"/>
            <w:rPrChange w:id="768" w:author="양 성훈" w:date="2023-09-15T15:36:00Z">
              <w:rPr>
                <w:color w:val="FF0000"/>
                <w:lang w:val="fr-FR"/>
              </w:rPr>
            </w:rPrChange>
          </w:rPr>
          <w:t>pcre-8.44.tar.gz</w:t>
        </w:r>
      </w:ins>
    </w:p>
    <w:p w14:paraId="3F6276E7" w14:textId="786F7631" w:rsidR="00766FFB" w:rsidRDefault="00766FFB" w:rsidP="00F66FEF">
      <w:pPr>
        <w:rPr>
          <w:ins w:id="769" w:author="양 성훈" w:date="2023-09-13T13:55:00Z"/>
        </w:rPr>
      </w:pPr>
      <w:ins w:id="770" w:author="양 성훈" w:date="2023-09-13T13:55:00Z">
        <w:r>
          <w:t xml:space="preserve">[root@jaehyun </w:t>
        </w:r>
        <w:r>
          <w:rPr>
            <w:rFonts w:hint="eastAsia"/>
          </w:rPr>
          <w:t>src</w:t>
        </w:r>
        <w:r>
          <w:t>]#</w:t>
        </w:r>
      </w:ins>
      <w:ins w:id="771" w:author="양 성훈" w:date="2023-09-13T13:59:00Z">
        <w:r w:rsidRPr="00766FFB">
          <w:t xml:space="preserve"> </w:t>
        </w:r>
        <w:r w:rsidRPr="005706E5">
          <w:rPr>
            <w:color w:val="548DD4" w:themeColor="text2" w:themeTint="99"/>
            <w:rPrChange w:id="772" w:author="양 성훈" w:date="2023-09-15T15:36:00Z">
              <w:rPr/>
            </w:rPrChange>
          </w:rPr>
          <w:t>cd pcre-8.44</w:t>
        </w:r>
      </w:ins>
    </w:p>
    <w:p w14:paraId="0D3F1459" w14:textId="59FB8F9C" w:rsidR="00766FFB" w:rsidRPr="00766FFB" w:rsidRDefault="00766FFB" w:rsidP="00766FFB">
      <w:pPr>
        <w:pStyle w:val="HTML"/>
        <w:spacing w:before="120" w:after="120"/>
        <w:rPr>
          <w:ins w:id="773" w:author="양 성훈" w:date="2023-09-13T13:59:00Z"/>
          <w:rFonts w:ascii="Consolas" w:hAnsi="Consolas"/>
        </w:rPr>
      </w:pPr>
      <w:ins w:id="774" w:author="양 성훈" w:date="2023-09-13T13:55:00Z">
        <w:r>
          <w:t xml:space="preserve">[root@jaehyun </w:t>
        </w:r>
        <w:r>
          <w:rPr>
            <w:rFonts w:hint="eastAsia"/>
          </w:rPr>
          <w:t>src</w:t>
        </w:r>
        <w:r>
          <w:t>]#</w:t>
        </w:r>
      </w:ins>
      <w:ins w:id="775" w:author="양 성훈" w:date="2023-09-13T13:59:00Z">
        <w:r w:rsidRPr="00766FFB">
          <w:rPr>
            <w:rFonts w:ascii="Consolas" w:hAnsi="Consolas"/>
          </w:rPr>
          <w:t xml:space="preserve"> </w:t>
        </w:r>
        <w:r w:rsidRPr="005706E5">
          <w:rPr>
            <w:rFonts w:ascii="맑은 고딕" w:eastAsia="맑은 고딕" w:hAnsi="맑은 고딕" w:cs="Times New Roman"/>
            <w:color w:val="548DD4" w:themeColor="text2" w:themeTint="99"/>
            <w:kern w:val="2"/>
            <w:sz w:val="20"/>
            <w:szCs w:val="22"/>
            <w:rPrChange w:id="776" w:author="양 성훈" w:date="2023-09-15T15:36:00Z">
              <w:rPr>
                <w:rFonts w:ascii="Consolas" w:hAnsi="Consolas"/>
              </w:rPr>
            </w:rPrChange>
          </w:rPr>
          <w:t>./configure --prefix=/usr/local/src/apr-util-1.6.3 --with-apr=/usr/local/src/apr-1.7.4</w:t>
        </w:r>
      </w:ins>
    </w:p>
    <w:p w14:paraId="15ED5A39" w14:textId="2610FFBA" w:rsidR="00766FFB" w:rsidRDefault="00766FFB">
      <w:pPr>
        <w:pStyle w:val="HTML"/>
        <w:spacing w:before="120" w:after="120"/>
        <w:rPr>
          <w:ins w:id="777" w:author="양 성훈" w:date="2023-09-13T14:01:00Z"/>
          <w:rFonts w:ascii="Consolas" w:hAnsi="Consolas"/>
        </w:rPr>
        <w:pPrChange w:id="778" w:author="양 성훈" w:date="2023-09-13T14:00:00Z">
          <w:pPr/>
        </w:pPrChange>
      </w:pPr>
      <w:ins w:id="779" w:author="양 성훈" w:date="2023-09-13T14:00:00Z">
        <w:r>
          <w:t xml:space="preserve">[root@jaehyun </w:t>
        </w:r>
        <w:r>
          <w:rPr>
            <w:rFonts w:hint="eastAsia"/>
          </w:rPr>
          <w:t>src</w:t>
        </w:r>
        <w:r>
          <w:t>]#</w:t>
        </w:r>
        <w:r w:rsidRPr="00766FFB">
          <w:rPr>
            <w:rStyle w:val="Char0"/>
            <w:rFonts w:ascii="Consolas" w:hAnsi="Consolas"/>
          </w:rPr>
          <w:t xml:space="preserve"> </w:t>
        </w:r>
        <w:r w:rsidRPr="005706E5">
          <w:rPr>
            <w:rFonts w:ascii="맑은 고딕" w:eastAsia="맑은 고딕" w:hAnsi="맑은 고딕" w:cs="Times New Roman"/>
            <w:color w:val="548DD4" w:themeColor="text2" w:themeTint="99"/>
            <w:kern w:val="2"/>
            <w:sz w:val="20"/>
            <w:szCs w:val="22"/>
            <w:rPrChange w:id="780" w:author="양 성훈" w:date="2023-09-15T15:36:00Z">
              <w:rPr>
                <w:rFonts w:ascii="Consolas" w:hAnsi="Consolas"/>
              </w:rPr>
            </w:rPrChange>
          </w:rPr>
          <w:t>make &amp;&amp; make install</w:t>
        </w:r>
      </w:ins>
    </w:p>
    <w:p w14:paraId="67D2A9E0" w14:textId="77777777" w:rsidR="00766FFB" w:rsidRPr="00051669" w:rsidRDefault="00766FFB" w:rsidP="00766FFB">
      <w:pPr>
        <w:rPr>
          <w:ins w:id="781" w:author="양 성훈" w:date="2023-09-13T14:01:00Z"/>
        </w:rPr>
      </w:pPr>
      <w:ins w:id="782" w:author="양 성훈" w:date="2023-09-13T14:01:00Z">
        <w:r>
          <w:t xml:space="preserve">[root@jaehyun </w:t>
        </w:r>
        <w:r>
          <w:rPr>
            <w:rFonts w:hint="eastAsia"/>
          </w:rPr>
          <w:t>src</w:t>
        </w:r>
        <w:r>
          <w:t xml:space="preserve">]# </w:t>
        </w:r>
        <w:r w:rsidRPr="005706E5">
          <w:rPr>
            <w:color w:val="548DD4" w:themeColor="text2" w:themeTint="99"/>
            <w:rPrChange w:id="783" w:author="양 성훈" w:date="2023-09-15T15:36:00Z">
              <w:rPr/>
            </w:rPrChange>
          </w:rPr>
          <w:t>cd ..</w:t>
        </w:r>
      </w:ins>
    </w:p>
    <w:p w14:paraId="3B91EA34" w14:textId="77777777" w:rsidR="00766FFB" w:rsidRPr="00766FFB" w:rsidRDefault="00766FFB">
      <w:pPr>
        <w:pStyle w:val="HTML"/>
        <w:spacing w:before="120" w:after="120"/>
        <w:rPr>
          <w:ins w:id="784" w:author="양 성훈" w:date="2023-09-13T13:55:00Z"/>
          <w:rFonts w:ascii="Consolas" w:hAnsi="Consolas"/>
          <w:rPrChange w:id="785" w:author="양 성훈" w:date="2023-09-13T14:00:00Z">
            <w:rPr>
              <w:ins w:id="786" w:author="양 성훈" w:date="2023-09-13T13:55:00Z"/>
            </w:rPr>
          </w:rPrChange>
        </w:rPr>
        <w:pPrChange w:id="787" w:author="양 성훈" w:date="2023-09-13T14:00:00Z">
          <w:pPr/>
        </w:pPrChange>
      </w:pPr>
    </w:p>
    <w:p w14:paraId="752F53CA" w14:textId="77777777" w:rsidR="00766FFB" w:rsidRDefault="00766FFB" w:rsidP="00766FFB">
      <w:pPr>
        <w:rPr>
          <w:ins w:id="788" w:author="양 성훈" w:date="2023-09-13T14:00:00Z"/>
          <w:b/>
        </w:rPr>
      </w:pPr>
    </w:p>
    <w:p w14:paraId="4DAAF859" w14:textId="33AE68B1" w:rsidR="00766FFB" w:rsidRPr="00766FFB" w:rsidRDefault="00766FFB" w:rsidP="00F66FEF">
      <w:pPr>
        <w:rPr>
          <w:ins w:id="789" w:author="양 성훈" w:date="2023-09-13T13:55:00Z"/>
          <w:b/>
          <w:rPrChange w:id="790" w:author="양 성훈" w:date="2023-09-13T14:00:00Z">
            <w:rPr>
              <w:ins w:id="791" w:author="양 성훈" w:date="2023-09-13T13:55:00Z"/>
            </w:rPr>
          </w:rPrChange>
        </w:rPr>
      </w:pPr>
      <w:ins w:id="792" w:author="양 성훈" w:date="2023-09-13T14:00:00Z">
        <w:r w:rsidRPr="0010502D">
          <w:rPr>
            <w:b/>
          </w:rPr>
          <w:t xml:space="preserve">*HTTP </w:t>
        </w:r>
        <w:r w:rsidRPr="0010502D">
          <w:rPr>
            <w:rFonts w:hint="eastAsia"/>
            <w:b/>
          </w:rPr>
          <w:t>설치</w:t>
        </w:r>
        <w:r>
          <w:rPr>
            <w:b/>
          </w:rPr>
          <w:t>*</w:t>
        </w:r>
      </w:ins>
    </w:p>
    <w:p w14:paraId="28F4409B" w14:textId="5CAB7480" w:rsidR="00766FFB" w:rsidRDefault="00766FFB" w:rsidP="00766FFB">
      <w:pPr>
        <w:rPr>
          <w:ins w:id="793" w:author="양 성훈" w:date="2023-09-13T14:01:00Z"/>
        </w:rPr>
      </w:pPr>
      <w:ins w:id="794" w:author="양 성훈" w:date="2023-09-13T14:01:00Z">
        <w:r>
          <w:t xml:space="preserve">[root@jaehyun </w:t>
        </w:r>
        <w:r>
          <w:rPr>
            <w:rFonts w:hint="eastAsia"/>
          </w:rPr>
          <w:t>src</w:t>
        </w:r>
        <w:r>
          <w:t>]#</w:t>
        </w:r>
        <w:r>
          <w:rPr>
            <w:rFonts w:hint="eastAsia"/>
          </w:rPr>
          <w:t xml:space="preserve"> </w:t>
        </w:r>
        <w:r>
          <w:rPr>
            <w:rFonts w:hint="eastAsia"/>
            <w:color w:val="548DD4" w:themeColor="text2" w:themeTint="99"/>
            <w:lang w:val="fr-FR"/>
          </w:rPr>
          <w:t>tar xvfz httpd-2.4.</w:t>
        </w:r>
        <w:r>
          <w:rPr>
            <w:color w:val="548DD4" w:themeColor="text2" w:themeTint="99"/>
            <w:lang w:val="fr-FR"/>
          </w:rPr>
          <w:t>57</w:t>
        </w:r>
        <w:r w:rsidRPr="00481AFF">
          <w:rPr>
            <w:rFonts w:hint="eastAsia"/>
            <w:color w:val="548DD4" w:themeColor="text2" w:themeTint="99"/>
            <w:lang w:val="fr-FR"/>
          </w:rPr>
          <w:t>.tar.gz</w:t>
        </w:r>
      </w:ins>
    </w:p>
    <w:p w14:paraId="3D5F4769" w14:textId="0C97637D" w:rsidR="00766FFB" w:rsidRDefault="00766FFB" w:rsidP="00766FFB">
      <w:pPr>
        <w:rPr>
          <w:ins w:id="795" w:author="양 성훈" w:date="2023-09-13T14:01:00Z"/>
        </w:rPr>
      </w:pPr>
      <w:ins w:id="796" w:author="양 성훈" w:date="2023-09-13T14:01:00Z">
        <w:r>
          <w:t xml:space="preserve">[root@jaehyun </w:t>
        </w:r>
        <w:r>
          <w:rPr>
            <w:rFonts w:hint="eastAsia"/>
          </w:rPr>
          <w:t>src</w:t>
        </w:r>
        <w:r>
          <w:t>]#</w:t>
        </w:r>
        <w:r>
          <w:rPr>
            <w:rFonts w:hint="eastAsia"/>
          </w:rPr>
          <w:t xml:space="preserve"> </w:t>
        </w:r>
        <w:r>
          <w:rPr>
            <w:rFonts w:hint="eastAsia"/>
            <w:color w:val="548DD4" w:themeColor="text2" w:themeTint="99"/>
            <w:lang w:val="fr-FR"/>
          </w:rPr>
          <w:t>cd httpd-2.4.57</w:t>
        </w:r>
      </w:ins>
    </w:p>
    <w:p w14:paraId="0B435D77" w14:textId="1FC00309" w:rsidR="00766FFB" w:rsidRPr="005706E5" w:rsidRDefault="00766FFB">
      <w:pPr>
        <w:pStyle w:val="HTML"/>
        <w:spacing w:before="120" w:after="120"/>
        <w:rPr>
          <w:ins w:id="797" w:author="양 성훈" w:date="2023-09-13T14:01:00Z"/>
          <w:color w:val="548DD4" w:themeColor="text2" w:themeTint="99"/>
          <w:rPrChange w:id="798" w:author="양 성훈" w:date="2023-09-15T15:36:00Z">
            <w:rPr>
              <w:ins w:id="799" w:author="양 성훈" w:date="2023-09-13T14:01:00Z"/>
            </w:rPr>
          </w:rPrChange>
        </w:rPr>
        <w:pPrChange w:id="800" w:author="양 성훈" w:date="2023-09-13T14:03:00Z">
          <w:pPr/>
        </w:pPrChange>
      </w:pPr>
      <w:ins w:id="801" w:author="양 성훈" w:date="2023-09-13T14:01:00Z">
        <w:r>
          <w:t xml:space="preserve">[root@jaehyun </w:t>
        </w:r>
        <w:r>
          <w:rPr>
            <w:rFonts w:hint="eastAsia"/>
          </w:rPr>
          <w:t xml:space="preserve">httpd-2.4.4]# </w:t>
        </w:r>
      </w:ins>
      <w:ins w:id="802" w:author="양 성훈" w:date="2023-09-13T14:02:00Z">
        <w:r w:rsidRPr="005706E5">
          <w:rPr>
            <w:rFonts w:ascii="맑은 고딕" w:eastAsia="맑은 고딕" w:hAnsi="맑은 고딕" w:cs="Times New Roman"/>
            <w:color w:val="548DD4" w:themeColor="text2" w:themeTint="99"/>
            <w:kern w:val="2"/>
            <w:sz w:val="20"/>
            <w:szCs w:val="22"/>
            <w:rPrChange w:id="803" w:author="양 성훈" w:date="2023-09-15T15:36:00Z">
              <w:rPr>
                <w:rFonts w:ascii="Consolas" w:hAnsi="Consolas"/>
              </w:rPr>
            </w:rPrChange>
          </w:rPr>
          <w:t>./configure --prefix=/usr/local/apache --enable-modules=most --enable-mods-shared=all --enable-so --with-apr=/usr/local/src/apr-1.7.4 --with-apr-util=/usr/local/src/apr-util-1.6.3</w:t>
        </w:r>
      </w:ins>
    </w:p>
    <w:p w14:paraId="32655B4C" w14:textId="77777777" w:rsidR="00766FFB" w:rsidRDefault="00766FFB" w:rsidP="00766FFB">
      <w:pPr>
        <w:rPr>
          <w:ins w:id="804" w:author="양 성훈" w:date="2023-09-13T14:01:00Z"/>
        </w:rPr>
      </w:pPr>
      <w:ins w:id="805" w:author="양 성훈" w:date="2023-09-13T14:01:00Z">
        <w:r>
          <w:t xml:space="preserve">[root@jaehyun </w:t>
        </w:r>
        <w:r>
          <w:rPr>
            <w:rFonts w:hint="eastAsia"/>
          </w:rPr>
          <w:t xml:space="preserve">httpd-2.4.4]# </w:t>
        </w:r>
        <w:r w:rsidRPr="00481AFF">
          <w:rPr>
            <w:rFonts w:hint="eastAsia"/>
            <w:color w:val="548DD4" w:themeColor="text2" w:themeTint="99"/>
            <w:lang w:val="fr-FR"/>
          </w:rPr>
          <w:t xml:space="preserve">make &amp;&amp; </w:t>
        </w:r>
        <w:r w:rsidRPr="00481AFF">
          <w:rPr>
            <w:color w:val="548DD4" w:themeColor="text2" w:themeTint="99"/>
            <w:lang w:val="fr-FR"/>
          </w:rPr>
          <w:t>make install</w:t>
        </w:r>
      </w:ins>
    </w:p>
    <w:p w14:paraId="756C4DDE" w14:textId="77777777" w:rsidR="00766FFB" w:rsidRDefault="00766FFB" w:rsidP="00766FFB">
      <w:pPr>
        <w:rPr>
          <w:ins w:id="806" w:author="양 성훈" w:date="2023-09-13T14:01:00Z"/>
        </w:rPr>
      </w:pPr>
      <w:ins w:id="807" w:author="양 성훈" w:date="2023-09-13T14:01:00Z">
        <w:r>
          <w:t xml:space="preserve">[root@jaehyun </w:t>
        </w:r>
        <w:r>
          <w:rPr>
            <w:rFonts w:hint="eastAsia"/>
          </w:rPr>
          <w:t xml:space="preserve">httpd-2.4.4]# </w:t>
        </w:r>
        <w:r w:rsidRPr="00481AFF">
          <w:rPr>
            <w:rFonts w:hint="eastAsia"/>
            <w:color w:val="548DD4" w:themeColor="text2" w:themeTint="99"/>
            <w:lang w:val="fr-FR"/>
          </w:rPr>
          <w:t>cd /usr/local/src</w:t>
        </w:r>
      </w:ins>
    </w:p>
    <w:p w14:paraId="6C4833B3" w14:textId="77777777" w:rsidR="00766FFB" w:rsidRPr="00766FFB" w:rsidRDefault="00766FFB" w:rsidP="00E25BA8"/>
    <w:p w14:paraId="27FC6477" w14:textId="77777777" w:rsidR="00B75036" w:rsidRDefault="00B75036" w:rsidP="00BB4A32">
      <w:pPr>
        <w:rPr>
          <w:ins w:id="808" w:author="양 성훈" w:date="2023-09-13T13:55:00Z"/>
          <w:color w:val="FF0000"/>
        </w:rPr>
      </w:pPr>
      <w:r w:rsidRPr="00661BD8">
        <w:rPr>
          <w:rFonts w:hint="eastAsia"/>
          <w:color w:val="FF0000"/>
        </w:rPr>
        <w:t>#세부 config</w:t>
      </w:r>
      <w:r w:rsidR="00661BD8" w:rsidRPr="00661BD8">
        <w:rPr>
          <w:rFonts w:hint="eastAsia"/>
          <w:color w:val="FF0000"/>
        </w:rPr>
        <w:t xml:space="preserve"> </w:t>
      </w:r>
      <w:r w:rsidR="00661BD8" w:rsidRPr="00661BD8">
        <w:rPr>
          <w:color w:val="FF0000"/>
        </w:rPr>
        <w:t>–</w:t>
      </w:r>
      <w:r w:rsidR="00661BD8" w:rsidRPr="00661BD8">
        <w:rPr>
          <w:rFonts w:hint="eastAsia"/>
          <w:color w:val="FF0000"/>
        </w:rPr>
        <w:t xml:space="preserve"> 별첨 #2</w:t>
      </w:r>
    </w:p>
    <w:p w14:paraId="4BABA32F" w14:textId="77777777" w:rsidR="00766FFB" w:rsidRDefault="00766FFB" w:rsidP="00BB4A32">
      <w:pPr>
        <w:rPr>
          <w:ins w:id="809" w:author="양 성훈" w:date="2023-09-13T13:55:00Z"/>
          <w:color w:val="FF0000"/>
        </w:rPr>
      </w:pPr>
    </w:p>
    <w:p w14:paraId="12A01087" w14:textId="77777777" w:rsidR="00766FFB" w:rsidRDefault="00766FFB" w:rsidP="00BB4A32">
      <w:pPr>
        <w:rPr>
          <w:color w:val="FF0000"/>
        </w:rPr>
      </w:pPr>
    </w:p>
    <w:p w14:paraId="18A6FF1A" w14:textId="77777777" w:rsidR="00173F46" w:rsidRPr="004B3D69" w:rsidRDefault="00173F46" w:rsidP="00BB4A32"/>
    <w:p w14:paraId="59954210" w14:textId="77777777" w:rsidR="00F66FEF" w:rsidRDefault="00F66FEF" w:rsidP="00BB4A32">
      <w:pPr>
        <w:rPr>
          <w:b/>
        </w:rPr>
      </w:pPr>
      <w:r w:rsidRPr="0010502D">
        <w:rPr>
          <w:b/>
        </w:rPr>
        <w:t>*</w:t>
      </w:r>
      <w:r>
        <w:rPr>
          <w:rFonts w:hint="eastAsia"/>
          <w:b/>
        </w:rPr>
        <w:t>JDK</w:t>
      </w:r>
      <w:r w:rsidRPr="0010502D">
        <w:rPr>
          <w:b/>
        </w:rPr>
        <w:t xml:space="preserve"> </w:t>
      </w:r>
      <w:r w:rsidRPr="0010502D">
        <w:rPr>
          <w:rFonts w:hint="eastAsia"/>
          <w:b/>
        </w:rPr>
        <w:t>설치</w:t>
      </w:r>
      <w:r>
        <w:rPr>
          <w:b/>
        </w:rPr>
        <w:t>*</w:t>
      </w:r>
    </w:p>
    <w:p w14:paraId="4E1453CD" w14:textId="7E01599B" w:rsidR="00B457F4" w:rsidRDefault="00A53CB2" w:rsidP="00BB4A32">
      <w:r>
        <w:t>[root@</w:t>
      </w:r>
      <w:r w:rsidR="009B25C0">
        <w:rPr>
          <w:rFonts w:hint="eastAsia"/>
        </w:rPr>
        <w:t>s</w:t>
      </w:r>
      <w:r w:rsidR="009B25C0">
        <w:t>hbingtest</w:t>
      </w:r>
      <w:r>
        <w:t xml:space="preserve"> </w:t>
      </w:r>
      <w:r>
        <w:rPr>
          <w:rFonts w:hint="eastAsia"/>
        </w:rPr>
        <w:t>src</w:t>
      </w:r>
      <w:r>
        <w:t>]#</w:t>
      </w:r>
      <w:r>
        <w:rPr>
          <w:rFonts w:hint="eastAsia"/>
        </w:rPr>
        <w:t xml:space="preserve"> </w:t>
      </w:r>
      <w:r w:rsidR="00B457F4" w:rsidRPr="00481AFF">
        <w:rPr>
          <w:color w:val="548DD4" w:themeColor="text2" w:themeTint="99"/>
          <w:lang w:val="fr-FR"/>
        </w:rPr>
        <w:t xml:space="preserve">tar xvfz </w:t>
      </w:r>
      <w:ins w:id="810" w:author="박 성진" w:date="2023-06-13T17:52:00Z">
        <w:r w:rsidR="000751D8" w:rsidRPr="000751D8">
          <w:rPr>
            <w:color w:val="548DD4" w:themeColor="text2" w:themeTint="99"/>
            <w:lang w:val="fr-FR"/>
          </w:rPr>
          <w:t>openjdk-17.0.2_linux-x64_bin.tar.gz</w:t>
        </w:r>
      </w:ins>
      <w:del w:id="811" w:author="박 성진" w:date="2023-06-13T17:52:00Z">
        <w:r w:rsidR="00FF5CAF" w:rsidRPr="00FF5CAF" w:rsidDel="000751D8">
          <w:rPr>
            <w:color w:val="548DD4" w:themeColor="text2" w:themeTint="99"/>
            <w:lang w:val="fr-FR"/>
          </w:rPr>
          <w:delText>jdk-8u181-linux-x64.tar.gz</w:delText>
        </w:r>
      </w:del>
    </w:p>
    <w:p w14:paraId="7CDFC034" w14:textId="54B2E2FB" w:rsidR="00B457F4" w:rsidRDefault="00A53CB2" w:rsidP="00BB4A32">
      <w:r>
        <w:t>[root@</w:t>
      </w:r>
      <w:r w:rsidR="009B25C0" w:rsidRPr="009B25C0">
        <w:rPr>
          <w:rFonts w:hint="eastAsia"/>
        </w:rPr>
        <w:t xml:space="preserve"> </w:t>
      </w:r>
      <w:r w:rsidR="009B25C0">
        <w:rPr>
          <w:rFonts w:hint="eastAsia"/>
        </w:rPr>
        <w:t>s</w:t>
      </w:r>
      <w:r w:rsidR="009B25C0">
        <w:t>hbingtest</w:t>
      </w:r>
      <w:r>
        <w:t xml:space="preserve"> </w:t>
      </w:r>
      <w:r>
        <w:rPr>
          <w:rFonts w:hint="eastAsia"/>
        </w:rPr>
        <w:t>src</w:t>
      </w:r>
      <w:r>
        <w:t>]#</w:t>
      </w:r>
      <w:r>
        <w:rPr>
          <w:rFonts w:hint="eastAsia"/>
        </w:rPr>
        <w:t xml:space="preserve"> </w:t>
      </w:r>
      <w:r w:rsidR="00B457F4" w:rsidRPr="00481AFF">
        <w:rPr>
          <w:color w:val="548DD4" w:themeColor="text2" w:themeTint="99"/>
          <w:lang w:val="fr-FR"/>
        </w:rPr>
        <w:t xml:space="preserve">mv </w:t>
      </w:r>
      <w:ins w:id="812" w:author="박 성진" w:date="2023-06-14T10:09:00Z">
        <w:r w:rsidR="00167DED" w:rsidRPr="00167DED">
          <w:rPr>
            <w:color w:val="548DD4" w:themeColor="text2" w:themeTint="99"/>
            <w:lang w:val="fr-FR"/>
          </w:rPr>
          <w:t>jdk-17.0.2</w:t>
        </w:r>
      </w:ins>
      <w:del w:id="813" w:author="박 성진" w:date="2023-06-14T10:09:00Z">
        <w:r w:rsidR="00FF5CAF" w:rsidRPr="00FF5CAF" w:rsidDel="00167DED">
          <w:rPr>
            <w:color w:val="548DD4" w:themeColor="text2" w:themeTint="99"/>
            <w:lang w:val="fr-FR"/>
          </w:rPr>
          <w:delText>jdk1.8.0_181</w:delText>
        </w:r>
      </w:del>
      <w:r w:rsidR="00FF5CAF">
        <w:rPr>
          <w:color w:val="548DD4" w:themeColor="text2" w:themeTint="99"/>
          <w:lang w:val="fr-FR"/>
        </w:rPr>
        <w:t xml:space="preserve"> </w:t>
      </w:r>
      <w:r w:rsidR="00B457F4" w:rsidRPr="00481AFF">
        <w:rPr>
          <w:color w:val="548DD4" w:themeColor="text2" w:themeTint="99"/>
          <w:lang w:val="fr-FR"/>
        </w:rPr>
        <w:t>../</w:t>
      </w:r>
    </w:p>
    <w:p w14:paraId="2EDD77D6" w14:textId="77777777" w:rsidR="00173F46" w:rsidRPr="00481AFF" w:rsidRDefault="00A53CB2" w:rsidP="00BB4A32">
      <w:pPr>
        <w:rPr>
          <w:color w:val="548DD4" w:themeColor="text2" w:themeTint="99"/>
          <w:lang w:val="fr-FR"/>
        </w:rPr>
      </w:pPr>
      <w:r>
        <w:t xml:space="preserve">[root@jaehyun </w:t>
      </w:r>
      <w:r>
        <w:rPr>
          <w:rFonts w:hint="eastAsia"/>
        </w:rPr>
        <w:t>src</w:t>
      </w:r>
      <w:r>
        <w:t>]#</w:t>
      </w:r>
      <w:r>
        <w:rPr>
          <w:rFonts w:hint="eastAsia"/>
        </w:rPr>
        <w:t xml:space="preserve"> </w:t>
      </w:r>
      <w:r w:rsidR="00B457F4" w:rsidRPr="00481AFF">
        <w:rPr>
          <w:rFonts w:hint="eastAsia"/>
          <w:color w:val="548DD4" w:themeColor="text2" w:themeTint="99"/>
          <w:lang w:val="fr-FR"/>
        </w:rPr>
        <w:t>cd ..</w:t>
      </w:r>
    </w:p>
    <w:p w14:paraId="014B2AC8" w14:textId="2A0F9CB4" w:rsidR="00B457F4" w:rsidRDefault="00A53CB2" w:rsidP="00BB4A32">
      <w:r>
        <w:t>[root@</w:t>
      </w:r>
      <w:r w:rsidR="009B25C0" w:rsidRPr="009B25C0">
        <w:rPr>
          <w:rFonts w:hint="eastAsia"/>
        </w:rPr>
        <w:t xml:space="preserve"> </w:t>
      </w:r>
      <w:r w:rsidR="009B25C0">
        <w:rPr>
          <w:rFonts w:hint="eastAsia"/>
        </w:rPr>
        <w:t>s</w:t>
      </w:r>
      <w:r w:rsidR="009B25C0">
        <w:t>hbingtest</w:t>
      </w:r>
      <w:r>
        <w:t xml:space="preserve"> </w:t>
      </w:r>
      <w:r>
        <w:rPr>
          <w:rFonts w:hint="eastAsia"/>
        </w:rPr>
        <w:t>local</w:t>
      </w:r>
      <w:r>
        <w:t>]#</w:t>
      </w:r>
      <w:r>
        <w:rPr>
          <w:rFonts w:hint="eastAsia"/>
        </w:rPr>
        <w:t xml:space="preserve"> </w:t>
      </w:r>
      <w:r w:rsidR="00B457F4" w:rsidRPr="00481AFF">
        <w:rPr>
          <w:color w:val="548DD4" w:themeColor="text2" w:themeTint="99"/>
          <w:lang w:val="fr-FR"/>
        </w:rPr>
        <w:t xml:space="preserve">ln -s </w:t>
      </w:r>
      <w:ins w:id="814" w:author="박 성진" w:date="2023-06-14T10:09:00Z">
        <w:r w:rsidR="00167DED" w:rsidRPr="00167DED">
          <w:rPr>
            <w:color w:val="548DD4" w:themeColor="text2" w:themeTint="99"/>
            <w:lang w:val="fr-FR"/>
          </w:rPr>
          <w:t>jdk-17.0.2</w:t>
        </w:r>
        <w:r w:rsidR="00167DED">
          <w:rPr>
            <w:color w:val="548DD4" w:themeColor="text2" w:themeTint="99"/>
            <w:lang w:val="fr-FR"/>
          </w:rPr>
          <w:t xml:space="preserve"> </w:t>
        </w:r>
      </w:ins>
      <w:del w:id="815" w:author="박 성진" w:date="2023-06-14T10:09:00Z">
        <w:r w:rsidR="00FF5CAF" w:rsidRPr="00FF5CAF" w:rsidDel="00167DED">
          <w:rPr>
            <w:color w:val="548DD4" w:themeColor="text2" w:themeTint="99"/>
            <w:lang w:val="fr-FR"/>
          </w:rPr>
          <w:delText>jdk1.8.0_181</w:delText>
        </w:r>
        <w:r w:rsidR="00FF5CAF" w:rsidDel="00167DED">
          <w:rPr>
            <w:color w:val="548DD4" w:themeColor="text2" w:themeTint="99"/>
            <w:lang w:val="fr-FR"/>
          </w:rPr>
          <w:delText xml:space="preserve"> </w:delText>
        </w:r>
      </w:del>
      <w:r w:rsidR="00B457F4" w:rsidRPr="00481AFF">
        <w:rPr>
          <w:color w:val="548DD4" w:themeColor="text2" w:themeTint="99"/>
          <w:lang w:val="fr-FR"/>
        </w:rPr>
        <w:t>j</w:t>
      </w:r>
      <w:r w:rsidR="00B457F4" w:rsidRPr="00481AFF">
        <w:rPr>
          <w:rFonts w:hint="eastAsia"/>
          <w:color w:val="548DD4" w:themeColor="text2" w:themeTint="99"/>
          <w:lang w:val="fr-FR"/>
        </w:rPr>
        <w:t>dk</w:t>
      </w:r>
    </w:p>
    <w:p w14:paraId="3BB4EC8F" w14:textId="77777777" w:rsidR="00173F46" w:rsidRDefault="00173F46" w:rsidP="00BB4A32">
      <w:r>
        <w:t>[root@</w:t>
      </w:r>
      <w:r w:rsidR="00EA4490">
        <w:t>jaehyun</w:t>
      </w:r>
      <w:r>
        <w:t xml:space="preserve"> local]# </w:t>
      </w:r>
      <w:r w:rsidRPr="00FF6706">
        <w:rPr>
          <w:color w:val="548DD4" w:themeColor="text2" w:themeTint="99"/>
        </w:rPr>
        <w:t>cd src</w:t>
      </w:r>
    </w:p>
    <w:p w14:paraId="26E402BE" w14:textId="77777777" w:rsidR="00173F46" w:rsidRDefault="00173F46" w:rsidP="00BB4A32"/>
    <w:p w14:paraId="1449FB55" w14:textId="77777777" w:rsidR="003C322E" w:rsidRPr="00441E2D" w:rsidRDefault="00B909F2" w:rsidP="003C322E">
      <w:pPr>
        <w:rPr>
          <w:b/>
        </w:rPr>
      </w:pPr>
      <w:r w:rsidRPr="00441E2D">
        <w:rPr>
          <w:b/>
        </w:rPr>
        <w:t xml:space="preserve">*libiconv </w:t>
      </w:r>
      <w:r w:rsidRPr="00441E2D">
        <w:rPr>
          <w:rFonts w:hint="eastAsia"/>
          <w:b/>
        </w:rPr>
        <w:t>설치</w:t>
      </w:r>
      <w:r w:rsidRPr="00441E2D">
        <w:rPr>
          <w:b/>
        </w:rPr>
        <w:t>*</w:t>
      </w:r>
    </w:p>
    <w:p w14:paraId="753BAA37" w14:textId="77777777" w:rsidR="00173F46" w:rsidRPr="00F96EFF" w:rsidRDefault="00173F46" w:rsidP="00BB4A32">
      <w:pPr>
        <w:rPr>
          <w:color w:val="7030A0"/>
        </w:rPr>
      </w:pPr>
      <w:r w:rsidRPr="00F96EFF">
        <w:rPr>
          <w:color w:val="7030A0"/>
        </w:rPr>
        <w:t>[root@</w:t>
      </w:r>
      <w:r w:rsidR="00EA4490" w:rsidRPr="00F96EFF">
        <w:rPr>
          <w:color w:val="7030A0"/>
        </w:rPr>
        <w:t>jaehyun</w:t>
      </w:r>
      <w:r w:rsidRPr="00F96EFF">
        <w:rPr>
          <w:color w:val="7030A0"/>
        </w:rPr>
        <w:t xml:space="preserve"> src]# tar xvfz </w:t>
      </w:r>
      <w:r w:rsidR="00413FCB" w:rsidRPr="00F96EFF">
        <w:rPr>
          <w:color w:val="7030A0"/>
        </w:rPr>
        <w:t>libiconv-1.14.tar.gz</w:t>
      </w:r>
    </w:p>
    <w:p w14:paraId="0CFE04FB" w14:textId="77777777" w:rsidR="00413FCB" w:rsidRPr="00F96EFF" w:rsidRDefault="00173F46" w:rsidP="00BB4A32">
      <w:pPr>
        <w:rPr>
          <w:color w:val="7030A0"/>
        </w:rPr>
      </w:pPr>
      <w:r w:rsidRPr="00F96EFF">
        <w:rPr>
          <w:color w:val="7030A0"/>
        </w:rPr>
        <w:t>[root@</w:t>
      </w:r>
      <w:r w:rsidR="00EA4490" w:rsidRPr="00F96EFF">
        <w:rPr>
          <w:color w:val="7030A0"/>
        </w:rPr>
        <w:t>jaehyun</w:t>
      </w:r>
      <w:r w:rsidRPr="00F96EFF">
        <w:rPr>
          <w:color w:val="7030A0"/>
        </w:rPr>
        <w:t xml:space="preserve"> src]# </w:t>
      </w:r>
      <w:r w:rsidR="00413FCB" w:rsidRPr="00F96EFF">
        <w:rPr>
          <w:color w:val="7030A0"/>
        </w:rPr>
        <w:t>cd libiconv-1.1</w:t>
      </w:r>
      <w:r w:rsidR="00413FCB" w:rsidRPr="00F96EFF">
        <w:rPr>
          <w:rFonts w:hint="eastAsia"/>
          <w:color w:val="7030A0"/>
        </w:rPr>
        <w:t>4</w:t>
      </w:r>
    </w:p>
    <w:p w14:paraId="0811D48C" w14:textId="77777777" w:rsidR="00173F46" w:rsidRPr="00F96EFF" w:rsidRDefault="00173F46" w:rsidP="00BB4A32">
      <w:pPr>
        <w:rPr>
          <w:color w:val="7030A0"/>
        </w:rPr>
      </w:pPr>
      <w:r w:rsidRPr="00F96EFF">
        <w:rPr>
          <w:color w:val="7030A0"/>
        </w:rPr>
        <w:t>[root@</w:t>
      </w:r>
      <w:r w:rsidR="00EA4490" w:rsidRPr="00F96EFF">
        <w:rPr>
          <w:color w:val="7030A0"/>
        </w:rPr>
        <w:t>jaehyun</w:t>
      </w:r>
      <w:r w:rsidRPr="00F96EFF">
        <w:rPr>
          <w:color w:val="7030A0"/>
        </w:rPr>
        <w:t xml:space="preserve"> libiconv-1.11]# ./configure </w:t>
      </w:r>
      <w:r w:rsidR="002430B3" w:rsidRPr="00F96EFF">
        <w:rPr>
          <w:rFonts w:hint="eastAsia"/>
          <w:color w:val="7030A0"/>
        </w:rPr>
        <w:t>-</w:t>
      </w:r>
      <w:r w:rsidRPr="00F96EFF">
        <w:rPr>
          <w:color w:val="7030A0"/>
        </w:rPr>
        <w:t>-prefix=/usr/local</w:t>
      </w:r>
    </w:p>
    <w:p w14:paraId="2F13BDA7" w14:textId="77777777" w:rsidR="00173F46" w:rsidRDefault="00173F46" w:rsidP="00BB4A32">
      <w:pPr>
        <w:rPr>
          <w:color w:val="7030A0"/>
        </w:rPr>
      </w:pPr>
      <w:r w:rsidRPr="00F96EFF">
        <w:rPr>
          <w:color w:val="7030A0"/>
        </w:rPr>
        <w:t>[root@</w:t>
      </w:r>
      <w:r w:rsidR="00EA4490" w:rsidRPr="00F96EFF">
        <w:rPr>
          <w:color w:val="7030A0"/>
        </w:rPr>
        <w:t>jaehyun</w:t>
      </w:r>
      <w:r w:rsidRPr="00F96EFF">
        <w:rPr>
          <w:color w:val="7030A0"/>
        </w:rPr>
        <w:t xml:space="preserve"> libiconv-1.11]# make</w:t>
      </w:r>
      <w:r w:rsidR="00363F48" w:rsidRPr="00F96EFF">
        <w:rPr>
          <w:rFonts w:hint="eastAsia"/>
          <w:color w:val="7030A0"/>
        </w:rPr>
        <w:t xml:space="preserve"> &amp;&amp; make install</w:t>
      </w:r>
    </w:p>
    <w:p w14:paraId="235F6B63" w14:textId="77777777" w:rsidR="00441E2D" w:rsidRDefault="00441E2D" w:rsidP="00BB4A32">
      <w:pPr>
        <w:rPr>
          <w:color w:val="7030A0"/>
        </w:rPr>
      </w:pPr>
      <w:r>
        <w:rPr>
          <w:rFonts w:hint="eastAsia"/>
          <w:color w:val="7030A0"/>
        </w:rPr>
        <w:t>에러발생시</w:t>
      </w:r>
    </w:p>
    <w:p w14:paraId="1EA785E4" w14:textId="77777777" w:rsidR="00441E2D" w:rsidRDefault="00441E2D" w:rsidP="00BB4A32">
      <w:pPr>
        <w:rPr>
          <w:rFonts w:ascii="Calibri" w:hAnsi="Calibri" w:cs="Calibri"/>
          <w:sz w:val="22"/>
        </w:rPr>
      </w:pPr>
      <w:r w:rsidRPr="00F96EFF">
        <w:rPr>
          <w:color w:val="7030A0"/>
        </w:rPr>
        <w:t>[root@jaehyun libiconv-1.11]#</w:t>
      </w:r>
      <w:r>
        <w:rPr>
          <w:color w:val="7030A0"/>
        </w:rPr>
        <w:t xml:space="preserve"> </w:t>
      </w:r>
      <w:r>
        <w:rPr>
          <w:rFonts w:cs="Calibri" w:hint="eastAsia"/>
          <w:sz w:val="22"/>
          <w:lang w:val="x-none"/>
        </w:rPr>
        <w:t xml:space="preserve">vi </w:t>
      </w:r>
      <w:r>
        <w:rPr>
          <w:rFonts w:ascii="Calibri" w:hAnsi="Calibri" w:cs="Calibri"/>
          <w:sz w:val="22"/>
        </w:rPr>
        <w:t>/usr/local/src/libiconv-1.14/srclib</w:t>
      </w:r>
      <w:r>
        <w:rPr>
          <w:rFonts w:cs="Calibri" w:hint="eastAsia"/>
          <w:sz w:val="22"/>
        </w:rPr>
        <w:t>/</w:t>
      </w:r>
      <w:r>
        <w:rPr>
          <w:rFonts w:ascii="Calibri" w:hAnsi="Calibri" w:cs="Calibri"/>
          <w:sz w:val="22"/>
        </w:rPr>
        <w:t>stdio.in.h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41E2D" w14:paraId="60F98068" w14:textId="77777777" w:rsidTr="00441E2D">
        <w:tc>
          <w:tcPr>
            <w:tcW w:w="10456" w:type="dxa"/>
          </w:tcPr>
          <w:p w14:paraId="1BC835E6" w14:textId="3C3BE86D" w:rsidR="00441E2D" w:rsidRDefault="00441E2D" w:rsidP="00BB4A32">
            <w:pPr>
              <w:rPr>
                <w:color w:val="000000" w:themeColor="text1"/>
              </w:rPr>
            </w:pPr>
            <w:r w:rsidRPr="00441E2D">
              <w:rPr>
                <w:color w:val="000000" w:themeColor="text1"/>
              </w:rPr>
              <w:t>_GL_WARN_ON_USE (gets, "gets is a secu</w:t>
            </w:r>
            <w:r w:rsidR="009939A2">
              <w:rPr>
                <w:color w:val="000000" w:themeColor="text1"/>
              </w:rPr>
              <w:t>rity hole - use fgets instead")</w:t>
            </w:r>
          </w:p>
          <w:p w14:paraId="6AC889A0" w14:textId="77777777" w:rsidR="00441E2D" w:rsidRPr="00441E2D" w:rsidRDefault="00441E2D" w:rsidP="00BB4A32">
            <w:pPr>
              <w:rPr>
                <w:color w:val="000000" w:themeColor="text1"/>
              </w:rPr>
            </w:pPr>
          </w:p>
          <w:p w14:paraId="2A54AD7F" w14:textId="77777777" w:rsidR="00441E2D" w:rsidRDefault="00C10735" w:rsidP="00BB4A32">
            <w:pPr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 xml:space="preserve">위 </w:t>
            </w:r>
            <w:r w:rsidR="00441E2D" w:rsidRPr="00441E2D">
              <w:rPr>
                <w:rFonts w:hint="eastAsia"/>
                <w:b/>
                <w:bCs/>
                <w:color w:val="FF0000"/>
              </w:rPr>
              <w:t>해당 부분을 찾아서 해당 줄 라인삭제 후 아래 내용 삽입</w:t>
            </w:r>
          </w:p>
          <w:p w14:paraId="0D90AA0C" w14:textId="77777777" w:rsidR="00441E2D" w:rsidRPr="00C10735" w:rsidRDefault="00441E2D" w:rsidP="00BB4A32">
            <w:pPr>
              <w:rPr>
                <w:b/>
                <w:bCs/>
                <w:color w:val="FF0000"/>
              </w:rPr>
            </w:pPr>
          </w:p>
          <w:p w14:paraId="01D837B9" w14:textId="77777777" w:rsidR="00441E2D" w:rsidRDefault="00441E2D" w:rsidP="00441E2D">
            <w:pPr>
              <w:pStyle w:val="a7"/>
              <w:spacing w:before="0" w:beforeAutospacing="0" w:after="0" w:afterAutospacing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#if</w:t>
            </w:r>
            <w:r>
              <w:rPr>
                <w:rFonts w:ascii="맑은 고딕" w:eastAsia="맑은 고딕" w:hAnsi="맑은 고딕" w:cs="Calibri" w:hint="eastAsia"/>
                <w:b/>
                <w:bCs/>
                <w:color w:val="000000"/>
                <w:sz w:val="20"/>
                <w:szCs w:val="20"/>
                <w:lang w:val="x-none"/>
              </w:rPr>
              <w:t xml:space="preserve"> </w:t>
            </w:r>
            <w:r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defined(__GLIBC__) &amp;&amp; !defined(__UCLIBC__) &amp;&amp; !__GLIBC_PREREQ(2, 16)</w:t>
            </w:r>
          </w:p>
          <w:p w14:paraId="5EDE71DF" w14:textId="77777777" w:rsidR="00441E2D" w:rsidRDefault="00441E2D" w:rsidP="00441E2D">
            <w:pPr>
              <w:pStyle w:val="a7"/>
              <w:spacing w:before="0" w:beforeAutospacing="0" w:after="0" w:afterAutospacing="0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 w:hint="eastAsia"/>
                <w:color w:val="000000"/>
                <w:sz w:val="20"/>
                <w:szCs w:val="20"/>
              </w:rPr>
              <w:t>_GL_WARN_ON_USE (gets, "gets is a security hole - use fgets instead");</w:t>
            </w:r>
          </w:p>
          <w:p w14:paraId="16C364AA" w14:textId="77777777" w:rsidR="00441E2D" w:rsidRPr="00441E2D" w:rsidRDefault="00441E2D" w:rsidP="00441E2D">
            <w:pPr>
              <w:pStyle w:val="a7"/>
              <w:spacing w:before="0" w:beforeAutospacing="0" w:after="0" w:afterAutospacing="0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#endif</w:t>
            </w:r>
          </w:p>
        </w:tc>
      </w:tr>
    </w:tbl>
    <w:p w14:paraId="5EC00DE4" w14:textId="77777777" w:rsidR="00441E2D" w:rsidRDefault="00441E2D" w:rsidP="00441E2D">
      <w:pPr>
        <w:rPr>
          <w:color w:val="7030A0"/>
        </w:rPr>
      </w:pPr>
      <w:r w:rsidRPr="00F96EFF">
        <w:rPr>
          <w:color w:val="7030A0"/>
        </w:rPr>
        <w:t>[root@jaehyun libiconv-1.11]# make</w:t>
      </w:r>
      <w:r w:rsidRPr="00F96EFF">
        <w:rPr>
          <w:rFonts w:hint="eastAsia"/>
          <w:color w:val="7030A0"/>
        </w:rPr>
        <w:t xml:space="preserve"> &amp;&amp; make install</w:t>
      </w:r>
    </w:p>
    <w:p w14:paraId="08E1C431" w14:textId="77777777" w:rsidR="00173F46" w:rsidRPr="00F96EFF" w:rsidRDefault="00173F46" w:rsidP="00BB4A32">
      <w:pPr>
        <w:rPr>
          <w:color w:val="7030A0"/>
        </w:rPr>
      </w:pPr>
      <w:r w:rsidRPr="00F96EFF">
        <w:rPr>
          <w:color w:val="7030A0"/>
        </w:rPr>
        <w:t>[root@</w:t>
      </w:r>
      <w:r w:rsidR="00EA4490" w:rsidRPr="00F96EFF">
        <w:rPr>
          <w:color w:val="7030A0"/>
        </w:rPr>
        <w:t>jaehyun</w:t>
      </w:r>
      <w:r w:rsidRPr="00F96EFF">
        <w:rPr>
          <w:color w:val="7030A0"/>
        </w:rPr>
        <w:t xml:space="preserve"> libiconv-1.11]# cd ../</w:t>
      </w:r>
    </w:p>
    <w:p w14:paraId="58302F8A" w14:textId="77777777" w:rsidR="00173F46" w:rsidRDefault="00173F46" w:rsidP="00BB4A32"/>
    <w:p w14:paraId="4B9CB39F" w14:textId="77777777" w:rsidR="00163E43" w:rsidRDefault="004E6B58" w:rsidP="00BB4A32">
      <w:pPr>
        <w:rPr>
          <w:rFonts w:ascii="굴림" w:hAnsi="굴림"/>
          <w:sz w:val="18"/>
          <w:szCs w:val="18"/>
        </w:rPr>
      </w:pPr>
      <w:r>
        <w:rPr>
          <w:rFonts w:hint="eastAsia"/>
          <w:b/>
        </w:rPr>
        <w:t>#l</w:t>
      </w:r>
      <w:r>
        <w:rPr>
          <w:b/>
        </w:rPr>
        <w:t xml:space="preserve">ame – mp3 </w:t>
      </w:r>
      <w:r>
        <w:rPr>
          <w:rFonts w:hint="eastAsia"/>
          <w:b/>
        </w:rPr>
        <w:t>인코더 라이브러리</w:t>
      </w:r>
      <w:r w:rsidR="00B909F2">
        <w:rPr>
          <w:rFonts w:hint="eastAsia"/>
          <w:b/>
        </w:rPr>
        <w:t xml:space="preserve"> </w:t>
      </w:r>
      <w:r w:rsidR="00B909F2" w:rsidRPr="00B909F2">
        <w:rPr>
          <w:rFonts w:hint="eastAsia"/>
        </w:rPr>
        <w:t>(</w:t>
      </w:r>
      <w:r w:rsidR="00163E43">
        <w:rPr>
          <w:rFonts w:ascii="굴림" w:hAnsi="굴림"/>
          <w:sz w:val="18"/>
          <w:szCs w:val="18"/>
        </w:rPr>
        <w:t>녹취시</w:t>
      </w:r>
      <w:r w:rsidR="00163E43">
        <w:rPr>
          <w:rFonts w:ascii="굴림" w:hAnsi="굴림"/>
          <w:sz w:val="18"/>
          <w:szCs w:val="18"/>
        </w:rPr>
        <w:t xml:space="preserve"> </w:t>
      </w:r>
      <w:r w:rsidR="00163E43">
        <w:rPr>
          <w:rFonts w:ascii="굴림" w:hAnsi="굴림"/>
          <w:sz w:val="18"/>
          <w:szCs w:val="18"/>
        </w:rPr>
        <w:t>램디스크의</w:t>
      </w:r>
      <w:r w:rsidR="00163E43">
        <w:rPr>
          <w:rFonts w:ascii="굴림" w:hAnsi="굴림"/>
          <w:sz w:val="18"/>
          <w:szCs w:val="18"/>
        </w:rPr>
        <w:t xml:space="preserve"> wav---&gt;mp3 </w:t>
      </w:r>
      <w:r w:rsidR="00163E43">
        <w:rPr>
          <w:rFonts w:ascii="굴림" w:hAnsi="굴림"/>
          <w:sz w:val="18"/>
          <w:szCs w:val="18"/>
        </w:rPr>
        <w:t>전환용툴</w:t>
      </w:r>
      <w:r w:rsidR="00B909F2">
        <w:rPr>
          <w:rFonts w:ascii="굴림" w:hAnsi="굴림" w:hint="eastAsia"/>
          <w:sz w:val="18"/>
          <w:szCs w:val="18"/>
        </w:rPr>
        <w:t>)</w:t>
      </w:r>
    </w:p>
    <w:p w14:paraId="55A3C994" w14:textId="77777777" w:rsidR="00E25BA8" w:rsidRPr="00B46CE4" w:rsidRDefault="00E25BA8" w:rsidP="00BB4A32"/>
    <w:p w14:paraId="07792569" w14:textId="77777777" w:rsidR="00163E43" w:rsidRPr="00163E43" w:rsidRDefault="00163E43" w:rsidP="00163E43">
      <w:pPr>
        <w:rPr>
          <w:rFonts w:asciiTheme="majorHAnsi" w:eastAsiaTheme="majorHAnsi" w:hAnsiTheme="majorHAnsi"/>
          <w:color w:val="548DD4" w:themeColor="text2" w:themeTint="99"/>
          <w:szCs w:val="20"/>
        </w:rPr>
      </w:pPr>
      <w:r w:rsidRPr="00163E43">
        <w:rPr>
          <w:rFonts w:asciiTheme="majorHAnsi" w:eastAsiaTheme="majorHAnsi" w:hAnsiTheme="majorHAnsi"/>
          <w:szCs w:val="20"/>
        </w:rPr>
        <w:t xml:space="preserve">[root@jaehyun src]# </w:t>
      </w:r>
      <w:r w:rsidRPr="00163E43">
        <w:rPr>
          <w:rFonts w:asciiTheme="majorHAnsi" w:eastAsiaTheme="majorHAnsi" w:hAnsiTheme="majorHAnsi"/>
          <w:color w:val="548DD4" w:themeColor="text2" w:themeTint="99"/>
          <w:szCs w:val="20"/>
        </w:rPr>
        <w:t xml:space="preserve">tar xvfz lame-3.99.1.tar.gz </w:t>
      </w:r>
    </w:p>
    <w:p w14:paraId="4D9CDD2C" w14:textId="77777777" w:rsidR="00163E43" w:rsidRPr="00163E43" w:rsidRDefault="00163E43" w:rsidP="00163E43">
      <w:pPr>
        <w:rPr>
          <w:rFonts w:asciiTheme="majorHAnsi" w:eastAsiaTheme="majorHAnsi" w:hAnsiTheme="majorHAnsi"/>
          <w:color w:val="548DD4" w:themeColor="text2" w:themeTint="99"/>
          <w:szCs w:val="20"/>
        </w:rPr>
      </w:pPr>
      <w:r w:rsidRPr="00163E43">
        <w:rPr>
          <w:rFonts w:asciiTheme="majorHAnsi" w:eastAsiaTheme="majorHAnsi" w:hAnsiTheme="majorHAnsi"/>
          <w:szCs w:val="20"/>
        </w:rPr>
        <w:t xml:space="preserve">[root@jaehyun src]# </w:t>
      </w:r>
      <w:r w:rsidRPr="00163E43">
        <w:rPr>
          <w:rFonts w:asciiTheme="majorHAnsi" w:eastAsiaTheme="majorHAnsi" w:hAnsiTheme="majorHAnsi"/>
          <w:color w:val="548DD4" w:themeColor="text2" w:themeTint="99"/>
          <w:szCs w:val="20"/>
        </w:rPr>
        <w:t>cd lame-3.99.1</w:t>
      </w:r>
    </w:p>
    <w:p w14:paraId="15DDCB63" w14:textId="77777777" w:rsidR="00163E43" w:rsidRPr="00163E43" w:rsidRDefault="00163E43" w:rsidP="00163E43">
      <w:pPr>
        <w:rPr>
          <w:rFonts w:asciiTheme="majorHAnsi" w:eastAsiaTheme="majorHAnsi" w:hAnsiTheme="majorHAnsi"/>
          <w:color w:val="548DD4" w:themeColor="text2" w:themeTint="99"/>
          <w:szCs w:val="20"/>
        </w:rPr>
      </w:pPr>
      <w:r w:rsidRPr="00163E43">
        <w:rPr>
          <w:rFonts w:asciiTheme="majorHAnsi" w:eastAsiaTheme="majorHAnsi" w:hAnsiTheme="majorHAnsi"/>
          <w:szCs w:val="20"/>
        </w:rPr>
        <w:t xml:space="preserve">[root@jaehyun lame-3.99.1]# </w:t>
      </w:r>
      <w:r w:rsidRPr="00163E43">
        <w:rPr>
          <w:rFonts w:asciiTheme="majorHAnsi" w:eastAsiaTheme="majorHAnsi" w:hAnsiTheme="majorHAnsi"/>
          <w:color w:val="548DD4" w:themeColor="text2" w:themeTint="99"/>
          <w:szCs w:val="20"/>
        </w:rPr>
        <w:t>./configure</w:t>
      </w:r>
    </w:p>
    <w:p w14:paraId="78D045BD" w14:textId="77777777" w:rsidR="00163E43" w:rsidRPr="00163E43" w:rsidRDefault="00163E43" w:rsidP="00163E43">
      <w:pPr>
        <w:rPr>
          <w:rFonts w:asciiTheme="majorHAnsi" w:eastAsiaTheme="majorHAnsi" w:hAnsiTheme="majorHAnsi"/>
          <w:color w:val="548DD4" w:themeColor="text2" w:themeTint="99"/>
          <w:szCs w:val="20"/>
        </w:rPr>
      </w:pPr>
      <w:r w:rsidRPr="00163E43">
        <w:rPr>
          <w:rFonts w:asciiTheme="majorHAnsi" w:eastAsiaTheme="majorHAnsi" w:hAnsiTheme="majorHAnsi"/>
          <w:szCs w:val="20"/>
        </w:rPr>
        <w:t xml:space="preserve">[root@jaehyun lame-3.99.1]# </w:t>
      </w:r>
      <w:r w:rsidRPr="00163E43">
        <w:rPr>
          <w:rFonts w:asciiTheme="majorHAnsi" w:eastAsiaTheme="majorHAnsi" w:hAnsiTheme="majorHAnsi"/>
          <w:color w:val="548DD4" w:themeColor="text2" w:themeTint="99"/>
          <w:szCs w:val="20"/>
        </w:rPr>
        <w:t>make</w:t>
      </w:r>
      <w:r w:rsidRPr="00163E43">
        <w:rPr>
          <w:rFonts w:asciiTheme="majorHAnsi" w:eastAsiaTheme="majorHAnsi" w:hAnsiTheme="majorHAnsi" w:hint="eastAsia"/>
          <w:color w:val="548DD4" w:themeColor="text2" w:themeTint="99"/>
          <w:szCs w:val="20"/>
        </w:rPr>
        <w:t xml:space="preserve"> &amp;&amp; make install</w:t>
      </w:r>
    </w:p>
    <w:p w14:paraId="69106D60" w14:textId="77777777" w:rsidR="00163E43" w:rsidRDefault="00163E43" w:rsidP="00163E43">
      <w:pPr>
        <w:rPr>
          <w:rFonts w:asciiTheme="majorHAnsi" w:eastAsiaTheme="majorHAnsi" w:hAnsiTheme="majorHAnsi"/>
          <w:color w:val="548DD4" w:themeColor="text2" w:themeTint="99"/>
          <w:szCs w:val="20"/>
        </w:rPr>
      </w:pPr>
      <w:r w:rsidRPr="00163E43">
        <w:rPr>
          <w:rFonts w:asciiTheme="majorHAnsi" w:eastAsiaTheme="majorHAnsi" w:hAnsiTheme="majorHAnsi"/>
          <w:szCs w:val="20"/>
        </w:rPr>
        <w:t xml:space="preserve">[root@jaehyun lame-3.99.1]# </w:t>
      </w:r>
      <w:r w:rsidRPr="00163E43">
        <w:rPr>
          <w:rFonts w:asciiTheme="majorHAnsi" w:eastAsiaTheme="majorHAnsi" w:hAnsiTheme="majorHAnsi"/>
          <w:color w:val="548DD4" w:themeColor="text2" w:themeTint="99"/>
          <w:szCs w:val="20"/>
        </w:rPr>
        <w:t>cd ../</w:t>
      </w:r>
    </w:p>
    <w:p w14:paraId="3640F6AF" w14:textId="77777777" w:rsidR="00B909F2" w:rsidRPr="00163E43" w:rsidRDefault="00B909F2" w:rsidP="00163E43">
      <w:pPr>
        <w:rPr>
          <w:rFonts w:asciiTheme="majorHAnsi" w:eastAsiaTheme="majorHAnsi" w:hAnsiTheme="majorHAnsi"/>
          <w:color w:val="548DD4" w:themeColor="text2" w:themeTint="99"/>
          <w:szCs w:val="20"/>
        </w:rPr>
      </w:pPr>
    </w:p>
    <w:p w14:paraId="7544663F" w14:textId="77777777" w:rsidR="00E25BA8" w:rsidRDefault="00E25BA8" w:rsidP="00E25BA8">
      <w:pPr>
        <w:rPr>
          <w:b/>
        </w:rPr>
      </w:pPr>
      <w:r>
        <w:rPr>
          <w:b/>
        </w:rPr>
        <w:t>*Tomcat</w:t>
      </w:r>
      <w:r w:rsidRPr="0010502D">
        <w:rPr>
          <w:b/>
        </w:rPr>
        <w:t xml:space="preserve"> </w:t>
      </w:r>
      <w:r w:rsidRPr="0010502D">
        <w:rPr>
          <w:rFonts w:hint="eastAsia"/>
          <w:b/>
        </w:rPr>
        <w:t>설치</w:t>
      </w:r>
      <w:r>
        <w:rPr>
          <w:b/>
        </w:rPr>
        <w:t>*</w:t>
      </w:r>
    </w:p>
    <w:p w14:paraId="5C137473" w14:textId="12A38D58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src]# </w:t>
      </w:r>
      <w:r w:rsidRPr="00FF6706">
        <w:rPr>
          <w:color w:val="548DD4" w:themeColor="text2" w:themeTint="99"/>
        </w:rPr>
        <w:t xml:space="preserve">tar xvfz </w:t>
      </w:r>
      <w:ins w:id="816" w:author="박 성진" w:date="2023-06-13T17:51:00Z">
        <w:r w:rsidR="000751D8" w:rsidRPr="000751D8">
          <w:rPr>
            <w:color w:val="548DD4" w:themeColor="text2" w:themeTint="99"/>
          </w:rPr>
          <w:t>apache-tomcat-10.1.7.tar.gz</w:t>
        </w:r>
      </w:ins>
      <w:del w:id="817" w:author="박 성진" w:date="2023-06-13T17:51:00Z">
        <w:r w:rsidR="000509DB" w:rsidRPr="000509DB" w:rsidDel="000751D8">
          <w:rPr>
            <w:color w:val="548DD4" w:themeColor="text2" w:themeTint="99"/>
          </w:rPr>
          <w:delText>apache-tomcat-8.5.42.tar.gz</w:delText>
        </w:r>
      </w:del>
    </w:p>
    <w:p w14:paraId="71673977" w14:textId="7101C651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src]# </w:t>
      </w:r>
      <w:r w:rsidRPr="00FF6706">
        <w:rPr>
          <w:color w:val="548DD4" w:themeColor="text2" w:themeTint="99"/>
        </w:rPr>
        <w:t xml:space="preserve">mv </w:t>
      </w:r>
      <w:ins w:id="818" w:author="박 성진" w:date="2023-06-13T17:51:00Z">
        <w:r w:rsidR="000751D8" w:rsidRPr="000751D8">
          <w:rPr>
            <w:color w:val="548DD4" w:themeColor="text2" w:themeTint="99"/>
          </w:rPr>
          <w:t>apache-tomcat-10.1.7</w:t>
        </w:r>
        <w:r w:rsidR="000751D8">
          <w:rPr>
            <w:color w:val="548DD4" w:themeColor="text2" w:themeTint="99"/>
          </w:rPr>
          <w:t xml:space="preserve"> </w:t>
        </w:r>
      </w:ins>
      <w:del w:id="819" w:author="박 성진" w:date="2023-06-13T17:51:00Z">
        <w:r w:rsidR="000509DB" w:rsidRPr="000509DB" w:rsidDel="000751D8">
          <w:rPr>
            <w:color w:val="548DD4" w:themeColor="text2" w:themeTint="99"/>
          </w:rPr>
          <w:delText xml:space="preserve">apache-tomcat-8.5.42 </w:delText>
        </w:r>
      </w:del>
      <w:r w:rsidRPr="00FF6706">
        <w:rPr>
          <w:color w:val="548DD4" w:themeColor="text2" w:themeTint="99"/>
        </w:rPr>
        <w:t>/usr/local</w:t>
      </w:r>
    </w:p>
    <w:p w14:paraId="20147455" w14:textId="77777777" w:rsidR="00173F46" w:rsidRPr="00363F48" w:rsidRDefault="00173F46" w:rsidP="00BB4A32">
      <w:r>
        <w:t>[root@</w:t>
      </w:r>
      <w:r w:rsidR="00EA4490">
        <w:t>jaehyun</w:t>
      </w:r>
      <w:r>
        <w:t xml:space="preserve"> src]# </w:t>
      </w:r>
      <w:r w:rsidRPr="00FF6706">
        <w:rPr>
          <w:color w:val="548DD4" w:themeColor="text2" w:themeTint="99"/>
        </w:rPr>
        <w:t>cd ../</w:t>
      </w:r>
    </w:p>
    <w:p w14:paraId="4BBF9C26" w14:textId="378E5A31" w:rsidR="00173F4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local]# </w:t>
      </w:r>
      <w:r w:rsidRPr="00FF6706">
        <w:rPr>
          <w:color w:val="548DD4" w:themeColor="text2" w:themeTint="99"/>
        </w:rPr>
        <w:t xml:space="preserve">ln -s </w:t>
      </w:r>
      <w:del w:id="820" w:author="박 성진" w:date="2023-06-15T19:57:00Z">
        <w:r w:rsidRPr="00FF6706" w:rsidDel="005870F2">
          <w:rPr>
            <w:color w:val="548DD4" w:themeColor="text2" w:themeTint="99"/>
          </w:rPr>
          <w:delText xml:space="preserve"> </w:delText>
        </w:r>
      </w:del>
      <w:r w:rsidRPr="00FF6706">
        <w:rPr>
          <w:color w:val="548DD4" w:themeColor="text2" w:themeTint="99"/>
        </w:rPr>
        <w:t>/usr/local/</w:t>
      </w:r>
      <w:ins w:id="821" w:author="박 성진" w:date="2023-06-13T17:51:00Z">
        <w:r w:rsidR="000751D8" w:rsidRPr="000751D8">
          <w:rPr>
            <w:color w:val="548DD4" w:themeColor="text2" w:themeTint="99"/>
          </w:rPr>
          <w:t>apache-tomcat-10.1.7</w:t>
        </w:r>
        <w:r w:rsidR="000751D8">
          <w:rPr>
            <w:color w:val="548DD4" w:themeColor="text2" w:themeTint="99"/>
          </w:rPr>
          <w:t xml:space="preserve"> </w:t>
        </w:r>
      </w:ins>
      <w:del w:id="822" w:author="박 성진" w:date="2023-06-13T17:51:00Z">
        <w:r w:rsidR="000509DB" w:rsidRPr="000509DB" w:rsidDel="000751D8">
          <w:rPr>
            <w:color w:val="548DD4" w:themeColor="text2" w:themeTint="99"/>
          </w:rPr>
          <w:delText>apache-tomcat-8.5.42</w:delText>
        </w:r>
        <w:r w:rsidR="000509DB" w:rsidDel="000751D8">
          <w:rPr>
            <w:color w:val="548DD4" w:themeColor="text2" w:themeTint="99"/>
          </w:rPr>
          <w:delText xml:space="preserve"> </w:delText>
        </w:r>
      </w:del>
      <w:r w:rsidRPr="00FF6706">
        <w:rPr>
          <w:color w:val="548DD4" w:themeColor="text2" w:themeTint="99"/>
        </w:rPr>
        <w:t>tomcat</w:t>
      </w:r>
    </w:p>
    <w:p w14:paraId="10D62B49" w14:textId="77777777" w:rsidR="00E25BA8" w:rsidRPr="00FF6706" w:rsidRDefault="00E25BA8" w:rsidP="00BB4A32">
      <w:pPr>
        <w:rPr>
          <w:color w:val="548DD4" w:themeColor="text2" w:themeTint="99"/>
        </w:rPr>
      </w:pPr>
    </w:p>
    <w:p w14:paraId="03473BF5" w14:textId="77777777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local]# </w:t>
      </w:r>
      <w:r w:rsidRPr="00FF6706">
        <w:rPr>
          <w:color w:val="548DD4" w:themeColor="text2" w:themeTint="99"/>
        </w:rPr>
        <w:t>cd jdk/lib</w:t>
      </w:r>
    </w:p>
    <w:p w14:paraId="5ED3CE77" w14:textId="77777777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lib]# </w:t>
      </w:r>
      <w:r w:rsidRPr="00FF6706">
        <w:rPr>
          <w:color w:val="548DD4" w:themeColor="text2" w:themeTint="99"/>
        </w:rPr>
        <w:t>mv /usr/local/src/servlet-api.jar /usr/local/jdk/lib/</w:t>
      </w:r>
    </w:p>
    <w:p w14:paraId="7EA4885D" w14:textId="77777777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lib]# </w:t>
      </w:r>
      <w:r w:rsidRPr="00FF6706">
        <w:rPr>
          <w:color w:val="548DD4" w:themeColor="text2" w:themeTint="99"/>
        </w:rPr>
        <w:t>mv /usr/local/src/activation.jar /usr/local/jdk/lib/</w:t>
      </w:r>
    </w:p>
    <w:p w14:paraId="09106687" w14:textId="77777777" w:rsidR="00173F46" w:rsidRDefault="00173F46" w:rsidP="00BB4A32">
      <w:r>
        <w:t>[root@</w:t>
      </w:r>
      <w:r w:rsidR="00EA4490">
        <w:t>jaehyun</w:t>
      </w:r>
      <w:r>
        <w:t xml:space="preserve"> lib]# </w:t>
      </w:r>
      <w:r w:rsidRPr="00FF6706">
        <w:rPr>
          <w:color w:val="548DD4" w:themeColor="text2" w:themeTint="99"/>
        </w:rPr>
        <w:t>mv /usr/local/src/mail.jar /usr/local/jdk/lib/</w:t>
      </w:r>
    </w:p>
    <w:p w14:paraId="5539FD91" w14:textId="77777777" w:rsidR="00173F46" w:rsidRDefault="00173F46" w:rsidP="00BB4A32"/>
    <w:p w14:paraId="2CC18A2E" w14:textId="77777777" w:rsidR="00173F46" w:rsidRDefault="00173F46" w:rsidP="00BB4A32">
      <w:r>
        <w:t>[root@</w:t>
      </w:r>
      <w:r w:rsidR="00EA4490">
        <w:t>jaehyun</w:t>
      </w:r>
      <w:r>
        <w:t xml:space="preserve"> local]# </w:t>
      </w:r>
      <w:r w:rsidRPr="00FF6706">
        <w:rPr>
          <w:color w:val="548DD4" w:themeColor="text2" w:themeTint="99"/>
        </w:rPr>
        <w:t xml:space="preserve">cd /usr/local/src </w:t>
      </w:r>
    </w:p>
    <w:p w14:paraId="17DECCC6" w14:textId="77777777" w:rsidR="00173F46" w:rsidRDefault="00173F46" w:rsidP="00BB4A32"/>
    <w:p w14:paraId="59627509" w14:textId="77777777" w:rsidR="00E25BA8" w:rsidRDefault="00E25BA8" w:rsidP="00E25BA8">
      <w:pPr>
        <w:rPr>
          <w:b/>
        </w:rPr>
      </w:pPr>
      <w:r>
        <w:rPr>
          <w:b/>
        </w:rPr>
        <w:t>*Tomcat-connector</w:t>
      </w:r>
      <w:r w:rsidRPr="0010502D">
        <w:rPr>
          <w:b/>
        </w:rPr>
        <w:t xml:space="preserve"> </w:t>
      </w:r>
      <w:r w:rsidRPr="0010502D">
        <w:rPr>
          <w:rFonts w:hint="eastAsia"/>
          <w:b/>
        </w:rPr>
        <w:t>설치</w:t>
      </w:r>
      <w:r>
        <w:rPr>
          <w:b/>
        </w:rPr>
        <w:t>*</w:t>
      </w:r>
    </w:p>
    <w:p w14:paraId="3130C172" w14:textId="77777777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src]# </w:t>
      </w:r>
      <w:r w:rsidRPr="00FF6706">
        <w:rPr>
          <w:color w:val="548DD4" w:themeColor="text2" w:themeTint="99"/>
        </w:rPr>
        <w:t xml:space="preserve">tar xvfz </w:t>
      </w:r>
      <w:r w:rsidR="0021521A" w:rsidRPr="0021521A">
        <w:rPr>
          <w:color w:val="548DD4" w:themeColor="text2" w:themeTint="99"/>
        </w:rPr>
        <w:t>tomcat-connectors-1.2.37-src.tar.gz</w:t>
      </w:r>
    </w:p>
    <w:p w14:paraId="367A10D3" w14:textId="77777777" w:rsidR="00173F46" w:rsidRDefault="00173F46" w:rsidP="00BB4A32">
      <w:r>
        <w:t>[root@</w:t>
      </w:r>
      <w:r w:rsidR="00EA4490">
        <w:t>jaehyun</w:t>
      </w:r>
      <w:r>
        <w:t xml:space="preserve"> src]# </w:t>
      </w:r>
      <w:r w:rsidRPr="00FF6706">
        <w:rPr>
          <w:color w:val="548DD4" w:themeColor="text2" w:themeTint="99"/>
        </w:rPr>
        <w:t xml:space="preserve">cd </w:t>
      </w:r>
      <w:r w:rsidR="0021521A" w:rsidRPr="0021521A">
        <w:rPr>
          <w:color w:val="548DD4" w:themeColor="text2" w:themeTint="99"/>
        </w:rPr>
        <w:t>tom</w:t>
      </w:r>
      <w:r w:rsidR="0021521A">
        <w:rPr>
          <w:color w:val="548DD4" w:themeColor="text2" w:themeTint="99"/>
        </w:rPr>
        <w:t>cat-connectors-1.2.37-src</w:t>
      </w:r>
      <w:r w:rsidRPr="00FF6706">
        <w:rPr>
          <w:color w:val="548DD4" w:themeColor="text2" w:themeTint="99"/>
        </w:rPr>
        <w:t>/native</w:t>
      </w:r>
    </w:p>
    <w:p w14:paraId="03E44366" w14:textId="77777777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native]# </w:t>
      </w:r>
      <w:r w:rsidRPr="00FF6706">
        <w:rPr>
          <w:color w:val="548DD4" w:themeColor="text2" w:themeTint="99"/>
        </w:rPr>
        <w:t>./configure -with-apxs=/usr/local/apache/bin/apxs</w:t>
      </w:r>
    </w:p>
    <w:p w14:paraId="66FA643D" w14:textId="77777777" w:rsidR="00173F46" w:rsidRDefault="00173F46" w:rsidP="00BB4A32">
      <w:r>
        <w:t>[root@</w:t>
      </w:r>
      <w:r w:rsidR="00EA4490">
        <w:t>jaehyun</w:t>
      </w:r>
      <w:r>
        <w:t xml:space="preserve"> native]# </w:t>
      </w:r>
      <w:r w:rsidRPr="00FF6706">
        <w:rPr>
          <w:color w:val="548DD4" w:themeColor="text2" w:themeTint="99"/>
        </w:rPr>
        <w:t>make</w:t>
      </w:r>
      <w:r w:rsidR="00363F48" w:rsidRPr="00FF6706">
        <w:rPr>
          <w:rFonts w:hint="eastAsia"/>
          <w:color w:val="548DD4" w:themeColor="text2" w:themeTint="99"/>
        </w:rPr>
        <w:t xml:space="preserve"> &amp;&amp; make install</w:t>
      </w:r>
    </w:p>
    <w:p w14:paraId="2EE45D3D" w14:textId="77777777" w:rsidR="00173F46" w:rsidRPr="00B46CE4" w:rsidRDefault="00173F46" w:rsidP="00BB4A32"/>
    <w:p w14:paraId="09D9C847" w14:textId="77777777" w:rsidR="00173F46" w:rsidRDefault="00173F46" w:rsidP="00BB4A32">
      <w:r>
        <w:t>[root@</w:t>
      </w:r>
      <w:r w:rsidR="00EA4490">
        <w:t>jaehyun</w:t>
      </w:r>
      <w:r>
        <w:t xml:space="preserve"> native]# </w:t>
      </w:r>
      <w:r w:rsidRPr="00FF6706">
        <w:rPr>
          <w:color w:val="548DD4" w:themeColor="text2" w:themeTint="99"/>
        </w:rPr>
        <w:t>cd /usr/local/src</w:t>
      </w:r>
    </w:p>
    <w:p w14:paraId="02E4FA7A" w14:textId="77777777" w:rsidR="00173F46" w:rsidRDefault="00173F46" w:rsidP="00BB4A32"/>
    <w:p w14:paraId="2569D404" w14:textId="77777777" w:rsidR="00E25BA8" w:rsidRDefault="00E25BA8" w:rsidP="00E25BA8">
      <w:pPr>
        <w:rPr>
          <w:b/>
        </w:rPr>
      </w:pPr>
      <w:r>
        <w:rPr>
          <w:b/>
        </w:rPr>
        <w:t xml:space="preserve">*Node </w:t>
      </w:r>
      <w:r w:rsidRPr="0010502D">
        <w:rPr>
          <w:rFonts w:hint="eastAsia"/>
          <w:b/>
        </w:rPr>
        <w:t>설치</w:t>
      </w:r>
      <w:r>
        <w:rPr>
          <w:rFonts w:hint="eastAsia"/>
          <w:b/>
        </w:rPr>
        <w:t>*</w:t>
      </w:r>
    </w:p>
    <w:p w14:paraId="541241A9" w14:textId="1A3EA69B" w:rsidR="00E04744" w:rsidRDefault="00E04744" w:rsidP="00E04744">
      <w:pPr>
        <w:rPr>
          <w:ins w:id="823" w:author="양 성훈" w:date="2023-09-13T14:14:00Z"/>
          <w:color w:val="548DD4" w:themeColor="text2" w:themeTint="99"/>
        </w:rPr>
      </w:pPr>
      <w:ins w:id="824" w:author="양 성훈" w:date="2023-09-13T14:14:00Z">
        <w:r>
          <w:t xml:space="preserve">[root@jaehyun src]# </w:t>
        </w:r>
        <w:r w:rsidR="00A027B4">
          <w:rPr>
            <w:color w:val="548DD4" w:themeColor="text2" w:themeTint="99"/>
          </w:rPr>
          <w:t>tar xvf</w:t>
        </w:r>
        <w:r>
          <w:rPr>
            <w:color w:val="548DD4" w:themeColor="text2" w:themeTint="99"/>
          </w:rPr>
          <w:t xml:space="preserve"> </w:t>
        </w:r>
      </w:ins>
      <w:ins w:id="825" w:author="양 성훈" w:date="2023-09-13T14:24:00Z">
        <w:r w:rsidR="00A027B4" w:rsidRPr="00A027B4">
          <w:rPr>
            <w:color w:val="548DD4" w:themeColor="text2" w:themeTint="99"/>
          </w:rPr>
          <w:t>Python-3.7.3.tar.xz</w:t>
        </w:r>
      </w:ins>
    </w:p>
    <w:p w14:paraId="5B6DE009" w14:textId="3EE8EE3F" w:rsidR="00E04744" w:rsidRDefault="00E04744" w:rsidP="00E04744">
      <w:pPr>
        <w:rPr>
          <w:ins w:id="826" w:author="양 성훈" w:date="2023-09-13T14:14:00Z"/>
          <w:color w:val="548DD4" w:themeColor="text2" w:themeTint="99"/>
        </w:rPr>
      </w:pPr>
      <w:ins w:id="827" w:author="양 성훈" w:date="2023-09-13T14:14:00Z">
        <w:r>
          <w:t xml:space="preserve">[root@jaehyun src]# </w:t>
        </w:r>
        <w:r>
          <w:rPr>
            <w:color w:val="548DD4" w:themeColor="text2" w:themeTint="99"/>
          </w:rPr>
          <w:t xml:space="preserve">cd </w:t>
        </w:r>
        <w:r w:rsidR="00A027B4">
          <w:rPr>
            <w:color w:val="548DD4" w:themeColor="text2" w:themeTint="99"/>
          </w:rPr>
          <w:t>Python-3</w:t>
        </w:r>
        <w:r w:rsidRPr="00145546">
          <w:rPr>
            <w:color w:val="548DD4" w:themeColor="text2" w:themeTint="99"/>
          </w:rPr>
          <w:t>.7.3</w:t>
        </w:r>
      </w:ins>
    </w:p>
    <w:p w14:paraId="6542E36A" w14:textId="46771DF3" w:rsidR="00273893" w:rsidRPr="003D1260" w:rsidRDefault="00E04744" w:rsidP="00145546">
      <w:pPr>
        <w:rPr>
          <w:color w:val="548DD4" w:themeColor="text2" w:themeTint="99"/>
        </w:rPr>
      </w:pPr>
      <w:ins w:id="828" w:author="양 성훈" w:date="2023-09-13T14:14:00Z">
        <w:r>
          <w:t>[root@jaehyun</w:t>
        </w:r>
        <w:r w:rsidRPr="00145546">
          <w:t xml:space="preserve"> Python-2.7.3</w:t>
        </w:r>
        <w:r>
          <w:t xml:space="preserve">]# </w:t>
        </w:r>
        <w:r>
          <w:rPr>
            <w:color w:val="548DD4" w:themeColor="text2" w:themeTint="99"/>
          </w:rPr>
          <w:t>./co</w:t>
        </w:r>
        <w:r w:rsidR="00A027B4">
          <w:rPr>
            <w:color w:val="548DD4" w:themeColor="text2" w:themeTint="99"/>
          </w:rPr>
          <w:t>nfigure &amp;&amp; make &amp;&amp; make install</w:t>
        </w:r>
      </w:ins>
      <w:ins w:id="829" w:author="양 성훈" w:date="2023-09-13T14:45:00Z">
        <w:r w:rsidR="00273893">
          <w:rPr>
            <w:color w:val="548DD4" w:themeColor="text2" w:themeTint="99"/>
          </w:rPr>
          <w:t xml:space="preserve"> </w:t>
        </w:r>
      </w:ins>
    </w:p>
    <w:p w14:paraId="4DC52A6C" w14:textId="77777777" w:rsidR="00145546" w:rsidRPr="00145546" w:rsidRDefault="00145546" w:rsidP="00145546">
      <w:pPr>
        <w:rPr>
          <w:color w:val="548DD4" w:themeColor="text2" w:themeTint="99"/>
        </w:rPr>
      </w:pPr>
      <w:r>
        <w:t>[root@jaehyun</w:t>
      </w:r>
      <w:r w:rsidRPr="00145546">
        <w:t xml:space="preserve"> Python-2.7.3</w:t>
      </w:r>
      <w:r>
        <w:t xml:space="preserve">]# </w:t>
      </w:r>
      <w:r>
        <w:rPr>
          <w:color w:val="548DD4" w:themeColor="text2" w:themeTint="99"/>
        </w:rPr>
        <w:t>cd ..</w:t>
      </w:r>
    </w:p>
    <w:p w14:paraId="1FF95424" w14:textId="77777777" w:rsidR="00145546" w:rsidRPr="00145546" w:rsidRDefault="00145546" w:rsidP="00145546">
      <w:pPr>
        <w:rPr>
          <w:color w:val="548DD4" w:themeColor="text2" w:themeTint="99"/>
        </w:rPr>
      </w:pPr>
    </w:p>
    <w:p w14:paraId="1105F8F2" w14:textId="4DEF4F32" w:rsidR="005D2A2A" w:rsidRPr="005D2A2A" w:rsidRDefault="005D2A2A" w:rsidP="005D2A2A">
      <w:pPr>
        <w:rPr>
          <w:ins w:id="830" w:author="양 성훈" w:date="2023-09-14T10:28:00Z"/>
          <w:color w:val="548DD4" w:themeColor="text2" w:themeTint="99"/>
          <w:rPrChange w:id="831" w:author="양 성훈" w:date="2023-09-14T10:28:00Z">
            <w:rPr>
              <w:ins w:id="832" w:author="양 성훈" w:date="2023-09-14T10:28:00Z"/>
              <w:color w:val="FF0000"/>
            </w:rPr>
          </w:rPrChange>
        </w:rPr>
      </w:pPr>
      <w:ins w:id="833" w:author="양 성훈" w:date="2023-09-14T10:28:00Z">
        <w:r w:rsidRPr="005D2A2A">
          <w:rPr>
            <w:color w:val="548DD4" w:themeColor="text2" w:themeTint="99"/>
            <w:rPrChange w:id="834" w:author="양 성훈" w:date="2023-09-14T10:28:00Z">
              <w:rPr>
                <w:color w:val="FF0000"/>
              </w:rPr>
            </w:rPrChange>
          </w:rPr>
          <w:t>[root@jaehyun src]# tar xvfz node-v1</w:t>
        </w:r>
        <w:r w:rsidR="00536C0F">
          <w:rPr>
            <w:color w:val="548DD4" w:themeColor="text2" w:themeTint="99"/>
          </w:rPr>
          <w:t>4.16</w:t>
        </w:r>
        <w:r w:rsidRPr="005D2A2A">
          <w:rPr>
            <w:color w:val="548DD4" w:themeColor="text2" w:themeTint="99"/>
            <w:rPrChange w:id="835" w:author="양 성훈" w:date="2023-09-14T10:28:00Z">
              <w:rPr>
                <w:color w:val="FF0000"/>
              </w:rPr>
            </w:rPrChange>
          </w:rPr>
          <w:t>.0.tar.gz</w:t>
        </w:r>
      </w:ins>
    </w:p>
    <w:p w14:paraId="2D2C22CC" w14:textId="51A6F149" w:rsidR="005D2A2A" w:rsidRPr="005D2A2A" w:rsidRDefault="005D2A2A" w:rsidP="005D2A2A">
      <w:pPr>
        <w:rPr>
          <w:ins w:id="836" w:author="양 성훈" w:date="2023-09-14T10:28:00Z"/>
          <w:color w:val="548DD4" w:themeColor="text2" w:themeTint="99"/>
          <w:rPrChange w:id="837" w:author="양 성훈" w:date="2023-09-14T10:28:00Z">
            <w:rPr>
              <w:ins w:id="838" w:author="양 성훈" w:date="2023-09-14T10:28:00Z"/>
              <w:color w:val="FF0000"/>
            </w:rPr>
          </w:rPrChange>
        </w:rPr>
      </w:pPr>
      <w:ins w:id="839" w:author="양 성훈" w:date="2023-09-14T10:28:00Z">
        <w:r w:rsidRPr="005D2A2A">
          <w:rPr>
            <w:color w:val="548DD4" w:themeColor="text2" w:themeTint="99"/>
            <w:rPrChange w:id="840" w:author="양 성훈" w:date="2023-09-14T10:28:00Z">
              <w:rPr>
                <w:color w:val="FF0000"/>
              </w:rPr>
            </w:rPrChange>
          </w:rPr>
          <w:t>[root@jaehyun src]# cd node-v1</w:t>
        </w:r>
        <w:r w:rsidR="00536C0F">
          <w:rPr>
            <w:color w:val="548DD4" w:themeColor="text2" w:themeTint="99"/>
          </w:rPr>
          <w:t>4.16</w:t>
        </w:r>
        <w:r w:rsidRPr="005D2A2A">
          <w:rPr>
            <w:color w:val="548DD4" w:themeColor="text2" w:themeTint="99"/>
            <w:rPrChange w:id="841" w:author="양 성훈" w:date="2023-09-14T10:28:00Z">
              <w:rPr>
                <w:color w:val="FF0000"/>
              </w:rPr>
            </w:rPrChange>
          </w:rPr>
          <w:t>.0</w:t>
        </w:r>
      </w:ins>
    </w:p>
    <w:p w14:paraId="4A68A5FC" w14:textId="77777777" w:rsidR="005D2A2A" w:rsidRDefault="005D2A2A" w:rsidP="00145546"/>
    <w:p w14:paraId="5DF509EE" w14:textId="77777777" w:rsidR="00924B62" w:rsidRDefault="00924B62" w:rsidP="00924B62">
      <w:r>
        <w:t xml:space="preserve">[root@jaehyun node-v0.10.17]# </w:t>
      </w:r>
      <w:r w:rsidRPr="00924B62">
        <w:rPr>
          <w:color w:val="548DD4" w:themeColor="text2" w:themeTint="99"/>
        </w:rPr>
        <w:t>./configure &amp;&amp; make &amp;&amp; make install</w:t>
      </w:r>
    </w:p>
    <w:p w14:paraId="1C8AE926" w14:textId="77777777" w:rsidR="00924B62" w:rsidRDefault="00924B62" w:rsidP="00924B62">
      <w:pPr>
        <w:rPr>
          <w:color w:val="548DD4" w:themeColor="text2" w:themeTint="99"/>
        </w:rPr>
      </w:pPr>
      <w:r>
        <w:t xml:space="preserve">[root@jaehyun node-v0.10.17]# </w:t>
      </w:r>
      <w:r w:rsidRPr="00924B62">
        <w:rPr>
          <w:color w:val="548DD4" w:themeColor="text2" w:themeTint="99"/>
        </w:rPr>
        <w:t>npm cache clean -f</w:t>
      </w:r>
    </w:p>
    <w:p w14:paraId="181F09AF" w14:textId="77777777" w:rsidR="00E05C19" w:rsidRPr="00E05C19" w:rsidRDefault="00E05C19" w:rsidP="00924B62">
      <w:r>
        <w:t xml:space="preserve">[root@jaehyun node-v0.10.17]# </w:t>
      </w:r>
      <w:r w:rsidRPr="00E05C19">
        <w:rPr>
          <w:color w:val="548DD4" w:themeColor="text2" w:themeTint="99"/>
        </w:rPr>
        <w:t>npm config set strict-ssl false</w:t>
      </w:r>
    </w:p>
    <w:p w14:paraId="79C33EDC" w14:textId="77777777" w:rsidR="00924B62" w:rsidRDefault="00924B62" w:rsidP="00924B62">
      <w:r>
        <w:t xml:space="preserve">[root@jaehyun node-v0.10.17]# </w:t>
      </w:r>
      <w:r w:rsidRPr="00924B62">
        <w:rPr>
          <w:color w:val="548DD4" w:themeColor="text2" w:themeTint="99"/>
        </w:rPr>
        <w:t>npm install -g n</w:t>
      </w:r>
    </w:p>
    <w:p w14:paraId="524F7847" w14:textId="750AFF6A" w:rsidR="00924B62" w:rsidRDefault="00924B62" w:rsidP="00924B62">
      <w:pPr>
        <w:rPr>
          <w:ins w:id="842" w:author="Microsoft 계정" w:date="2023-03-17T17:30:00Z"/>
          <w:color w:val="00B050"/>
        </w:rPr>
      </w:pPr>
      <w:r w:rsidRPr="000F342E">
        <w:t xml:space="preserve">[root@jaehyun node-v0.10.17]# </w:t>
      </w:r>
      <w:r w:rsidRPr="000F342E">
        <w:rPr>
          <w:color w:val="548DD4" w:themeColor="text2" w:themeTint="99"/>
        </w:rPr>
        <w:t xml:space="preserve">/usr/local/lib/node_modules/n/bin/n </w:t>
      </w:r>
      <w:r w:rsidR="002C06A7" w:rsidRPr="000F342E">
        <w:rPr>
          <w:color w:val="548DD4" w:themeColor="text2" w:themeTint="99"/>
        </w:rPr>
        <w:t>v10.17.0</w:t>
      </w:r>
      <w:ins w:id="843" w:author="Microsoft 계정" w:date="2023-03-17T17:28:00Z">
        <w:r w:rsidR="00110E86">
          <w:rPr>
            <w:color w:val="00B050"/>
          </w:rPr>
          <w:br/>
          <w:t>//</w:t>
        </w:r>
      </w:ins>
      <w:ins w:id="844" w:author="Microsoft 계정" w:date="2023-03-17T17:29:00Z">
        <w:r w:rsidR="00110E86">
          <w:rPr>
            <w:rFonts w:hint="eastAsia"/>
            <w:color w:val="00B050"/>
          </w:rPr>
          <w:t xml:space="preserve">구 회사의 버전과 동일하게 맞출 때는 </w:t>
        </w:r>
        <w:r w:rsidR="00110E86">
          <w:rPr>
            <w:color w:val="00B050"/>
          </w:rPr>
          <w:t xml:space="preserve">, </w:t>
        </w:r>
        <w:r w:rsidR="00110E86">
          <w:rPr>
            <w:rFonts w:hint="eastAsia"/>
            <w:color w:val="00B050"/>
          </w:rPr>
          <w:t xml:space="preserve">버전확인 후 설치 </w:t>
        </w:r>
        <w:r w:rsidR="00110E86">
          <w:rPr>
            <w:color w:val="00B050"/>
          </w:rPr>
          <w:t>(node –v)</w:t>
        </w:r>
      </w:ins>
    </w:p>
    <w:p w14:paraId="7523C961" w14:textId="394CF681" w:rsidR="00110E86" w:rsidRPr="00110E86" w:rsidRDefault="00110E86" w:rsidP="00924B62">
      <w:pPr>
        <w:rPr>
          <w:color w:val="00B050"/>
          <w:rPrChange w:id="845" w:author="Microsoft 계정" w:date="2023-03-17T17:30:00Z">
            <w:rPr>
              <w:color w:val="548DD4" w:themeColor="text2" w:themeTint="99"/>
            </w:rPr>
          </w:rPrChange>
        </w:rPr>
      </w:pPr>
      <w:ins w:id="846" w:author="Microsoft 계정" w:date="2023-03-17T17:31:00Z">
        <w:r w:rsidRPr="00110E86">
          <w:rPr>
            <w:color w:val="00B050"/>
          </w:rPr>
          <w:t>/usr/local/lib</w:t>
        </w:r>
        <w:r>
          <w:rPr>
            <w:color w:val="00B050"/>
          </w:rPr>
          <w:t xml:space="preserve"> </w:t>
        </w:r>
        <w:r>
          <w:rPr>
            <w:rFonts w:hint="eastAsia"/>
            <w:color w:val="00B050"/>
          </w:rPr>
          <w:t>에서 n</w:t>
        </w:r>
        <w:r>
          <w:rPr>
            <w:color w:val="00B050"/>
          </w:rPr>
          <w:t xml:space="preserve">ode_modules </w:t>
        </w:r>
        <w:r>
          <w:rPr>
            <w:rFonts w:hint="eastAsia"/>
            <w:color w:val="00B050"/>
          </w:rPr>
          <w:t xml:space="preserve">압축 후 설치하는 서버에 옮기기 </w:t>
        </w:r>
        <w:r>
          <w:rPr>
            <w:color w:val="00B050"/>
          </w:rPr>
          <w:br/>
        </w:r>
        <w:r>
          <w:rPr>
            <w:rFonts w:hint="eastAsia"/>
            <w:color w:val="00B050"/>
          </w:rPr>
          <w:t>ex) 서울여성</w:t>
        </w:r>
        <w:r>
          <w:rPr>
            <w:color w:val="00B050"/>
          </w:rPr>
          <w:t xml:space="preserve"> -&gt; </w:t>
        </w:r>
        <w:r w:rsidR="00C646C7">
          <w:rPr>
            <w:rFonts w:hint="eastAsia"/>
            <w:color w:val="00B050"/>
          </w:rPr>
          <w:t>부산여</w:t>
        </w:r>
      </w:ins>
      <w:ins w:id="847" w:author="Microsoft 계정" w:date="2023-03-17T17:39:00Z">
        <w:r w:rsidR="00C646C7">
          <w:rPr>
            <w:rFonts w:hint="eastAsia"/>
            <w:color w:val="00B050"/>
          </w:rPr>
          <w:t>성</w:t>
        </w:r>
      </w:ins>
    </w:p>
    <w:p w14:paraId="4DC62D75" w14:textId="77777777" w:rsidR="00924B62" w:rsidRDefault="00924B62" w:rsidP="00924B62">
      <w:r>
        <w:t xml:space="preserve">[root@jaehyun node-v0.10.17]# </w:t>
      </w:r>
      <w:r w:rsidRPr="00924B62">
        <w:rPr>
          <w:color w:val="548DD4" w:themeColor="text2" w:themeTint="99"/>
        </w:rPr>
        <w:t>npm config set strict-ssl false</w:t>
      </w:r>
    </w:p>
    <w:p w14:paraId="46CAD066" w14:textId="77777777" w:rsidR="00924B62" w:rsidRDefault="00924B62" w:rsidP="00924B62">
      <w:pPr>
        <w:rPr>
          <w:color w:val="548DD4" w:themeColor="text2" w:themeTint="99"/>
        </w:rPr>
      </w:pPr>
      <w:r>
        <w:t xml:space="preserve">[root@jaehyun node-v0.10.17]#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B3F3A" w14:paraId="39F71954" w14:textId="77777777" w:rsidTr="007B3F3A">
        <w:tc>
          <w:tcPr>
            <w:tcW w:w="10456" w:type="dxa"/>
          </w:tcPr>
          <w:p w14:paraId="6DA9AC4C" w14:textId="77777777" w:rsidR="007B3F3A" w:rsidRDefault="007B3F3A" w:rsidP="007B3F3A">
            <w:r>
              <w:t>npm -g install https</w:t>
            </w:r>
          </w:p>
          <w:p w14:paraId="2143D83F" w14:textId="77777777" w:rsidR="007B3F3A" w:rsidRDefault="007B3F3A" w:rsidP="007B3F3A">
            <w:r>
              <w:t>npm -g install http</w:t>
            </w:r>
          </w:p>
          <w:p w14:paraId="7FF104CC" w14:textId="77777777" w:rsidR="002C06A7" w:rsidRDefault="002C06A7" w:rsidP="002C06A7">
            <w:r>
              <w:t>npm -g install socket.io</w:t>
            </w:r>
            <w:r w:rsidRPr="000D65DF">
              <w:t>@2.0.3</w:t>
            </w:r>
          </w:p>
          <w:p w14:paraId="1AC9CFF9" w14:textId="77777777" w:rsidR="007B3F3A" w:rsidRDefault="007B3F3A" w:rsidP="007B3F3A">
            <w:r>
              <w:t>npm -g install net</w:t>
            </w:r>
          </w:p>
          <w:p w14:paraId="4B3C49F7" w14:textId="77777777" w:rsidR="007B3F3A" w:rsidRDefault="007B3F3A" w:rsidP="007B3F3A">
            <w:r>
              <w:t>npm -g install body-parser</w:t>
            </w:r>
          </w:p>
          <w:p w14:paraId="62EE5FA5" w14:textId="77777777" w:rsidR="007B3F3A" w:rsidRDefault="007B3F3A" w:rsidP="007B3F3A">
            <w:r>
              <w:t>npm -g install express</w:t>
            </w:r>
          </w:p>
          <w:p w14:paraId="6DD831C1" w14:textId="77777777" w:rsidR="007B3F3A" w:rsidRDefault="007B3F3A" w:rsidP="007B3F3A">
            <w:r>
              <w:t>npm -g install fs</w:t>
            </w:r>
          </w:p>
          <w:p w14:paraId="19F999C6" w14:textId="77777777" w:rsidR="007B3F3A" w:rsidRDefault="007B3F3A" w:rsidP="007B3F3A">
            <w:r>
              <w:t>npm -g install hashmap</w:t>
            </w:r>
          </w:p>
          <w:p w14:paraId="178D00B2" w14:textId="77777777" w:rsidR="007B3F3A" w:rsidRDefault="007B3F3A" w:rsidP="007B3F3A">
            <w:r>
              <w:t>npm -g install mysql</w:t>
            </w:r>
          </w:p>
          <w:p w14:paraId="1760763F" w14:textId="77777777" w:rsidR="007B3F3A" w:rsidRDefault="007B3F3A" w:rsidP="007B3F3A">
            <w:r>
              <w:t>npm -g install util</w:t>
            </w:r>
          </w:p>
          <w:p w14:paraId="6AA51099" w14:textId="04D66903" w:rsidR="007B3F3A" w:rsidRDefault="007B3F3A" w:rsidP="007B3F3A">
            <w:r>
              <w:t>npm -g install dateformat</w:t>
            </w:r>
            <w:ins w:id="848" w:author="김 동규" w:date="2023-06-13T11:04:00Z">
              <w:r w:rsidR="00FA5200">
                <w:t>@3.0.3</w:t>
              </w:r>
            </w:ins>
          </w:p>
          <w:p w14:paraId="597AA2E2" w14:textId="77777777" w:rsidR="007B3F3A" w:rsidRDefault="007B3F3A" w:rsidP="007B3F3A">
            <w:r>
              <w:t>npm -g install request</w:t>
            </w:r>
          </w:p>
          <w:p w14:paraId="50C7A81E" w14:textId="77777777" w:rsidR="00F46D02" w:rsidRDefault="00F46D02" w:rsidP="007B3F3A">
            <w:r w:rsidRPr="00F46D02">
              <w:t>npm install -g multer</w:t>
            </w:r>
          </w:p>
          <w:p w14:paraId="168975F2" w14:textId="77777777" w:rsidR="00F46D02" w:rsidRDefault="00F46D02" w:rsidP="007B3F3A">
            <w:r w:rsidRPr="00F46D02">
              <w:t>npm install -g json5</w:t>
            </w:r>
          </w:p>
          <w:p w14:paraId="01AF0288" w14:textId="77777777" w:rsidR="00F46D02" w:rsidRDefault="00F46D02" w:rsidP="007B3F3A">
            <w:r w:rsidRPr="00F46D02">
              <w:t>npm install -g mime-types</w:t>
            </w:r>
          </w:p>
          <w:p w14:paraId="327E7FBC" w14:textId="7EAE742D" w:rsidR="00D85250" w:rsidRPr="007B3F3A" w:rsidRDefault="00D85250" w:rsidP="007B3F3A">
            <w:r>
              <w:t xml:space="preserve">npm install -g </w:t>
            </w:r>
            <w:r w:rsidRPr="00D85250">
              <w:t>cors@2.8.5</w:t>
            </w:r>
          </w:p>
        </w:tc>
      </w:tr>
    </w:tbl>
    <w:p w14:paraId="579370AC" w14:textId="77777777" w:rsidR="00954624" w:rsidRDefault="00954624" w:rsidP="00954624"/>
    <w:p w14:paraId="4E56696C" w14:textId="77777777" w:rsidR="00954624" w:rsidRDefault="00954624" w:rsidP="00954624">
      <w:pPr>
        <w:rPr>
          <w:color w:val="548DD4" w:themeColor="text2" w:themeTint="99"/>
        </w:rPr>
      </w:pPr>
      <w:r>
        <w:t xml:space="preserve">[root@jaehyun node-v0.10.17]# </w:t>
      </w:r>
      <w:r w:rsidRPr="00954624">
        <w:rPr>
          <w:color w:val="548DD4" w:themeColor="text2" w:themeTint="99"/>
        </w:rPr>
        <w:t>npm ls -g --depth=0</w:t>
      </w:r>
    </w:p>
    <w:p w14:paraId="64174680" w14:textId="77777777" w:rsidR="007B3F3A" w:rsidRDefault="007B3F3A" w:rsidP="00924B62"/>
    <w:p w14:paraId="6BF87669" w14:textId="77777777" w:rsidR="007A32A4" w:rsidRPr="00070A6F" w:rsidRDefault="007B3F3A" w:rsidP="00924B62">
      <w:pPr>
        <w:rPr>
          <w:color w:val="FF0000"/>
        </w:rPr>
      </w:pPr>
      <w:r w:rsidRPr="00070A6F">
        <w:rPr>
          <w:color w:val="FF0000"/>
        </w:rPr>
        <w:t xml:space="preserve"> </w:t>
      </w:r>
      <w:r w:rsidR="00924B62" w:rsidRPr="00070A6F">
        <w:rPr>
          <w:color w:val="FF0000"/>
        </w:rPr>
        <w:t>[root@jaehyun node-v0.10.17]# cp /usr/local/lib/node_modules/socket.io-client/dist/socket.io.js   /usr/local/tomcat/webapps/ipcc/cc/js/</w:t>
      </w:r>
      <w:r w:rsidR="00070A6F">
        <w:rPr>
          <w:color w:val="FF0000"/>
        </w:rPr>
        <w:t xml:space="preserve"> - </w:t>
      </w:r>
      <w:r w:rsidR="00070A6F">
        <w:rPr>
          <w:rFonts w:hint="eastAsia"/>
          <w:color w:val="FF0000"/>
        </w:rPr>
        <w:t>해당 없음</w:t>
      </w:r>
    </w:p>
    <w:p w14:paraId="35E39926" w14:textId="77777777" w:rsidR="00924B62" w:rsidRPr="006D4213" w:rsidRDefault="003E1FBA" w:rsidP="00BB4A32">
      <w:pPr>
        <w:rPr>
          <w:color w:val="548DD4" w:themeColor="text2" w:themeTint="99"/>
        </w:rPr>
      </w:pPr>
      <w:r>
        <w:t xml:space="preserve">[root@jaehyun </w:t>
      </w:r>
      <w:r w:rsidRPr="00145546">
        <w:t>node-v0.10.17</w:t>
      </w:r>
      <w:r>
        <w:t xml:space="preserve">]# </w:t>
      </w:r>
      <w:r>
        <w:rPr>
          <w:color w:val="548DD4" w:themeColor="text2" w:themeTint="99"/>
        </w:rPr>
        <w:t>cd ..</w:t>
      </w:r>
    </w:p>
    <w:p w14:paraId="77771C25" w14:textId="77777777" w:rsidR="00AA05B3" w:rsidRPr="00AA05B3" w:rsidRDefault="00AA05B3" w:rsidP="00AA05B3">
      <w:pPr>
        <w:rPr>
          <w:color w:val="548DD4" w:themeColor="text2" w:themeTint="99"/>
        </w:rPr>
      </w:pPr>
      <w:r>
        <w:t xml:space="preserve">[root@jaehyun lib]# </w:t>
      </w:r>
      <w:r>
        <w:rPr>
          <w:color w:val="548DD4" w:themeColor="text2" w:themeTint="99"/>
        </w:rPr>
        <w:t>cd /usr/local/src</w:t>
      </w:r>
    </w:p>
    <w:p w14:paraId="2F7FB360" w14:textId="77777777" w:rsidR="00173F46" w:rsidRDefault="00173F46" w:rsidP="00BB4A32"/>
    <w:p w14:paraId="51112E22" w14:textId="77777777" w:rsidR="00EA2A41" w:rsidRPr="00EA2A41" w:rsidRDefault="00EA2A41" w:rsidP="00BB4A32">
      <w:pPr>
        <w:rPr>
          <w:b/>
        </w:rPr>
      </w:pPr>
      <w:r>
        <w:rPr>
          <w:b/>
        </w:rPr>
        <w:t xml:space="preserve">*WEB </w:t>
      </w:r>
      <w:r>
        <w:rPr>
          <w:rFonts w:hint="eastAsia"/>
          <w:b/>
        </w:rPr>
        <w:t>Config 수정*</w:t>
      </w:r>
    </w:p>
    <w:p w14:paraId="1B23BA67" w14:textId="77777777" w:rsidR="00173F46" w:rsidRPr="00A90F6A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src]# </w:t>
      </w:r>
      <w:r w:rsidR="00A53CB2">
        <w:rPr>
          <w:rFonts w:hint="eastAsia"/>
          <w:color w:val="548DD4" w:themeColor="text2" w:themeTint="99"/>
        </w:rPr>
        <w:t>tar xvfz apache_config.tar.gz</w:t>
      </w:r>
    </w:p>
    <w:p w14:paraId="44B2B20C" w14:textId="77777777" w:rsidR="00173F46" w:rsidRDefault="00173F46" w:rsidP="00BB4A32"/>
    <w:p w14:paraId="16654BC8" w14:textId="77777777" w:rsidR="00173F4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src]# </w:t>
      </w:r>
      <w:r w:rsidRPr="00A90F6A">
        <w:rPr>
          <w:color w:val="548DD4" w:themeColor="text2" w:themeTint="99"/>
        </w:rPr>
        <w:t>mv /usr/local/src/workers.properties /usr/local/apache/conf/</w:t>
      </w:r>
    </w:p>
    <w:p w14:paraId="4718EDD4" w14:textId="77777777" w:rsidR="00A53CB2" w:rsidRPr="00A90F6A" w:rsidRDefault="00A53CB2" w:rsidP="00A53CB2">
      <w:pPr>
        <w:rPr>
          <w:color w:val="548DD4" w:themeColor="text2" w:themeTint="99"/>
        </w:rPr>
      </w:pPr>
      <w:r>
        <w:t xml:space="preserve">[root@jaehyun src]# </w:t>
      </w:r>
      <w:r w:rsidRPr="00A90F6A">
        <w:rPr>
          <w:color w:val="548DD4" w:themeColor="text2" w:themeTint="99"/>
        </w:rPr>
        <w:t>mv /usr/local/src/</w:t>
      </w:r>
      <w:r>
        <w:rPr>
          <w:rFonts w:hint="eastAsia"/>
          <w:color w:val="548DD4" w:themeColor="text2" w:themeTint="99"/>
        </w:rPr>
        <w:t>httpd.conf</w:t>
      </w:r>
      <w:r w:rsidRPr="00A90F6A">
        <w:rPr>
          <w:color w:val="548DD4" w:themeColor="text2" w:themeTint="99"/>
        </w:rPr>
        <w:t xml:space="preserve"> /usr/local/apache/conf/</w:t>
      </w:r>
    </w:p>
    <w:p w14:paraId="2268C45F" w14:textId="77777777" w:rsidR="00A53CB2" w:rsidRDefault="00A53CB2" w:rsidP="00A53CB2">
      <w:pPr>
        <w:rPr>
          <w:color w:val="548DD4" w:themeColor="text2" w:themeTint="99"/>
        </w:rPr>
      </w:pPr>
      <w:r>
        <w:t xml:space="preserve">[root@jaehyun src]# </w:t>
      </w:r>
      <w:r w:rsidRPr="00A90F6A">
        <w:rPr>
          <w:color w:val="548DD4" w:themeColor="text2" w:themeTint="99"/>
        </w:rPr>
        <w:t>mv /usr/local/src/</w:t>
      </w:r>
      <w:r>
        <w:rPr>
          <w:rFonts w:hint="eastAsia"/>
          <w:color w:val="548DD4" w:themeColor="text2" w:themeTint="99"/>
        </w:rPr>
        <w:t>mod_jk.conf</w:t>
      </w:r>
      <w:r w:rsidRPr="00A90F6A">
        <w:rPr>
          <w:color w:val="548DD4" w:themeColor="text2" w:themeTint="99"/>
        </w:rPr>
        <w:t xml:space="preserve"> /usr/local/apache/conf/</w:t>
      </w:r>
    </w:p>
    <w:p w14:paraId="284228A3" w14:textId="77777777" w:rsidR="007A32A4" w:rsidRDefault="007A32A4" w:rsidP="00A53CB2">
      <w:pPr>
        <w:rPr>
          <w:color w:val="548DD4" w:themeColor="text2" w:themeTint="99"/>
        </w:rPr>
      </w:pPr>
    </w:p>
    <w:p w14:paraId="0D1DAA91" w14:textId="77777777" w:rsidR="007A32A4" w:rsidRDefault="007A32A4" w:rsidP="007A32A4">
      <w:pPr>
        <w:rPr>
          <w:color w:val="548DD4" w:themeColor="text2" w:themeTint="99"/>
        </w:rPr>
      </w:pPr>
      <w:r>
        <w:t xml:space="preserve">[root@jaehyun src]# </w:t>
      </w:r>
      <w:r>
        <w:rPr>
          <w:color w:val="548DD4" w:themeColor="text2" w:themeTint="99"/>
        </w:rPr>
        <w:t>vi /</w:t>
      </w:r>
      <w:r w:rsidRPr="00A90F6A">
        <w:rPr>
          <w:color w:val="548DD4" w:themeColor="text2" w:themeTint="99"/>
        </w:rPr>
        <w:t>usr/local/apache/conf/</w:t>
      </w:r>
      <w:r>
        <w:rPr>
          <w:rFonts w:hint="eastAsia"/>
          <w:color w:val="548DD4" w:themeColor="text2" w:themeTint="99"/>
        </w:rPr>
        <w:t>mod_jk.conf</w:t>
      </w:r>
      <w:r w:rsidRPr="00A90F6A">
        <w:rPr>
          <w:color w:val="548DD4" w:themeColor="text2" w:themeTint="99"/>
        </w:rPr>
        <w:t xml:space="preserve"> </w:t>
      </w:r>
    </w:p>
    <w:p w14:paraId="46253CBD" w14:textId="77777777" w:rsidR="00EA2A41" w:rsidRPr="00EA2A41" w:rsidRDefault="00EA2A41" w:rsidP="007A32A4">
      <w:pPr>
        <w:rPr>
          <w:color w:val="548DD4" w:themeColor="text2" w:themeTint="99"/>
        </w:rPr>
      </w:pPr>
    </w:p>
    <w:p w14:paraId="1D98041E" w14:textId="77777777" w:rsidR="00EA2A41" w:rsidRPr="00EA2A41" w:rsidRDefault="00EA2A41" w:rsidP="007A32A4">
      <w:r w:rsidRPr="00EA2A41">
        <w:t>#</w:t>
      </w:r>
      <w:r w:rsidRPr="00EA2A41">
        <w:rPr>
          <w:rFonts w:hint="eastAsia"/>
        </w:rPr>
        <w:t>아래확인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A32A4" w14:paraId="570F26CE" w14:textId="77777777" w:rsidTr="007A32A4">
        <w:tc>
          <w:tcPr>
            <w:tcW w:w="10456" w:type="dxa"/>
          </w:tcPr>
          <w:p w14:paraId="6BE2A420" w14:textId="1C5B2225" w:rsidR="007A32A4" w:rsidRPr="007A32A4" w:rsidRDefault="008A49D6" w:rsidP="007A32A4">
            <w:pPr>
              <w:rPr>
                <w:color w:val="548DD4" w:themeColor="text2" w:themeTint="99"/>
              </w:rPr>
            </w:pPr>
            <w:r>
              <w:rPr>
                <w:color w:val="548DD4" w:themeColor="text2" w:themeTint="99"/>
              </w:rPr>
              <w:t>Alias /</w:t>
            </w:r>
            <w:r w:rsidR="007A32A4" w:rsidRPr="007A32A4">
              <w:rPr>
                <w:color w:val="548DD4" w:themeColor="text2" w:themeTint="99"/>
              </w:rPr>
              <w:t>example</w:t>
            </w:r>
            <w:r>
              <w:rPr>
                <w:color w:val="548DD4" w:themeColor="text2" w:themeTint="99"/>
              </w:rPr>
              <w:t>s /usr/local/tomcat/webapps/</w:t>
            </w:r>
            <w:r w:rsidR="007A32A4" w:rsidRPr="007A32A4">
              <w:rPr>
                <w:color w:val="548DD4" w:themeColor="text2" w:themeTint="99"/>
              </w:rPr>
              <w:t>examples</w:t>
            </w:r>
          </w:p>
          <w:p w14:paraId="70BF466D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</w:p>
          <w:p w14:paraId="74FDA587" w14:textId="77777777" w:rsidR="007A32A4" w:rsidRPr="007A32A4" w:rsidRDefault="008A49D6" w:rsidP="007A32A4">
            <w:pPr>
              <w:rPr>
                <w:color w:val="548DD4" w:themeColor="text2" w:themeTint="99"/>
              </w:rPr>
            </w:pPr>
            <w:r>
              <w:rPr>
                <w:color w:val="548DD4" w:themeColor="text2" w:themeTint="99"/>
              </w:rPr>
              <w:t>JkMount /</w:t>
            </w:r>
            <w:r w:rsidR="007A32A4" w:rsidRPr="007A32A4">
              <w:rPr>
                <w:color w:val="548DD4" w:themeColor="text2" w:themeTint="99"/>
              </w:rPr>
              <w:t>examples/servlet/* ajp13</w:t>
            </w:r>
          </w:p>
          <w:p w14:paraId="41C41578" w14:textId="77777777" w:rsidR="007A32A4" w:rsidRPr="007A32A4" w:rsidRDefault="008A49D6" w:rsidP="007A32A4">
            <w:pPr>
              <w:rPr>
                <w:color w:val="548DD4" w:themeColor="text2" w:themeTint="99"/>
              </w:rPr>
            </w:pPr>
            <w:r>
              <w:rPr>
                <w:color w:val="548DD4" w:themeColor="text2" w:themeTint="99"/>
              </w:rPr>
              <w:t>JkMount /</w:t>
            </w:r>
            <w:r w:rsidR="007A32A4" w:rsidRPr="007A32A4">
              <w:rPr>
                <w:color w:val="548DD4" w:themeColor="text2" w:themeTint="99"/>
              </w:rPr>
              <w:t>examples/* ajp13</w:t>
            </w:r>
          </w:p>
          <w:p w14:paraId="1A7865F3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</w:p>
          <w:p w14:paraId="17EBEE73" w14:textId="77777777" w:rsidR="007A32A4" w:rsidRPr="008A49D6" w:rsidRDefault="007A32A4" w:rsidP="007A32A4">
            <w:pPr>
              <w:rPr>
                <w:color w:val="548DD4" w:themeColor="text2" w:themeTint="99"/>
              </w:rPr>
            </w:pPr>
            <w:r w:rsidRPr="007A32A4">
              <w:rPr>
                <w:color w:val="548DD4" w:themeColor="text2" w:themeTint="99"/>
              </w:rPr>
              <w:t>Alias /monit /usr/local/tomcat/webapps/monit</w:t>
            </w:r>
          </w:p>
          <w:p w14:paraId="51277D14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  <w:r w:rsidRPr="007A32A4">
              <w:rPr>
                <w:color w:val="548DD4" w:themeColor="text2" w:themeTint="99"/>
              </w:rPr>
              <w:t>JkMount /monit/servlet/* ajp13</w:t>
            </w:r>
          </w:p>
          <w:p w14:paraId="72F65728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  <w:r w:rsidRPr="007A32A4">
              <w:rPr>
                <w:color w:val="548DD4" w:themeColor="text2" w:themeTint="99"/>
              </w:rPr>
              <w:t>JkMount /monit/* ajp13</w:t>
            </w:r>
          </w:p>
          <w:p w14:paraId="6F7A9323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</w:p>
          <w:p w14:paraId="4C6B9E6D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  <w:r w:rsidRPr="007A32A4">
              <w:rPr>
                <w:color w:val="548DD4" w:themeColor="text2" w:themeTint="99"/>
              </w:rPr>
              <w:t>Alias /ipcc /usr/local/tomcat/webapps/ipcc</w:t>
            </w:r>
          </w:p>
          <w:p w14:paraId="57A9870D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  <w:r w:rsidRPr="007A32A4">
              <w:rPr>
                <w:color w:val="548DD4" w:themeColor="text2" w:themeTint="99"/>
              </w:rPr>
              <w:t>JkMount /ipcc/servlet/* ajp13</w:t>
            </w:r>
          </w:p>
          <w:p w14:paraId="1DAED431" w14:textId="77777777" w:rsidR="007A32A4" w:rsidRDefault="007A32A4" w:rsidP="007A32A4">
            <w:pPr>
              <w:rPr>
                <w:color w:val="548DD4" w:themeColor="text2" w:themeTint="99"/>
              </w:rPr>
            </w:pPr>
            <w:r w:rsidRPr="007A32A4">
              <w:rPr>
                <w:color w:val="548DD4" w:themeColor="text2" w:themeTint="99"/>
              </w:rPr>
              <w:t>JkMount /ipcc/* ajp13</w:t>
            </w:r>
          </w:p>
        </w:tc>
      </w:tr>
    </w:tbl>
    <w:p w14:paraId="7B507FDA" w14:textId="77777777" w:rsidR="007A32A4" w:rsidRPr="007A32A4" w:rsidRDefault="007A32A4" w:rsidP="00A53CB2">
      <w:pPr>
        <w:rPr>
          <w:color w:val="548DD4" w:themeColor="text2" w:themeTint="99"/>
        </w:rPr>
      </w:pPr>
    </w:p>
    <w:p w14:paraId="5A45D849" w14:textId="77777777" w:rsidR="00173F46" w:rsidRDefault="00173F46" w:rsidP="00BB4A32">
      <w:r>
        <w:t>[root@</w:t>
      </w:r>
      <w:r w:rsidR="00EA4490">
        <w:t>jaehyun</w:t>
      </w:r>
      <w:r>
        <w:t xml:space="preserve"> src]# </w:t>
      </w:r>
      <w:r w:rsidRPr="00A90F6A">
        <w:rPr>
          <w:color w:val="548DD4" w:themeColor="text2" w:themeTint="99"/>
        </w:rPr>
        <w:t>ll /usr/local/apache/conf</w:t>
      </w:r>
    </w:p>
    <w:p w14:paraId="44875FBB" w14:textId="77777777" w:rsidR="00173F46" w:rsidRDefault="00173F46" w:rsidP="00186F97">
      <w:r>
        <w:rPr>
          <w:rFonts w:hint="eastAsia"/>
        </w:rPr>
        <w:t>합계</w:t>
      </w:r>
      <w:r>
        <w:t xml:space="preserve"> 64</w:t>
      </w:r>
    </w:p>
    <w:p w14:paraId="18706267" w14:textId="77777777" w:rsidR="00173F46" w:rsidRDefault="00173F46" w:rsidP="00186F97">
      <w:r>
        <w:t>drwxr-xr-x 2 root root  4096 2010-03-18 14:01 extra</w:t>
      </w:r>
    </w:p>
    <w:p w14:paraId="2A7BB840" w14:textId="77777777" w:rsidR="00173F46" w:rsidRDefault="00173F46" w:rsidP="00186F97">
      <w:r>
        <w:t>-rw-r--r-- 1 root root 13435 2009-05-22 14:55 httpd.conf</w:t>
      </w:r>
    </w:p>
    <w:p w14:paraId="675836E1" w14:textId="77777777" w:rsidR="00173F46" w:rsidRDefault="00173F46" w:rsidP="00186F97">
      <w:r>
        <w:t>-rw-r--r-- 1 root root 12958 2010-03-18 14:01 magic</w:t>
      </w:r>
    </w:p>
    <w:p w14:paraId="3E3E4874" w14:textId="77777777" w:rsidR="00173F46" w:rsidRDefault="00173F46" w:rsidP="00186F97">
      <w:r>
        <w:t>-rw-r--r-- 1 root root 15020 2010-03-18 14:01 mime.types</w:t>
      </w:r>
    </w:p>
    <w:p w14:paraId="766E6780" w14:textId="77777777" w:rsidR="00173F46" w:rsidRDefault="00173F46" w:rsidP="00186F97">
      <w:r>
        <w:t>-rw-r--r-- 1 root root  1657 2009-05-22 14:55 mod_jk.conf</w:t>
      </w:r>
    </w:p>
    <w:p w14:paraId="04857FC8" w14:textId="77777777" w:rsidR="00173F46" w:rsidRDefault="00173F46" w:rsidP="00186F97">
      <w:r>
        <w:t>drwxr-xr-x 3 root root  4096 2010-03-18 14:01 original</w:t>
      </w:r>
    </w:p>
    <w:p w14:paraId="1083CCE3" w14:textId="77777777" w:rsidR="00173F46" w:rsidRDefault="00173F46" w:rsidP="00186F97">
      <w:r>
        <w:t>-rw-r--r-- 1 root root   669 2009-05-22 14:55 workers.properties</w:t>
      </w:r>
    </w:p>
    <w:p w14:paraId="2B57E0E8" w14:textId="77777777" w:rsidR="007575AE" w:rsidRDefault="007575AE" w:rsidP="00186F97"/>
    <w:p w14:paraId="655BDFD9" w14:textId="77777777" w:rsidR="00173F46" w:rsidRDefault="00661BD8" w:rsidP="00186F97">
      <w:pPr>
        <w:rPr>
          <w:color w:val="31849B" w:themeColor="accent5" w:themeShade="BF"/>
        </w:rPr>
      </w:pPr>
      <w:r>
        <w:t xml:space="preserve">[root@jaehyun src]# </w:t>
      </w:r>
      <w:r w:rsidR="007575AE" w:rsidRPr="00481AFF">
        <w:rPr>
          <w:rFonts w:hint="eastAsia"/>
          <w:color w:val="548DD4" w:themeColor="text2" w:themeTint="99"/>
        </w:rPr>
        <w:t>cp /usr/local/tomcat/lib/</w:t>
      </w:r>
      <w:r w:rsidR="007575AE" w:rsidRPr="00481AFF">
        <w:rPr>
          <w:color w:val="548DD4" w:themeColor="text2" w:themeTint="99"/>
        </w:rPr>
        <w:t>servlet-api.jar</w:t>
      </w:r>
      <w:r w:rsidR="007575AE" w:rsidRPr="00481AFF">
        <w:rPr>
          <w:rFonts w:hint="eastAsia"/>
          <w:color w:val="548DD4" w:themeColor="text2" w:themeTint="99"/>
        </w:rPr>
        <w:t xml:space="preserve"> /usr/local/jdk/lib/</w:t>
      </w:r>
    </w:p>
    <w:p w14:paraId="10A7712F" w14:textId="77777777" w:rsidR="00D93113" w:rsidRDefault="00D93113" w:rsidP="00186F97">
      <w:pPr>
        <w:rPr>
          <w:color w:val="31849B" w:themeColor="accent5" w:themeShade="BF"/>
        </w:rPr>
      </w:pPr>
    </w:p>
    <w:p w14:paraId="02ADDA64" w14:textId="77777777" w:rsidR="0064019B" w:rsidRPr="0064019B" w:rsidRDefault="0064019B" w:rsidP="00186F97">
      <w:r w:rsidRPr="0064019B">
        <w:rPr>
          <w:rFonts w:hint="eastAsia"/>
        </w:rPr>
        <w:t># apache_htdocs 설정</w:t>
      </w:r>
    </w:p>
    <w:p w14:paraId="629FD849" w14:textId="77777777" w:rsidR="001B44C9" w:rsidRDefault="00D93113" w:rsidP="00186F97">
      <w:pPr>
        <w:rPr>
          <w:color w:val="0070C0"/>
        </w:rPr>
      </w:pPr>
      <w:r>
        <w:t xml:space="preserve">[root@jaehyun src]# </w:t>
      </w:r>
      <w:r w:rsidR="001B44C9" w:rsidRPr="001B44C9">
        <w:rPr>
          <w:color w:val="0070C0"/>
        </w:rPr>
        <w:t xml:space="preserve">mv apache_htdocs_cc.tar.gz /usr/local/apache/htdocs/ </w:t>
      </w:r>
    </w:p>
    <w:p w14:paraId="29395DF0" w14:textId="77777777" w:rsidR="00D93113" w:rsidRDefault="00D93113" w:rsidP="00186F97">
      <w:r>
        <w:t xml:space="preserve">[root@jaehyun src]# </w:t>
      </w:r>
      <w:r w:rsidRPr="006D6349">
        <w:rPr>
          <w:color w:val="0070C0"/>
        </w:rPr>
        <w:t>cd /usr/local/apache/htdocs</w:t>
      </w:r>
    </w:p>
    <w:p w14:paraId="18D57C82" w14:textId="77777777" w:rsidR="0064019B" w:rsidRDefault="0064019B" w:rsidP="00186F97">
      <w:pPr>
        <w:rPr>
          <w:color w:val="31849B" w:themeColor="accent5" w:themeShade="BF"/>
        </w:rPr>
      </w:pPr>
      <w:r>
        <w:t xml:space="preserve">[root@jaehyun htdocs]# </w:t>
      </w:r>
      <w:r w:rsidRPr="006D6349">
        <w:rPr>
          <w:color w:val="0070C0"/>
        </w:rPr>
        <w:t>tar xvfz apache_htdocs</w:t>
      </w:r>
      <w:r w:rsidR="001B44C9">
        <w:rPr>
          <w:rFonts w:hint="eastAsia"/>
          <w:color w:val="0070C0"/>
        </w:rPr>
        <w:t>_cc</w:t>
      </w:r>
      <w:r w:rsidRPr="006D6349">
        <w:rPr>
          <w:color w:val="0070C0"/>
        </w:rPr>
        <w:t>.tar.gz</w:t>
      </w:r>
    </w:p>
    <w:p w14:paraId="5116432B" w14:textId="77777777" w:rsidR="00EA2A41" w:rsidRDefault="00EA2A41" w:rsidP="00186F97">
      <w:pPr>
        <w:rPr>
          <w:color w:val="31849B" w:themeColor="accent5" w:themeShade="BF"/>
        </w:rPr>
      </w:pPr>
    </w:p>
    <w:p w14:paraId="5E1BAE72" w14:textId="77777777" w:rsidR="00F765CC" w:rsidRDefault="00C064BB" w:rsidP="00F765CC">
      <w:r>
        <w:t xml:space="preserve"> </w:t>
      </w:r>
      <w:r w:rsidR="00F765CC">
        <w:t xml:space="preserve">[root@localhost install]# </w:t>
      </w:r>
      <w:r w:rsidR="00F765CC" w:rsidRPr="00F25773">
        <w:rPr>
          <w:color w:val="548DD4" w:themeColor="text2" w:themeTint="99"/>
        </w:rPr>
        <w:t>which java</w:t>
      </w:r>
    </w:p>
    <w:p w14:paraId="670045D8" w14:textId="77777777" w:rsidR="00F765CC" w:rsidRDefault="00F765CC" w:rsidP="00F765CC">
      <w:r>
        <w:t>/usr/bin/java</w:t>
      </w:r>
      <w:r>
        <w:rPr>
          <w:rFonts w:hint="eastAsia"/>
        </w:rPr>
        <w:t xml:space="preserve">   ####이렇게 나오면 아래수행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765CC" w14:paraId="6A5DD546" w14:textId="77777777" w:rsidTr="00327228">
        <w:tc>
          <w:tcPr>
            <w:tcW w:w="10664" w:type="dxa"/>
          </w:tcPr>
          <w:p w14:paraId="10846808" w14:textId="77777777" w:rsidR="00F765CC" w:rsidRPr="00F25773" w:rsidRDefault="00F765CC" w:rsidP="00327228">
            <w:pPr>
              <w:rPr>
                <w:color w:val="548DD4" w:themeColor="text2" w:themeTint="99"/>
              </w:rPr>
            </w:pPr>
            <w:r>
              <w:t xml:space="preserve">[root@localhost install]# </w:t>
            </w:r>
            <w:r w:rsidRPr="00F25773">
              <w:rPr>
                <w:color w:val="548DD4" w:themeColor="text2" w:themeTint="99"/>
              </w:rPr>
              <w:t>ls -al /usr/bin/java</w:t>
            </w:r>
          </w:p>
          <w:p w14:paraId="4297B859" w14:textId="77777777" w:rsidR="00F765CC" w:rsidRDefault="00F765CC" w:rsidP="00327228">
            <w:r>
              <w:t xml:space="preserve">[root@localhost install]# </w:t>
            </w:r>
            <w:r w:rsidRPr="00F25773">
              <w:rPr>
                <w:color w:val="548DD4" w:themeColor="text2" w:themeTint="99"/>
              </w:rPr>
              <w:t>rm -f /usr/bin/java</w:t>
            </w:r>
          </w:p>
          <w:p w14:paraId="51880613" w14:textId="2B88CD95" w:rsidR="00F765CC" w:rsidRDefault="00F765CC" w:rsidP="00327228">
            <w:r>
              <w:t>rm: r</w:t>
            </w:r>
            <w:r w:rsidR="002A3889">
              <w:t>em</w:t>
            </w:r>
            <w:r>
              <w:t xml:space="preserve">ove </w:t>
            </w:r>
            <w:r>
              <w:rPr>
                <w:rFonts w:hint="eastAsia"/>
              </w:rPr>
              <w:t>심볼릭</w:t>
            </w:r>
            <w:r>
              <w:t xml:space="preserve"> </w:t>
            </w:r>
            <w:r>
              <w:rPr>
                <w:rFonts w:hint="eastAsia"/>
              </w:rPr>
              <w:t>링크</w:t>
            </w:r>
            <w:r>
              <w:t xml:space="preserve"> `/usr/bin/java'? y</w:t>
            </w:r>
          </w:p>
        </w:tc>
      </w:tr>
    </w:tbl>
    <w:p w14:paraId="2CCBDE7C" w14:textId="77777777" w:rsidR="00F765CC" w:rsidDel="00C24C56" w:rsidRDefault="00F765CC" w:rsidP="00F765CC">
      <w:pPr>
        <w:rPr>
          <w:del w:id="849" w:author="양 성훈" w:date="2023-09-15T16:19:00Z"/>
        </w:rPr>
      </w:pPr>
    </w:p>
    <w:p w14:paraId="5B62B14D" w14:textId="280D1C56" w:rsidR="00C24C56" w:rsidRPr="00F25773" w:rsidDel="00C24C56" w:rsidRDefault="00F765CC" w:rsidP="00F765CC">
      <w:pPr>
        <w:rPr>
          <w:del w:id="850" w:author="양 성훈" w:date="2023-09-15T16:19:00Z"/>
          <w:color w:val="548DD4" w:themeColor="text2" w:themeTint="99"/>
        </w:rPr>
      </w:pPr>
      <w:del w:id="851" w:author="양 성훈" w:date="2023-09-15T16:19:00Z">
        <w:r w:rsidDel="00C24C56">
          <w:delText xml:space="preserve">[root@localhost install]# </w:delText>
        </w:r>
        <w:r w:rsidRPr="00F25773" w:rsidDel="00C24C56">
          <w:rPr>
            <w:color w:val="548DD4" w:themeColor="text2" w:themeTint="99"/>
          </w:rPr>
          <w:delText>ln -s /usr/local/jdk/bin/java /usr/bin/java</w:delText>
        </w:r>
      </w:del>
    </w:p>
    <w:p w14:paraId="6D952049" w14:textId="77777777" w:rsidR="00EA2A41" w:rsidRPr="00F765CC" w:rsidRDefault="00EA2A41" w:rsidP="00186F97">
      <w:pPr>
        <w:rPr>
          <w:color w:val="31849B" w:themeColor="accent5" w:themeShade="BF"/>
        </w:rPr>
      </w:pPr>
    </w:p>
    <w:p w14:paraId="0D04845D" w14:textId="77777777" w:rsidR="00F765CC" w:rsidRDefault="00F765CC" w:rsidP="00F765CC">
      <w:pPr>
        <w:rPr>
          <w:ins w:id="852" w:author="양 성훈" w:date="2023-09-15T17:07:00Z"/>
          <w:color w:val="548DD4" w:themeColor="text2" w:themeTint="99"/>
        </w:rPr>
      </w:pPr>
      <w:r>
        <w:t xml:space="preserve">[root@localhost install]# </w:t>
      </w:r>
      <w:r w:rsidRPr="00F25773">
        <w:rPr>
          <w:color w:val="548DD4" w:themeColor="text2" w:themeTint="99"/>
        </w:rPr>
        <w:t>ls -al /usr/bin/java</w:t>
      </w:r>
    </w:p>
    <w:p w14:paraId="777DB593" w14:textId="3612A6F4" w:rsidR="00626B05" w:rsidRPr="00626B05" w:rsidRDefault="00626B05" w:rsidP="00F765CC">
      <w:pPr>
        <w:rPr>
          <w:color w:val="FF0000"/>
          <w:rPrChange w:id="853" w:author="양 성훈" w:date="2023-09-15T17:07:00Z">
            <w:rPr/>
          </w:rPrChange>
        </w:rPr>
      </w:pPr>
      <w:ins w:id="854" w:author="양 성훈" w:date="2023-09-15T17:07:00Z">
        <w:r w:rsidRPr="00626B05">
          <w:rPr>
            <w:color w:val="FF0000"/>
            <w:rPrChange w:id="855" w:author="양 성훈" w:date="2023-09-15T17:07:00Z">
              <w:rPr/>
            </w:rPrChange>
          </w:rPr>
          <w:t>lrwxrwxrwx. 1 root root 22  9월 14 22:33 /usr/bin/java -&gt; /etc/alternatives/java</w:t>
        </w:r>
        <w:r>
          <w:rPr>
            <w:color w:val="FF0000"/>
          </w:rPr>
          <w:t xml:space="preserve"> – </w:t>
        </w:r>
        <w:r>
          <w:rPr>
            <w:rFonts w:hint="eastAsia"/>
            <w:color w:val="FF0000"/>
          </w:rPr>
          <w:t>이면 안됨!!!</w:t>
        </w:r>
      </w:ins>
    </w:p>
    <w:p w14:paraId="0BB689C1" w14:textId="77777777" w:rsidR="00E20C43" w:rsidRDefault="00F765CC" w:rsidP="00C24C56">
      <w:pPr>
        <w:rPr>
          <w:color w:val="FF0000"/>
        </w:rPr>
      </w:pPr>
      <w:r w:rsidRPr="003D1260">
        <w:t>lrwxrwxrwx 1 root root 23 2010-03-16 19:51 /usr/bin/java -&gt; /usr/local/jdk/bin/java</w:t>
      </w:r>
      <w:ins w:id="856" w:author="양 성훈" w:date="2023-09-15T16:19:00Z">
        <w:r w:rsidR="00C24C56" w:rsidRPr="00626B05">
          <w:t xml:space="preserve"> </w:t>
        </w:r>
        <w:r w:rsidR="00C24C56" w:rsidRPr="00C24C56">
          <w:rPr>
            <w:color w:val="FF0000"/>
            <w:rPrChange w:id="857" w:author="양 성훈" w:date="2023-09-15T16:19:00Z">
              <w:rPr/>
            </w:rPrChange>
          </w:rPr>
          <w:t xml:space="preserve">– </w:t>
        </w:r>
      </w:ins>
      <w:ins w:id="858" w:author="양 성훈" w:date="2023-09-15T17:07:00Z">
        <w:r w:rsidR="00626B05">
          <w:rPr>
            <w:rFonts w:hint="eastAsia"/>
            <w:color w:val="FF0000"/>
          </w:rPr>
          <w:t>가 정상</w:t>
        </w:r>
      </w:ins>
      <w:r w:rsidR="00E20C43">
        <w:rPr>
          <w:rFonts w:hint="eastAsia"/>
          <w:color w:val="FF0000"/>
        </w:rPr>
        <w:t>!!!!</w:t>
      </w:r>
    </w:p>
    <w:p w14:paraId="521C547E" w14:textId="2F06C8C5" w:rsidR="00E20C43" w:rsidRPr="00984A0F" w:rsidRDefault="00E20C43" w:rsidP="00C24C56">
      <w:pPr>
        <w:rPr>
          <w:ins w:id="859" w:author="양 성훈" w:date="2023-09-15T16:19:00Z"/>
          <w:color w:val="FF0000"/>
          <w:rPrChange w:id="860" w:author="양 성훈" w:date="2023-09-15T16:29:00Z">
            <w:rPr>
              <w:ins w:id="861" w:author="양 성훈" w:date="2023-09-15T16:19:00Z"/>
            </w:rPr>
          </w:rPrChange>
        </w:rPr>
      </w:pPr>
      <w:r>
        <w:rPr>
          <w:color w:val="FF0000"/>
        </w:rPr>
        <w:t>(</w:t>
      </w:r>
      <w:r>
        <w:rPr>
          <w:rFonts w:hint="eastAsia"/>
          <w:color w:val="FF0000"/>
        </w:rPr>
        <w:t>삭제 후 심볼릭 링크 해야함)</w:t>
      </w:r>
    </w:p>
    <w:p w14:paraId="13B2B5AA" w14:textId="77777777" w:rsidR="00C24C56" w:rsidRDefault="00C24C56" w:rsidP="00C24C56">
      <w:pPr>
        <w:rPr>
          <w:ins w:id="862" w:author="양 성훈" w:date="2023-09-15T16:19:00Z"/>
        </w:rPr>
      </w:pPr>
      <w:ins w:id="863" w:author="양 성훈" w:date="2023-09-15T16:19:00Z">
        <w:r>
          <w:t xml:space="preserve">[root@localhost install]# </w:t>
        </w:r>
        <w:r w:rsidRPr="00F25773">
          <w:rPr>
            <w:color w:val="548DD4" w:themeColor="text2" w:themeTint="99"/>
          </w:rPr>
          <w:t>rm -f /usr/bin/java</w:t>
        </w:r>
      </w:ins>
    </w:p>
    <w:p w14:paraId="1A04E2DD" w14:textId="77777777" w:rsidR="00C24C56" w:rsidRPr="003D1260" w:rsidRDefault="00C24C56" w:rsidP="00F765CC"/>
    <w:p w14:paraId="70ED42E8" w14:textId="5F234FDF" w:rsidR="00EA2A41" w:rsidRPr="00C24C56" w:rsidRDefault="00C24C56" w:rsidP="00186F97">
      <w:pPr>
        <w:rPr>
          <w:color w:val="548DD4" w:themeColor="text2" w:themeTint="99"/>
          <w:rPrChange w:id="864" w:author="양 성훈" w:date="2023-09-15T16:19:00Z">
            <w:rPr>
              <w:color w:val="31849B" w:themeColor="accent5" w:themeShade="BF"/>
            </w:rPr>
          </w:rPrChange>
        </w:rPr>
      </w:pPr>
      <w:ins w:id="865" w:author="양 성훈" w:date="2023-09-15T16:18:00Z">
        <w:r>
          <w:t xml:space="preserve">[root@localhost install]# </w:t>
        </w:r>
        <w:r w:rsidRPr="00F25773">
          <w:rPr>
            <w:color w:val="548DD4" w:themeColor="text2" w:themeTint="99"/>
          </w:rPr>
          <w:t>ln -s /usr/local/jdk/bin/java /usr/bin/java</w:t>
        </w:r>
      </w:ins>
    </w:p>
    <w:p w14:paraId="14962558" w14:textId="77777777" w:rsidR="00C24C56" w:rsidRDefault="00C24C56" w:rsidP="00C24C56">
      <w:pPr>
        <w:rPr>
          <w:ins w:id="866" w:author="양 성훈" w:date="2023-09-15T16:19:00Z"/>
        </w:rPr>
      </w:pPr>
      <w:ins w:id="867" w:author="양 성훈" w:date="2023-09-15T16:19:00Z">
        <w:r>
          <w:t xml:space="preserve">[root@localhost install]# </w:t>
        </w:r>
        <w:r w:rsidRPr="00F25773">
          <w:rPr>
            <w:color w:val="548DD4" w:themeColor="text2" w:themeTint="99"/>
          </w:rPr>
          <w:t>ls -al /usr/bin/java</w:t>
        </w:r>
      </w:ins>
    </w:p>
    <w:p w14:paraId="592CB98A" w14:textId="58E04E17" w:rsidR="00EA2A41" w:rsidRPr="003D1260" w:rsidRDefault="00C24C56" w:rsidP="00186F97">
      <w:pPr>
        <w:rPr>
          <w:color w:val="31849B" w:themeColor="accent5" w:themeShade="BF"/>
        </w:rPr>
      </w:pPr>
      <w:ins w:id="868" w:author="양 성훈" w:date="2023-09-15T16:19:00Z">
        <w:r>
          <w:t>lrwxrwxrwx 1 root root 23 2010-03-16 19:51 /usr/bin/java -&gt; /usr/local/jdk/bin/java</w:t>
        </w:r>
      </w:ins>
      <w:r w:rsidR="00E20C43">
        <w:t xml:space="preserve"> – </w:t>
      </w:r>
      <w:r w:rsidR="00E20C43">
        <w:rPr>
          <w:rFonts w:hint="eastAsia"/>
        </w:rPr>
        <w:t>정상</w:t>
      </w:r>
    </w:p>
    <w:p w14:paraId="23D6C0DF" w14:textId="77777777" w:rsidR="00EA2A41" w:rsidRDefault="00EA2A41" w:rsidP="00186F97">
      <w:pPr>
        <w:rPr>
          <w:color w:val="31849B" w:themeColor="accent5" w:themeShade="BF"/>
        </w:rPr>
      </w:pPr>
    </w:p>
    <w:p w14:paraId="00B1E768" w14:textId="77777777" w:rsidR="00226785" w:rsidRPr="00E25BA8" w:rsidRDefault="00226785" w:rsidP="00226785">
      <w:pPr>
        <w:jc w:val="right"/>
        <w:rPr>
          <w:b/>
          <w:u w:val="single"/>
        </w:rPr>
      </w:pPr>
      <w:r>
        <w:rPr>
          <w:rFonts w:hint="eastAsia"/>
          <w:b/>
          <w:u w:val="single"/>
        </w:rPr>
        <w:t xml:space="preserve">&lt; </w:t>
      </w:r>
      <w:r w:rsidRPr="00E25BA8">
        <w:rPr>
          <w:rFonts w:hint="eastAsia"/>
          <w:b/>
          <w:u w:val="single"/>
        </w:rPr>
        <w:t>시스템 기본</w:t>
      </w:r>
      <w:r>
        <w:rPr>
          <w:rFonts w:hint="eastAsia"/>
          <w:b/>
          <w:u w:val="single"/>
        </w:rPr>
        <w:t xml:space="preserve"> 추가</w:t>
      </w:r>
      <w:r w:rsidRPr="00E25BA8">
        <w:rPr>
          <w:rFonts w:hint="eastAsia"/>
          <w:b/>
          <w:u w:val="single"/>
        </w:rPr>
        <w:t>설정</w:t>
      </w:r>
      <w:r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>– WEB | PBX | RECORD</w:t>
      </w:r>
      <w:r>
        <w:rPr>
          <w:rFonts w:hint="eastAsia"/>
          <w:b/>
          <w:u w:val="single"/>
        </w:rPr>
        <w:t xml:space="preserve"> &gt;</w:t>
      </w:r>
    </w:p>
    <w:p w14:paraId="440743B1" w14:textId="77777777" w:rsidR="00BF45E1" w:rsidRPr="00BF45E1" w:rsidRDefault="00BF45E1" w:rsidP="008B085E">
      <w:pPr>
        <w:rPr>
          <w:sz w:val="8"/>
          <w:szCs w:val="8"/>
        </w:rPr>
      </w:pPr>
    </w:p>
    <w:p w14:paraId="65BCBF02" w14:textId="10BCAAB4" w:rsidR="008B085E" w:rsidRDefault="008B085E" w:rsidP="008B085E">
      <w:r w:rsidRPr="008B085E">
        <w:rPr>
          <w:rFonts w:hint="eastAsia"/>
        </w:rPr>
        <w:t>※</w:t>
      </w:r>
      <w:r w:rsidR="00163E43">
        <w:rPr>
          <w:rFonts w:hint="eastAsia"/>
        </w:rPr>
        <w:t>백업</w:t>
      </w:r>
      <w:r>
        <w:rPr>
          <w:rFonts w:hint="eastAsia"/>
        </w:rPr>
        <w:t>서버 /BACKUP</w:t>
      </w:r>
      <w:r w:rsidR="00936E34">
        <w:t xml:space="preserve"> </w:t>
      </w:r>
      <w:r>
        <w:rPr>
          <w:rFonts w:hint="eastAsia"/>
        </w:rPr>
        <w:t>에서 필요한 설정을 다운받아사용</w:t>
      </w:r>
      <w:r w:rsidR="001E6E6F">
        <w:rPr>
          <w:rFonts w:hint="eastAsia"/>
        </w:rPr>
        <w:t xml:space="preserve"> </w:t>
      </w:r>
      <w:r w:rsidR="00936E34">
        <w:t>(</w:t>
      </w:r>
      <w:r w:rsidR="00936E34">
        <w:rPr>
          <w:rFonts w:hint="eastAsia"/>
        </w:rPr>
        <w:t>1</w:t>
      </w:r>
      <w:r w:rsidR="00936E34">
        <w:t xml:space="preserve">22.49.74.102 </w:t>
      </w:r>
      <w:r w:rsidR="001E6E6F">
        <w:rPr>
          <w:rFonts w:hint="eastAsia"/>
        </w:rPr>
        <w:t xml:space="preserve">의 </w:t>
      </w:r>
      <w:r w:rsidR="001E6E6F">
        <w:t xml:space="preserve">DEV_CURRENT </w:t>
      </w:r>
      <w:r w:rsidR="001E6E6F">
        <w:rPr>
          <w:rFonts w:hint="eastAsia"/>
        </w:rPr>
        <w:t>사용)</w:t>
      </w:r>
    </w:p>
    <w:p w14:paraId="14F88FA3" w14:textId="77777777" w:rsidR="004074FC" w:rsidRPr="00936E34" w:rsidRDefault="004074FC" w:rsidP="008B085E">
      <w:pPr>
        <w:rPr>
          <w:sz w:val="10"/>
          <w:szCs w:val="10"/>
        </w:rPr>
      </w:pPr>
    </w:p>
    <w:p w14:paraId="1EAB26E0" w14:textId="77777777" w:rsidR="004074FC" w:rsidRPr="00D069BA" w:rsidRDefault="004074FC" w:rsidP="008B085E">
      <w:pPr>
        <w:rPr>
          <w:b/>
        </w:rPr>
      </w:pPr>
      <w:r w:rsidRPr="00D069BA">
        <w:rPr>
          <w:rFonts w:hint="eastAsia"/>
          <w:b/>
        </w:rPr>
        <w:t>#DEV_CURRENT 설명</w:t>
      </w:r>
    </w:p>
    <w:tbl>
      <w:tblPr>
        <w:tblStyle w:val="a6"/>
        <w:tblW w:w="10456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114"/>
        <w:gridCol w:w="7342"/>
      </w:tblGrid>
      <w:tr w:rsidR="005B40E8" w14:paraId="6A1A19F7" w14:textId="77777777" w:rsidTr="005B40E8">
        <w:tc>
          <w:tcPr>
            <w:tcW w:w="3114" w:type="dxa"/>
          </w:tcPr>
          <w:p w14:paraId="26FF1DDE" w14:textId="77777777" w:rsidR="005B40E8" w:rsidRPr="004074FC" w:rsidRDefault="005B40E8" w:rsidP="008B085E">
            <w:r w:rsidRPr="004074FC">
              <w:t>CONF.2016-01-28.tar.gz</w:t>
            </w:r>
          </w:p>
        </w:tc>
        <w:tc>
          <w:tcPr>
            <w:tcW w:w="7342" w:type="dxa"/>
          </w:tcPr>
          <w:p w14:paraId="242993DC" w14:textId="77777777" w:rsidR="005B40E8" w:rsidRDefault="005B40E8" w:rsidP="008B085E">
            <w:r>
              <w:rPr>
                <w:rFonts w:hint="eastAsia"/>
              </w:rPr>
              <w:t>/etc/asterisk 백업</w:t>
            </w:r>
          </w:p>
        </w:tc>
      </w:tr>
      <w:tr w:rsidR="005B40E8" w14:paraId="063CEC13" w14:textId="77777777" w:rsidTr="005B40E8">
        <w:tc>
          <w:tcPr>
            <w:tcW w:w="3114" w:type="dxa"/>
          </w:tcPr>
          <w:p w14:paraId="0662F7AB" w14:textId="77777777" w:rsidR="005B40E8" w:rsidRPr="004074FC" w:rsidRDefault="005B40E8" w:rsidP="008B085E">
            <w:r w:rsidRPr="004074FC">
              <w:t>LIB.2016-01-28.tar.gz</w:t>
            </w:r>
          </w:p>
        </w:tc>
        <w:tc>
          <w:tcPr>
            <w:tcW w:w="7342" w:type="dxa"/>
          </w:tcPr>
          <w:p w14:paraId="1DC413EB" w14:textId="77777777" w:rsidR="005B40E8" w:rsidRDefault="005B40E8" w:rsidP="008B085E">
            <w:r>
              <w:rPr>
                <w:rFonts w:hint="eastAsia"/>
              </w:rPr>
              <w:t>/</w:t>
            </w:r>
            <w:r>
              <w:t xml:space="preserve">home/ippbxmng/lib </w:t>
            </w:r>
            <w:r>
              <w:rPr>
                <w:rFonts w:hint="eastAsia"/>
              </w:rPr>
              <w:t>백업</w:t>
            </w:r>
          </w:p>
        </w:tc>
      </w:tr>
      <w:tr w:rsidR="005B40E8" w14:paraId="1D7F83CF" w14:textId="77777777" w:rsidTr="005B40E8">
        <w:tc>
          <w:tcPr>
            <w:tcW w:w="3114" w:type="dxa"/>
          </w:tcPr>
          <w:p w14:paraId="6A39563D" w14:textId="77777777" w:rsidR="005B40E8" w:rsidRDefault="005B40E8" w:rsidP="008B085E">
            <w:r w:rsidRPr="004074FC">
              <w:t>SRC.2016-01-28.tar.gz</w:t>
            </w:r>
          </w:p>
        </w:tc>
        <w:tc>
          <w:tcPr>
            <w:tcW w:w="7342" w:type="dxa"/>
          </w:tcPr>
          <w:p w14:paraId="34AE4AFC" w14:textId="77777777" w:rsidR="005B40E8" w:rsidRDefault="005B40E8" w:rsidP="008B085E">
            <w:r>
              <w:rPr>
                <w:rFonts w:hint="eastAsia"/>
              </w:rPr>
              <w:t>/</w:t>
            </w:r>
            <w:r>
              <w:t xml:space="preserve">home/ippbxmng/src </w:t>
            </w:r>
            <w:r>
              <w:rPr>
                <w:rFonts w:hint="eastAsia"/>
              </w:rPr>
              <w:t>백업</w:t>
            </w:r>
          </w:p>
        </w:tc>
      </w:tr>
      <w:tr w:rsidR="005B40E8" w14:paraId="6A5F8C7F" w14:textId="77777777" w:rsidTr="005B40E8">
        <w:tc>
          <w:tcPr>
            <w:tcW w:w="3114" w:type="dxa"/>
          </w:tcPr>
          <w:p w14:paraId="3FF06302" w14:textId="77777777" w:rsidR="005B40E8" w:rsidRPr="004074FC" w:rsidRDefault="005B40E8" w:rsidP="008B085E">
            <w:r w:rsidRPr="004074FC">
              <w:t>WEB.2016-01-28.tar.gz</w:t>
            </w:r>
          </w:p>
        </w:tc>
        <w:tc>
          <w:tcPr>
            <w:tcW w:w="7342" w:type="dxa"/>
          </w:tcPr>
          <w:p w14:paraId="04131028" w14:textId="77777777" w:rsidR="005B40E8" w:rsidRDefault="005B40E8" w:rsidP="008B085E">
            <w:r>
              <w:rPr>
                <w:rFonts w:hint="eastAsia"/>
              </w:rPr>
              <w:t>/usr/local/tomcat/webapps/ipcc 백업</w:t>
            </w:r>
          </w:p>
        </w:tc>
      </w:tr>
      <w:tr w:rsidR="005B40E8" w14:paraId="14FE321B" w14:textId="77777777" w:rsidTr="005B40E8">
        <w:tc>
          <w:tcPr>
            <w:tcW w:w="3114" w:type="dxa"/>
          </w:tcPr>
          <w:p w14:paraId="6E9DC64A" w14:textId="77777777" w:rsidR="005B40E8" w:rsidRPr="004074FC" w:rsidRDefault="005B40E8" w:rsidP="008B085E">
            <w:r w:rsidRPr="004074FC">
              <w:t>MONWEB.2016-01-28.tar.gz</w:t>
            </w:r>
          </w:p>
        </w:tc>
        <w:tc>
          <w:tcPr>
            <w:tcW w:w="7342" w:type="dxa"/>
          </w:tcPr>
          <w:p w14:paraId="35CD0323" w14:textId="77777777" w:rsidR="005B40E8" w:rsidRDefault="005B40E8" w:rsidP="008B085E">
            <w:r>
              <w:rPr>
                <w:rFonts w:hint="eastAsia"/>
              </w:rPr>
              <w:t>/usr/local/tomcat/webapps/monit 백업</w:t>
            </w:r>
          </w:p>
        </w:tc>
      </w:tr>
      <w:tr w:rsidR="005B40E8" w14:paraId="1E77C058" w14:textId="77777777" w:rsidTr="005B40E8">
        <w:tc>
          <w:tcPr>
            <w:tcW w:w="3114" w:type="dxa"/>
          </w:tcPr>
          <w:p w14:paraId="76D4E7DC" w14:textId="77777777" w:rsidR="005B40E8" w:rsidRPr="004074FC" w:rsidRDefault="005B40E8" w:rsidP="008B085E">
            <w:r w:rsidRPr="004074FC">
              <w:t>ARS_SOUND.2016-01-28.tar.gz</w:t>
            </w:r>
          </w:p>
        </w:tc>
        <w:tc>
          <w:tcPr>
            <w:tcW w:w="7342" w:type="dxa"/>
          </w:tcPr>
          <w:p w14:paraId="60CFC9A6" w14:textId="77777777" w:rsidR="005B40E8" w:rsidRDefault="005B40E8" w:rsidP="008B085E">
            <w:r>
              <w:rPr>
                <w:rFonts w:hint="eastAsia"/>
              </w:rPr>
              <w:t>/</w:t>
            </w:r>
            <w:r>
              <w:t xml:space="preserve">var/lib/asterisk/sounds </w:t>
            </w:r>
            <w:r>
              <w:rPr>
                <w:rFonts w:hint="eastAsia"/>
              </w:rPr>
              <w:t>백업</w:t>
            </w:r>
          </w:p>
        </w:tc>
      </w:tr>
      <w:tr w:rsidR="005B40E8" w14:paraId="781CE2A4" w14:textId="77777777" w:rsidTr="005B40E8">
        <w:tc>
          <w:tcPr>
            <w:tcW w:w="3114" w:type="dxa"/>
          </w:tcPr>
          <w:p w14:paraId="731ABE0B" w14:textId="77777777" w:rsidR="005B40E8" w:rsidRPr="004074FC" w:rsidRDefault="005B40E8" w:rsidP="008B085E">
            <w:r w:rsidRPr="004074FC">
              <w:t>MOH_SOUND.2016-01-28.tar.gz</w:t>
            </w:r>
          </w:p>
        </w:tc>
        <w:tc>
          <w:tcPr>
            <w:tcW w:w="7342" w:type="dxa"/>
          </w:tcPr>
          <w:p w14:paraId="63F9902C" w14:textId="77777777" w:rsidR="005B40E8" w:rsidRDefault="005B40E8" w:rsidP="008B085E">
            <w:r>
              <w:rPr>
                <w:rFonts w:hint="eastAsia"/>
              </w:rPr>
              <w:t>/</w:t>
            </w:r>
            <w:r>
              <w:t xml:space="preserve">var/lib/asterisk/moh </w:t>
            </w:r>
            <w:r>
              <w:rPr>
                <w:rFonts w:hint="eastAsia"/>
              </w:rPr>
              <w:t>백업</w:t>
            </w:r>
          </w:p>
        </w:tc>
      </w:tr>
      <w:tr w:rsidR="005B40E8" w14:paraId="6FA41588" w14:textId="77777777" w:rsidTr="005B40E8">
        <w:tc>
          <w:tcPr>
            <w:tcW w:w="3114" w:type="dxa"/>
          </w:tcPr>
          <w:p w14:paraId="072F94AF" w14:textId="77777777" w:rsidR="005B40E8" w:rsidRPr="004074FC" w:rsidRDefault="005B40E8" w:rsidP="008B085E">
            <w:r>
              <w:rPr>
                <w:rFonts w:hint="eastAsia"/>
              </w:rPr>
              <w:t>*</w:t>
            </w:r>
            <w:r>
              <w:t>.sql</w:t>
            </w:r>
          </w:p>
        </w:tc>
        <w:tc>
          <w:tcPr>
            <w:tcW w:w="7342" w:type="dxa"/>
          </w:tcPr>
          <w:p w14:paraId="4767AEA7" w14:textId="77777777" w:rsidR="005B40E8" w:rsidRDefault="005B40E8" w:rsidP="008B085E">
            <w:r>
              <w:rPr>
                <w:rFonts w:hint="eastAsia"/>
              </w:rPr>
              <w:t>DB 테이블 백업</w:t>
            </w:r>
          </w:p>
        </w:tc>
      </w:tr>
      <w:tr w:rsidR="005B40E8" w14:paraId="30400960" w14:textId="77777777" w:rsidTr="005B40E8">
        <w:tc>
          <w:tcPr>
            <w:tcW w:w="3114" w:type="dxa"/>
          </w:tcPr>
          <w:p w14:paraId="04DAEC95" w14:textId="77777777" w:rsidR="005B40E8" w:rsidRPr="004074FC" w:rsidRDefault="005B40E8" w:rsidP="008B085E">
            <w:r w:rsidRPr="005B40E8">
              <w:t>profile</w:t>
            </w:r>
          </w:p>
        </w:tc>
        <w:tc>
          <w:tcPr>
            <w:tcW w:w="7342" w:type="dxa"/>
          </w:tcPr>
          <w:p w14:paraId="5DB2D270" w14:textId="77777777" w:rsidR="005B40E8" w:rsidRDefault="005B40E8" w:rsidP="008B085E">
            <w:r>
              <w:rPr>
                <w:rFonts w:hint="eastAsia"/>
              </w:rPr>
              <w:t>시스템 환경설정 백업</w:t>
            </w:r>
          </w:p>
        </w:tc>
      </w:tr>
      <w:tr w:rsidR="005B40E8" w14:paraId="753FF04D" w14:textId="77777777" w:rsidTr="005B40E8">
        <w:tc>
          <w:tcPr>
            <w:tcW w:w="3114" w:type="dxa"/>
          </w:tcPr>
          <w:p w14:paraId="23B476ED" w14:textId="77777777" w:rsidR="005B40E8" w:rsidRPr="004074FC" w:rsidRDefault="005B40E8" w:rsidP="008B085E">
            <w:r w:rsidRPr="005B40E8">
              <w:t>setclasspath.sh</w:t>
            </w:r>
          </w:p>
        </w:tc>
        <w:tc>
          <w:tcPr>
            <w:tcW w:w="7342" w:type="dxa"/>
          </w:tcPr>
          <w:p w14:paraId="5D432DC6" w14:textId="77777777" w:rsidR="005B40E8" w:rsidRDefault="005B40E8" w:rsidP="008B085E">
            <w:r>
              <w:rPr>
                <w:rFonts w:hint="eastAsia"/>
              </w:rPr>
              <w:t>Tomcat 환경설정 백업</w:t>
            </w:r>
          </w:p>
        </w:tc>
      </w:tr>
      <w:tr w:rsidR="005B40E8" w14:paraId="6296CCE5" w14:textId="77777777" w:rsidTr="005B40E8">
        <w:tc>
          <w:tcPr>
            <w:tcW w:w="3114" w:type="dxa"/>
          </w:tcPr>
          <w:p w14:paraId="30F29EFA" w14:textId="77777777" w:rsidR="005B40E8" w:rsidRPr="005B40E8" w:rsidRDefault="005B40E8" w:rsidP="008B085E">
            <w:r w:rsidRPr="005B40E8">
              <w:t>rc.local</w:t>
            </w:r>
          </w:p>
        </w:tc>
        <w:tc>
          <w:tcPr>
            <w:tcW w:w="7342" w:type="dxa"/>
          </w:tcPr>
          <w:p w14:paraId="66C9B0F6" w14:textId="77777777" w:rsidR="005B40E8" w:rsidRDefault="005B40E8" w:rsidP="008B085E">
            <w:r>
              <w:rPr>
                <w:rFonts w:hint="eastAsia"/>
              </w:rPr>
              <w:t>시작</w:t>
            </w:r>
            <w:r w:rsidR="00803107">
              <w:rPr>
                <w:rFonts w:hint="eastAsia"/>
              </w:rPr>
              <w:t>프로그램 설정 백업</w:t>
            </w:r>
          </w:p>
        </w:tc>
      </w:tr>
    </w:tbl>
    <w:p w14:paraId="4E3F4CE0" w14:textId="77777777" w:rsidR="004074FC" w:rsidRPr="00BF45E1" w:rsidRDefault="004074FC" w:rsidP="008B085E">
      <w:pPr>
        <w:rPr>
          <w:sz w:val="10"/>
          <w:szCs w:val="10"/>
        </w:rPr>
      </w:pPr>
    </w:p>
    <w:p w14:paraId="6D75057D" w14:textId="77777777" w:rsidR="00BF45E1" w:rsidRPr="00D069BA" w:rsidRDefault="00BF45E1" w:rsidP="00BF45E1">
      <w:pPr>
        <w:rPr>
          <w:b/>
        </w:rPr>
      </w:pPr>
      <w:r w:rsidRPr="00D069BA">
        <w:rPr>
          <w:rFonts w:hint="eastAsia"/>
          <w:b/>
        </w:rPr>
        <w:t># 이미 C</w:t>
      </w:r>
      <w:r w:rsidRPr="00D069BA">
        <w:rPr>
          <w:b/>
        </w:rPr>
        <w:t>onfig</w:t>
      </w:r>
      <w:r w:rsidRPr="00D069BA">
        <w:rPr>
          <w:rFonts w:hint="eastAsia"/>
          <w:b/>
        </w:rPr>
        <w:t>가 되어있는 경우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F45E1" w14:paraId="12F96402" w14:textId="77777777" w:rsidTr="00327228">
        <w:tc>
          <w:tcPr>
            <w:tcW w:w="10456" w:type="dxa"/>
          </w:tcPr>
          <w:p w14:paraId="3D607DA1" w14:textId="77777777" w:rsidR="00BF45E1" w:rsidRDefault="00BF45E1" w:rsidP="00327228">
            <w:r>
              <w:t>해</w:t>
            </w:r>
            <w:r>
              <w:rPr>
                <w:rFonts w:hint="eastAsia"/>
              </w:rPr>
              <w:t>당 위치에서 디렉토리를 디렉토리명_</w:t>
            </w:r>
            <w:r>
              <w:t>backup_</w:t>
            </w:r>
            <w:r>
              <w:rPr>
                <w:rFonts w:hint="eastAsia"/>
              </w:rPr>
              <w:t>날짜 로 변경 한 뒤 아래 수행</w:t>
            </w:r>
          </w:p>
          <w:p w14:paraId="39C04EA6" w14:textId="77777777" w:rsidR="00BF45E1" w:rsidRDefault="00BF45E1" w:rsidP="00327228">
            <w:r>
              <w:t>ex) cd /usr/local/tomcat/webapps</w:t>
            </w:r>
          </w:p>
          <w:p w14:paraId="219602E2" w14:textId="77777777" w:rsidR="00BF45E1" w:rsidRDefault="00BF45E1" w:rsidP="00327228">
            <w:r>
              <w:t xml:space="preserve">   mv ipcc ipcc_backup_20160129</w:t>
            </w:r>
          </w:p>
        </w:tc>
      </w:tr>
    </w:tbl>
    <w:p w14:paraId="047E5448" w14:textId="77777777" w:rsidR="00BF45E1" w:rsidRPr="00BF45E1" w:rsidRDefault="00BF45E1" w:rsidP="008B085E">
      <w:pPr>
        <w:rPr>
          <w:sz w:val="10"/>
          <w:szCs w:val="10"/>
        </w:rPr>
      </w:pPr>
    </w:p>
    <w:p w14:paraId="7D74006E" w14:textId="77777777" w:rsidR="00A30736" w:rsidRPr="00D069BA" w:rsidRDefault="004074FC" w:rsidP="002A3410">
      <w:pPr>
        <w:rPr>
          <w:b/>
        </w:rPr>
      </w:pPr>
      <w:r w:rsidRPr="00D069BA">
        <w:rPr>
          <w:rFonts w:hint="eastAsia"/>
          <w:b/>
        </w:rPr>
        <w:t xml:space="preserve">#개발서버 </w:t>
      </w:r>
      <w:r w:rsidRPr="00D069BA">
        <w:rPr>
          <w:b/>
        </w:rPr>
        <w:t>DEV_</w:t>
      </w:r>
      <w:r w:rsidRPr="00D069BA">
        <w:rPr>
          <w:rFonts w:hint="eastAsia"/>
          <w:b/>
        </w:rPr>
        <w:t>C</w:t>
      </w:r>
      <w:r w:rsidRPr="00D069BA">
        <w:rPr>
          <w:b/>
        </w:rPr>
        <w:t>URR</w:t>
      </w:r>
      <w:r w:rsidRPr="00D069BA">
        <w:rPr>
          <w:rFonts w:hint="eastAsia"/>
          <w:b/>
        </w:rPr>
        <w:t>E</w:t>
      </w:r>
      <w:r w:rsidRPr="00D069BA">
        <w:rPr>
          <w:b/>
        </w:rPr>
        <w:t xml:space="preserve">NT </w:t>
      </w:r>
      <w:r w:rsidRPr="00D069BA">
        <w:rPr>
          <w:rFonts w:hint="eastAsia"/>
          <w:b/>
        </w:rPr>
        <w:t xml:space="preserve">위치 : </w:t>
      </w:r>
      <w:r w:rsidRPr="00D069BA">
        <w:rPr>
          <w:b/>
        </w:rPr>
        <w:t>/home/ippbxmng/DEV_CURRENT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074FC" w14:paraId="267E9043" w14:textId="77777777" w:rsidTr="004074FC">
        <w:tc>
          <w:tcPr>
            <w:tcW w:w="10456" w:type="dxa"/>
          </w:tcPr>
          <w:p w14:paraId="66417797" w14:textId="77777777" w:rsidR="004074FC" w:rsidRDefault="004074FC" w:rsidP="002A3410">
            <w:pPr>
              <w:rPr>
                <w:u w:val="single"/>
              </w:rPr>
            </w:pPr>
            <w:r>
              <w:rPr>
                <w:rFonts w:hint="eastAsia"/>
              </w:rPr>
              <w:t xml:space="preserve">포팅할 날짜버전을 확인 후 </w:t>
            </w:r>
            <w:r>
              <w:t>/</w:t>
            </w:r>
            <w:r>
              <w:rPr>
                <w:rFonts w:hint="eastAsia"/>
              </w:rPr>
              <w:t>home/ippbxmng</w:t>
            </w:r>
            <w:r>
              <w:t xml:space="preserve"> </w:t>
            </w:r>
            <w:r>
              <w:rPr>
                <w:rFonts w:hint="eastAsia"/>
              </w:rPr>
              <w:t xml:space="preserve">에서 </w:t>
            </w:r>
            <w:r>
              <w:t xml:space="preserve">TAR </w:t>
            </w:r>
            <w:r>
              <w:rPr>
                <w:rFonts w:hint="eastAsia"/>
              </w:rPr>
              <w:t>압축</w:t>
            </w:r>
            <w:r w:rsidRPr="004074FC">
              <w:rPr>
                <w:rFonts w:hint="eastAsia"/>
                <w:u w:val="single"/>
              </w:rPr>
              <w:t>(</w:t>
            </w:r>
            <w:r w:rsidRPr="004074FC">
              <w:rPr>
                <w:u w:val="single"/>
              </w:rPr>
              <w:t>DEV_CURRENT_2016-01-28.tar.gz)</w:t>
            </w:r>
          </w:p>
          <w:p w14:paraId="7895D0F7" w14:textId="77777777" w:rsidR="004074FC" w:rsidRPr="004074FC" w:rsidRDefault="004074FC" w:rsidP="002A3410">
            <w:r w:rsidRPr="004074FC">
              <w:rPr>
                <w:rFonts w:hint="eastAsia"/>
              </w:rPr>
              <w:t>압축파일을 다운로드 (</w:t>
            </w:r>
            <w:r>
              <w:t xml:space="preserve"> </w:t>
            </w:r>
            <w:r w:rsidRPr="004074FC">
              <w:rPr>
                <w:rFonts w:hint="eastAsia"/>
              </w:rPr>
              <w:t>다운로드 위치 : /</w:t>
            </w:r>
            <w:r w:rsidRPr="004074FC">
              <w:t>home/ippbxmng/install</w:t>
            </w:r>
            <w:r>
              <w:t xml:space="preserve"> )</w:t>
            </w:r>
          </w:p>
        </w:tc>
      </w:tr>
    </w:tbl>
    <w:p w14:paraId="6B333387" w14:textId="77777777" w:rsidR="002D5D79" w:rsidRPr="002D5D79" w:rsidRDefault="002D5D79" w:rsidP="002D5D79">
      <w:pPr>
        <w:rPr>
          <w:szCs w:val="20"/>
        </w:rPr>
      </w:pPr>
      <w:r w:rsidRPr="002D5D79">
        <w:rPr>
          <w:szCs w:val="20"/>
        </w:rPr>
        <w:t xml:space="preserve">ars </w:t>
      </w:r>
    </w:p>
    <w:p w14:paraId="264CA447" w14:textId="77777777" w:rsidR="002D5D79" w:rsidRPr="002D5D79" w:rsidRDefault="002D5D79" w:rsidP="002D5D79">
      <w:pPr>
        <w:rPr>
          <w:szCs w:val="20"/>
        </w:rPr>
      </w:pPr>
      <w:r w:rsidRPr="002D5D79">
        <w:rPr>
          <w:szCs w:val="20"/>
        </w:rPr>
        <w:t>moh</w:t>
      </w:r>
    </w:p>
    <w:p w14:paraId="60712FFB" w14:textId="6546F05D" w:rsidR="004074FC" w:rsidRDefault="002D5D79" w:rsidP="002D5D79">
      <w:pPr>
        <w:rPr>
          <w:szCs w:val="20"/>
        </w:rPr>
      </w:pPr>
      <w:r w:rsidRPr="002D5D79">
        <w:rPr>
          <w:szCs w:val="20"/>
        </w:rPr>
        <w:t>conf</w:t>
      </w:r>
    </w:p>
    <w:p w14:paraId="6D7FFEF1" w14:textId="455306F6" w:rsidR="002D5D79" w:rsidRPr="00BF45E1" w:rsidRDefault="002D5D79" w:rsidP="002D5D79">
      <w:pPr>
        <w:rPr>
          <w:szCs w:val="20"/>
        </w:rPr>
      </w:pPr>
      <w:r>
        <w:rPr>
          <w:rFonts w:hint="eastAsia"/>
          <w:szCs w:val="20"/>
        </w:rPr>
        <w:t>는 101서버에서</w:t>
      </w:r>
    </w:p>
    <w:p w14:paraId="714AA19F" w14:textId="77777777" w:rsidR="006C4D16" w:rsidRDefault="006C4D16" w:rsidP="006C4D16">
      <w:pPr>
        <w:rPr>
          <w:ins w:id="869" w:author="박 성진" w:date="2023-06-15T19:58:00Z"/>
          <w:color w:val="548DD4" w:themeColor="text2" w:themeTint="99"/>
        </w:rPr>
      </w:pPr>
      <w:r>
        <w:rPr>
          <w:rFonts w:hint="eastAsia"/>
        </w:rPr>
        <w:t xml:space="preserve">[root@localhost ~]# </w:t>
      </w:r>
      <w:r>
        <w:rPr>
          <w:rFonts w:hint="eastAsia"/>
          <w:color w:val="548DD4" w:themeColor="text2" w:themeTint="99"/>
        </w:rPr>
        <w:t>mkdir /home/ippbxmng/install</w:t>
      </w:r>
    </w:p>
    <w:p w14:paraId="03CE9EEB" w14:textId="257AD0BC" w:rsidR="005870F2" w:rsidRPr="005870F2" w:rsidRDefault="005870F2" w:rsidP="005870F2">
      <w:pPr>
        <w:rPr>
          <w:ins w:id="870" w:author="박 성진" w:date="2023-06-15T19:58:00Z"/>
          <w:color w:val="5F497A" w:themeColor="accent4" w:themeShade="BF"/>
          <w:rPrChange w:id="871" w:author="박 성진" w:date="2023-06-15T19:59:00Z">
            <w:rPr>
              <w:ins w:id="872" w:author="박 성진" w:date="2023-06-15T19:58:00Z"/>
              <w:color w:val="548DD4" w:themeColor="text2" w:themeTint="99"/>
            </w:rPr>
          </w:rPrChange>
        </w:rPr>
      </w:pPr>
      <w:ins w:id="873" w:author="박 성진" w:date="2023-06-15T19:58:00Z">
        <w:r w:rsidRPr="005870F2">
          <w:rPr>
            <w:color w:val="5F497A" w:themeColor="accent4" w:themeShade="BF"/>
            <w:rPrChange w:id="874" w:author="박 성진" w:date="2023-06-15T19:59:00Z">
              <w:rPr/>
            </w:rPrChange>
          </w:rPr>
          <w:t>[root@localhost ~]# mkdir /usr/local/tomcat/webapps-javaee</w:t>
        </w:r>
      </w:ins>
    </w:p>
    <w:p w14:paraId="3D1FB096" w14:textId="5ADEE0AB" w:rsidR="005870F2" w:rsidRPr="005870F2" w:rsidDel="005870F2" w:rsidRDefault="005870F2" w:rsidP="006C4D16">
      <w:pPr>
        <w:rPr>
          <w:del w:id="875" w:author="박 성진" w:date="2023-06-15T19:58:00Z"/>
          <w:color w:val="548DD4" w:themeColor="text2" w:themeTint="99"/>
          <w:rPrChange w:id="876" w:author="박 성진" w:date="2023-06-15T19:58:00Z">
            <w:rPr>
              <w:del w:id="877" w:author="박 성진" w:date="2023-06-15T19:58:00Z"/>
            </w:rPr>
          </w:rPrChange>
        </w:rPr>
      </w:pPr>
    </w:p>
    <w:p w14:paraId="5727511D" w14:textId="77777777" w:rsidR="006C4D16" w:rsidRDefault="006C4D16" w:rsidP="006C4D16">
      <w:r>
        <w:rPr>
          <w:rFonts w:hint="eastAsia"/>
        </w:rPr>
        <w:t xml:space="preserve">[root@localhost ~]# </w:t>
      </w:r>
      <w:r>
        <w:rPr>
          <w:rFonts w:hint="eastAsia"/>
          <w:color w:val="548DD4" w:themeColor="text2" w:themeTint="99"/>
        </w:rPr>
        <w:t>cd /home/ippbxmng/install</w:t>
      </w:r>
    </w:p>
    <w:p w14:paraId="1A5FA539" w14:textId="77777777" w:rsidR="006C4D16" w:rsidRDefault="006C4D16" w:rsidP="006C4D16">
      <w:pPr>
        <w:rPr>
          <w:sz w:val="10"/>
          <w:szCs w:val="10"/>
        </w:rPr>
      </w:pPr>
    </w:p>
    <w:p w14:paraId="62522D75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DEV_CURRENT_2016-01-28.tar.gz</w:t>
      </w:r>
    </w:p>
    <w:p w14:paraId="05A6D2B9" w14:textId="77777777" w:rsidR="006C4D16" w:rsidRDefault="006C4D16" w:rsidP="006C4D16">
      <w:pPr>
        <w:rPr>
          <w:color w:val="548DD4" w:themeColor="text2" w:themeTint="99"/>
        </w:rPr>
      </w:pPr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mv DEV_CURRENT/* .</w:t>
      </w:r>
    </w:p>
    <w:p w14:paraId="6BEEC84A" w14:textId="77777777" w:rsidR="006C4D16" w:rsidRDefault="006C4D16" w:rsidP="006C4D16">
      <w:pPr>
        <w:rPr>
          <w:sz w:val="10"/>
          <w:szCs w:val="10"/>
        </w:rPr>
      </w:pPr>
    </w:p>
    <w:p w14:paraId="4286AADB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CONF.2016-01-28.tar.gz</w:t>
      </w:r>
    </w:p>
    <w:p w14:paraId="435563A8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LIB.2016-01-28.tar.gz</w:t>
      </w:r>
    </w:p>
    <w:p w14:paraId="3DDD048A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SRC.2016-01-28.tar.gz</w:t>
      </w:r>
    </w:p>
    <w:p w14:paraId="2AA1543C" w14:textId="586A9FBB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WEB_MC_MASTER.2019-06-14.tar.gz</w:t>
      </w:r>
    </w:p>
    <w:p w14:paraId="6482D1AE" w14:textId="3519B0CE" w:rsidR="003112BB" w:rsidRDefault="006C4D16" w:rsidP="006C4D16">
      <w:pPr>
        <w:rPr>
          <w:color w:val="FF0000"/>
        </w:rPr>
      </w:pPr>
      <w:r>
        <w:rPr>
          <w:rFonts w:hint="eastAsia"/>
        </w:rPr>
        <w:t xml:space="preserve">[root@localhost install]# </w:t>
      </w:r>
      <w:r w:rsidR="002C06A7" w:rsidRPr="00EB25AC">
        <w:rPr>
          <w:rFonts w:hint="eastAsia"/>
          <w:color w:val="FF0000"/>
        </w:rPr>
        <w:t xml:space="preserve">tar xvfz </w:t>
      </w:r>
      <w:r w:rsidR="002C06A7" w:rsidRPr="00EB25AC">
        <w:rPr>
          <w:color w:val="FF0000"/>
        </w:rPr>
        <w:t>multichannel.2022-02-09.tar.gz</w:t>
      </w:r>
      <w:r w:rsidR="003112BB">
        <w:rPr>
          <w:color w:val="FF0000"/>
        </w:rPr>
        <w:t xml:space="preserve"> //</w:t>
      </w:r>
      <w:r w:rsidR="003112BB">
        <w:rPr>
          <w:rFonts w:hint="eastAsia"/>
          <w:color w:val="FF0000"/>
        </w:rPr>
        <w:t xml:space="preserve"> 아래 확인</w:t>
      </w:r>
    </w:p>
    <w:p w14:paraId="0A294B01" w14:textId="1DD29302" w:rsidR="006C4D16" w:rsidRPr="003112BB" w:rsidRDefault="003112BB" w:rsidP="006C4D16">
      <w:pPr>
        <w:rPr>
          <w:color w:val="FF0000"/>
        </w:rPr>
      </w:pPr>
      <w:r>
        <w:rPr>
          <w:rFonts w:hint="eastAsia"/>
        </w:rPr>
        <w:t xml:space="preserve">[root@localhost install]# </w:t>
      </w:r>
      <w:r w:rsidRPr="00EB25AC">
        <w:rPr>
          <w:rFonts w:hint="eastAsia"/>
          <w:color w:val="FF0000"/>
        </w:rPr>
        <w:t xml:space="preserve">tar xvfz </w:t>
      </w:r>
      <w:r w:rsidRPr="003112BB">
        <w:rPr>
          <w:color w:val="FF0000"/>
        </w:rPr>
        <w:t>WEB_MULTI.2022-08-24.tar.gz</w:t>
      </w:r>
    </w:p>
    <w:p w14:paraId="29A7A4CE" w14:textId="7227E941" w:rsidR="002C06A7" w:rsidRPr="002C06A7" w:rsidRDefault="002C06A7" w:rsidP="006C4D16">
      <w:pPr>
        <w:rPr>
          <w:color w:val="548DD4" w:themeColor="text2" w:themeTint="99"/>
        </w:rPr>
      </w:pPr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 xml:space="preserve">tar xvfz </w:t>
      </w:r>
      <w:r w:rsidRPr="002C06A7">
        <w:rPr>
          <w:color w:val="548DD4" w:themeColor="text2" w:themeTint="99"/>
        </w:rPr>
        <w:t>ROOT.2022-02-09.tar.gz</w:t>
      </w:r>
      <w:r w:rsidR="003112BB">
        <w:rPr>
          <w:color w:val="548DD4" w:themeColor="text2" w:themeTint="99"/>
        </w:rPr>
        <w:t xml:space="preserve"> //</w:t>
      </w:r>
      <w:r w:rsidR="003112BB">
        <w:rPr>
          <w:rFonts w:hint="eastAsia"/>
          <w:color w:val="548DD4" w:themeColor="text2" w:themeTint="99"/>
        </w:rPr>
        <w:t>없음</w:t>
      </w:r>
    </w:p>
    <w:p w14:paraId="4A80246D" w14:textId="6EC0C537" w:rsidR="002C06A7" w:rsidRDefault="002C06A7" w:rsidP="006C4D16">
      <w:pPr>
        <w:rPr>
          <w:color w:val="548DD4" w:themeColor="text2" w:themeTint="99"/>
        </w:rPr>
      </w:pPr>
      <w:r>
        <w:rPr>
          <w:rFonts w:hint="eastAsia"/>
        </w:rPr>
        <w:t xml:space="preserve">[root@localhost install]# </w:t>
      </w:r>
      <w:r w:rsidRPr="00EB25AC">
        <w:rPr>
          <w:rFonts w:hint="eastAsia"/>
          <w:color w:val="FF0000"/>
        </w:rPr>
        <w:t xml:space="preserve">tar xvfz </w:t>
      </w:r>
      <w:r w:rsidRPr="00EB25AC">
        <w:rPr>
          <w:color w:val="FF0000"/>
        </w:rPr>
        <w:t>api-server.2022-02-09.tar.gz</w:t>
      </w:r>
      <w:r w:rsidR="003112BB">
        <w:rPr>
          <w:color w:val="FF0000"/>
        </w:rPr>
        <w:t xml:space="preserve"> //</w:t>
      </w:r>
      <w:r w:rsidR="003112BB">
        <w:rPr>
          <w:rFonts w:hint="eastAsia"/>
          <w:color w:val="FF0000"/>
        </w:rPr>
        <w:t>없음</w:t>
      </w:r>
    </w:p>
    <w:p w14:paraId="2BA99210" w14:textId="34E2189B" w:rsidR="002C06A7" w:rsidRPr="002C06A7" w:rsidRDefault="002C06A7" w:rsidP="006C4D16">
      <w:pPr>
        <w:rPr>
          <w:color w:val="548DD4" w:themeColor="text2" w:themeTint="99"/>
        </w:rPr>
      </w:pPr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 xml:space="preserve">tar xvfz </w:t>
      </w:r>
      <w:r w:rsidRPr="002C06A7">
        <w:rPr>
          <w:color w:val="548DD4" w:themeColor="text2" w:themeTint="99"/>
        </w:rPr>
        <w:t>api_sample.2022-02-09.tar.gz</w:t>
      </w:r>
    </w:p>
    <w:p w14:paraId="6D2F2A98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MONWEB.2016-01-28.tar.gz</w:t>
      </w:r>
    </w:p>
    <w:p w14:paraId="45820321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ARS_SOUND.2016-01-28.tar.gz</w:t>
      </w:r>
      <w:r w:rsidR="0064233B">
        <w:rPr>
          <w:color w:val="548DD4" w:themeColor="text2" w:themeTint="99"/>
        </w:rPr>
        <w:t xml:space="preserve">  </w:t>
      </w:r>
    </w:p>
    <w:p w14:paraId="27BED0D9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MOH_SOUND.2016-01-28.tar.gz</w:t>
      </w:r>
    </w:p>
    <w:p w14:paraId="5E5ECFB9" w14:textId="77777777" w:rsidR="006C4D16" w:rsidRDefault="006C4D16" w:rsidP="006C4D16">
      <w:pPr>
        <w:rPr>
          <w:sz w:val="10"/>
          <w:szCs w:val="10"/>
        </w:rPr>
      </w:pPr>
    </w:p>
    <w:p w14:paraId="7653E391" w14:textId="42210D12" w:rsidR="006C4D16" w:rsidRDefault="006C4D16" w:rsidP="006C4D16">
      <w:r>
        <w:rPr>
          <w:rFonts w:hint="eastAsia"/>
        </w:rPr>
        <w:t xml:space="preserve">[root@localhost install]# </w:t>
      </w:r>
      <w:r w:rsidR="005C328D">
        <w:rPr>
          <w:rFonts w:hint="eastAsia"/>
          <w:color w:val="548DD4" w:themeColor="text2" w:themeTint="99"/>
        </w:rPr>
        <w:t>scp</w:t>
      </w:r>
      <w:r>
        <w:rPr>
          <w:rFonts w:hint="eastAsia"/>
          <w:color w:val="548DD4" w:themeColor="text2" w:themeTint="99"/>
        </w:rPr>
        <w:t xml:space="preserve"> </w:t>
      </w:r>
      <w:r w:rsidR="006C2E47">
        <w:rPr>
          <w:color w:val="548DD4" w:themeColor="text2" w:themeTint="99"/>
        </w:rPr>
        <w:t>-</w:t>
      </w:r>
      <w:r w:rsidR="005C328D">
        <w:rPr>
          <w:color w:val="548DD4" w:themeColor="text2" w:themeTint="99"/>
        </w:rPr>
        <w:t xml:space="preserve">r </w:t>
      </w:r>
      <w:r>
        <w:rPr>
          <w:rFonts w:hint="eastAsia"/>
          <w:color w:val="548DD4" w:themeColor="text2" w:themeTint="99"/>
        </w:rPr>
        <w:t>etc/asterisk/* /etc/asterisk/</w:t>
      </w:r>
    </w:p>
    <w:p w14:paraId="0B4E1915" w14:textId="700581D0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mv home/ippbxmng/lib /home/ippbxmng/</w:t>
      </w:r>
    </w:p>
    <w:p w14:paraId="4E24E137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mv home/ippbxmng/src /home/ippbxmng/</w:t>
      </w:r>
    </w:p>
    <w:p w14:paraId="77E0E9B9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mv usr/local/tomcat/webapps/ipcc /usr/local/tomcat/webapps/</w:t>
      </w:r>
    </w:p>
    <w:p w14:paraId="0A7349E2" w14:textId="77777777" w:rsidR="006C4D16" w:rsidRDefault="006C4D16" w:rsidP="006C4D16">
      <w:pPr>
        <w:rPr>
          <w:color w:val="548DD4" w:themeColor="text2" w:themeTint="99"/>
        </w:rPr>
      </w:pPr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mv usr/local/tomcat/webapps/monit /usr/local/tomcat/webapps/</w:t>
      </w:r>
    </w:p>
    <w:p w14:paraId="21D985A1" w14:textId="1BE2EB45" w:rsidR="0071275D" w:rsidRPr="005870F2" w:rsidRDefault="0071275D" w:rsidP="006C4D16">
      <w:pPr>
        <w:rPr>
          <w:color w:val="5F497A" w:themeColor="accent4" w:themeShade="BF"/>
          <w:rPrChange w:id="878" w:author="박 성진" w:date="2023-06-15T19:59:00Z">
            <w:rPr>
              <w:color w:val="548DD4" w:themeColor="text2" w:themeTint="99"/>
            </w:rPr>
          </w:rPrChange>
        </w:rPr>
      </w:pPr>
      <w:r w:rsidRPr="005870F2">
        <w:rPr>
          <w:color w:val="5F497A" w:themeColor="accent4" w:themeShade="BF"/>
          <w:rPrChange w:id="879" w:author="박 성진" w:date="2023-06-15T19:59:00Z">
            <w:rPr/>
          </w:rPrChange>
        </w:rPr>
        <w:t xml:space="preserve">[root@localhost install]# mv api-server.war </w:t>
      </w:r>
      <w:ins w:id="880" w:author="박 성진" w:date="2023-06-15T19:59:00Z">
        <w:r w:rsidR="005870F2" w:rsidRPr="005870F2">
          <w:rPr>
            <w:color w:val="5F497A" w:themeColor="accent4" w:themeShade="BF"/>
          </w:rPr>
          <w:t>/usr/local/tomcat/webapps-javaee</w:t>
        </w:r>
        <w:r w:rsidR="005870F2">
          <w:rPr>
            <w:color w:val="5F497A" w:themeColor="accent4" w:themeShade="BF"/>
          </w:rPr>
          <w:t>/</w:t>
        </w:r>
      </w:ins>
      <w:del w:id="881" w:author="박 성진" w:date="2023-06-15T19:59:00Z">
        <w:r w:rsidRPr="005870F2" w:rsidDel="005870F2">
          <w:rPr>
            <w:color w:val="5F497A" w:themeColor="accent4" w:themeShade="BF"/>
            <w:rPrChange w:id="882" w:author="박 성진" w:date="2023-06-15T19:59:00Z">
              <w:rPr>
                <w:color w:val="548DD4" w:themeColor="text2" w:themeTint="99"/>
              </w:rPr>
            </w:rPrChange>
          </w:rPr>
          <w:delText>/usr/local/tomcat/webapps/</w:delText>
        </w:r>
      </w:del>
    </w:p>
    <w:p w14:paraId="2C42B888" w14:textId="0F7E7F43" w:rsidR="0071275D" w:rsidRPr="005870F2" w:rsidRDefault="0071275D" w:rsidP="006C4D16">
      <w:pPr>
        <w:rPr>
          <w:color w:val="5F497A" w:themeColor="accent4" w:themeShade="BF"/>
          <w:rPrChange w:id="883" w:author="박 성진" w:date="2023-06-15T19:59:00Z">
            <w:rPr>
              <w:color w:val="548DD4" w:themeColor="text2" w:themeTint="99"/>
            </w:rPr>
          </w:rPrChange>
        </w:rPr>
      </w:pPr>
      <w:r w:rsidRPr="005870F2">
        <w:rPr>
          <w:color w:val="5F497A" w:themeColor="accent4" w:themeShade="BF"/>
          <w:rPrChange w:id="884" w:author="박 성진" w:date="2023-06-15T19:59:00Z">
            <w:rPr/>
          </w:rPrChange>
        </w:rPr>
        <w:t xml:space="preserve">[root@localhost install]# mv ubiz.war </w:t>
      </w:r>
      <w:ins w:id="885" w:author="박 성진" w:date="2023-06-15T19:59:00Z">
        <w:r w:rsidR="005870F2" w:rsidRPr="005870F2">
          <w:rPr>
            <w:color w:val="5F497A" w:themeColor="accent4" w:themeShade="BF"/>
          </w:rPr>
          <w:t>/usr/local/tomcat/webapps-javaee</w:t>
        </w:r>
        <w:r w:rsidR="005870F2">
          <w:rPr>
            <w:color w:val="5F497A" w:themeColor="accent4" w:themeShade="BF"/>
          </w:rPr>
          <w:t>/</w:t>
        </w:r>
      </w:ins>
      <w:del w:id="886" w:author="박 성진" w:date="2023-06-15T19:59:00Z">
        <w:r w:rsidRPr="005870F2" w:rsidDel="005870F2">
          <w:rPr>
            <w:color w:val="5F497A" w:themeColor="accent4" w:themeShade="BF"/>
            <w:rPrChange w:id="887" w:author="박 성진" w:date="2023-06-15T19:59:00Z">
              <w:rPr>
                <w:color w:val="548DD4" w:themeColor="text2" w:themeTint="99"/>
              </w:rPr>
            </w:rPrChange>
          </w:rPr>
          <w:delText>/usr/local/tomcat/webapps/</w:delText>
        </w:r>
      </w:del>
    </w:p>
    <w:p w14:paraId="3934CF24" w14:textId="036CD89A" w:rsidR="002C06A7" w:rsidRPr="003733B2" w:rsidRDefault="002C06A7" w:rsidP="006C4D16">
      <w:pPr>
        <w:rPr>
          <w:color w:val="FF0000"/>
        </w:rPr>
      </w:pPr>
      <w:r w:rsidRPr="003733B2">
        <w:rPr>
          <w:rFonts w:hint="eastAsia"/>
          <w:color w:val="FF0000"/>
        </w:rPr>
        <w:t>[root@localhost install]# mv usr/local/tomcat/webapps/ROOT /usr/local/tomcat/webapps/</w:t>
      </w:r>
      <w:r w:rsidR="003733B2" w:rsidRPr="003733B2">
        <w:rPr>
          <w:color w:val="FF0000"/>
        </w:rPr>
        <w:t xml:space="preserve"> - </w:t>
      </w:r>
      <w:r w:rsidR="003733B2" w:rsidRPr="003733B2">
        <w:rPr>
          <w:rFonts w:hint="eastAsia"/>
          <w:color w:val="FF0000"/>
        </w:rPr>
        <w:t>없어</w:t>
      </w:r>
    </w:p>
    <w:p w14:paraId="03E61755" w14:textId="148F3D51" w:rsidR="006C4D16" w:rsidRDefault="006C4D16" w:rsidP="006C4D16">
      <w:r>
        <w:rPr>
          <w:rFonts w:hint="eastAsia"/>
        </w:rPr>
        <w:t xml:space="preserve">[root@localhost install]# </w:t>
      </w:r>
      <w:r w:rsidR="006C2E47">
        <w:rPr>
          <w:rFonts w:hint="eastAsia"/>
          <w:color w:val="548DD4" w:themeColor="text2" w:themeTint="99"/>
        </w:rPr>
        <w:t>scp -r</w:t>
      </w:r>
      <w:r>
        <w:rPr>
          <w:rFonts w:hint="eastAsia"/>
          <w:color w:val="548DD4" w:themeColor="text2" w:themeTint="99"/>
        </w:rPr>
        <w:t xml:space="preserve"> var/lib/asterisk/sounds</w:t>
      </w:r>
      <w:r w:rsidR="000559AD">
        <w:rPr>
          <w:color w:val="548DD4" w:themeColor="text2" w:themeTint="99"/>
        </w:rPr>
        <w:t>/ars</w:t>
      </w:r>
      <w:r>
        <w:rPr>
          <w:rFonts w:hint="eastAsia"/>
          <w:color w:val="548DD4" w:themeColor="text2" w:themeTint="99"/>
        </w:rPr>
        <w:t xml:space="preserve"> /var/lib/asterisk/</w:t>
      </w:r>
      <w:r w:rsidR="00EE6CC0">
        <w:rPr>
          <w:color w:val="548DD4" w:themeColor="text2" w:themeTint="99"/>
        </w:rPr>
        <w:t>sounds/</w:t>
      </w:r>
    </w:p>
    <w:p w14:paraId="2D19BC25" w14:textId="11CED12A" w:rsidR="006C4D16" w:rsidRDefault="006C4D16" w:rsidP="006C4D16">
      <w:pPr>
        <w:rPr>
          <w:color w:val="548DD4" w:themeColor="text2" w:themeTint="99"/>
        </w:rPr>
      </w:pPr>
      <w:r>
        <w:rPr>
          <w:rFonts w:hint="eastAsia"/>
        </w:rPr>
        <w:t xml:space="preserve">[root@localhost install]# </w:t>
      </w:r>
      <w:r w:rsidR="005C328D">
        <w:rPr>
          <w:rFonts w:hint="eastAsia"/>
          <w:color w:val="548DD4" w:themeColor="text2" w:themeTint="99"/>
        </w:rPr>
        <w:t>scp -r</w:t>
      </w:r>
      <w:r>
        <w:rPr>
          <w:rFonts w:hint="eastAsia"/>
          <w:color w:val="548DD4" w:themeColor="text2" w:themeTint="99"/>
        </w:rPr>
        <w:t xml:space="preserve"> var/lib/asterisk/moh</w:t>
      </w:r>
      <w:r w:rsidR="005C328D">
        <w:rPr>
          <w:rFonts w:hint="eastAsia"/>
          <w:color w:val="548DD4" w:themeColor="text2" w:themeTint="99"/>
        </w:rPr>
        <w:t xml:space="preserve"> /var/lib/asterisk</w:t>
      </w:r>
    </w:p>
    <w:p w14:paraId="3D8D79D2" w14:textId="2E103066" w:rsidR="005607E2" w:rsidRDefault="005607E2" w:rsidP="006C4D16">
      <w:pPr>
        <w:rPr>
          <w:color w:val="548DD4" w:themeColor="text2" w:themeTint="99"/>
        </w:rPr>
      </w:pPr>
      <w:r w:rsidRPr="005607E2">
        <w:t>[root@</w:t>
      </w:r>
      <w:r w:rsidRPr="005607E2">
        <w:rPr>
          <w:rFonts w:hint="eastAsia"/>
        </w:rPr>
        <w:t xml:space="preserve"> </w:t>
      </w:r>
      <w:r>
        <w:rPr>
          <w:rFonts w:hint="eastAsia"/>
        </w:rPr>
        <w:t>localhost</w:t>
      </w:r>
      <w:r w:rsidRPr="005607E2">
        <w:t xml:space="preserve"> webapps]#</w:t>
      </w:r>
      <w:r w:rsidRPr="005607E2">
        <w:rPr>
          <w:color w:val="548DD4" w:themeColor="text2" w:themeTint="99"/>
        </w:rPr>
        <w:t xml:space="preserve">cd </w:t>
      </w:r>
      <w:r>
        <w:rPr>
          <w:rFonts w:hint="eastAsia"/>
          <w:color w:val="548DD4" w:themeColor="text2" w:themeTint="99"/>
        </w:rPr>
        <w:t>/usr/local/tomcat/webapps</w:t>
      </w:r>
      <w:ins w:id="888" w:author="Microsoft 계정" w:date="2023-07-06T14:38:00Z">
        <w:r w:rsidR="00E053C8">
          <w:rPr>
            <w:color w:val="548DD4" w:themeColor="text2" w:themeTint="99"/>
          </w:rPr>
          <w:t>-javaee</w:t>
        </w:r>
      </w:ins>
      <w:r>
        <w:rPr>
          <w:rFonts w:hint="eastAsia"/>
          <w:color w:val="548DD4" w:themeColor="text2" w:themeTint="99"/>
        </w:rPr>
        <w:t>/</w:t>
      </w:r>
    </w:p>
    <w:p w14:paraId="3E76B87E" w14:textId="6B9093D6" w:rsidR="00460022" w:rsidRPr="00460022" w:rsidRDefault="005607E2" w:rsidP="006C4D16">
      <w:pPr>
        <w:rPr>
          <w:color w:val="548DD4" w:themeColor="text2" w:themeTint="99"/>
        </w:rPr>
      </w:pPr>
      <w:r w:rsidRPr="005607E2">
        <w:t>[root@</w:t>
      </w:r>
      <w:r w:rsidRPr="005607E2">
        <w:rPr>
          <w:rFonts w:hint="eastAsia"/>
        </w:rPr>
        <w:t xml:space="preserve"> </w:t>
      </w:r>
      <w:r>
        <w:rPr>
          <w:rFonts w:hint="eastAsia"/>
        </w:rPr>
        <w:t>localhost</w:t>
      </w:r>
      <w:r w:rsidRPr="005607E2">
        <w:t xml:space="preserve"> webapps]#</w:t>
      </w:r>
      <w:r w:rsidRPr="002645DA">
        <w:rPr>
          <w:color w:val="548DD4" w:themeColor="text2" w:themeTint="99"/>
          <w:u w:val="single"/>
        </w:rPr>
        <w:t>mv ubiz.war ROOT.war</w:t>
      </w:r>
      <w:r w:rsidR="00460022">
        <w:rPr>
          <w:color w:val="548DD4" w:themeColor="text2" w:themeTint="99"/>
        </w:rPr>
        <w:t xml:space="preserve">  (</w:t>
      </w:r>
      <w:r w:rsidR="00460022">
        <w:rPr>
          <w:rFonts w:hint="eastAsia"/>
          <w:color w:val="548DD4" w:themeColor="text2" w:themeTint="99"/>
        </w:rPr>
        <w:t>프리미엄일 때만,</w:t>
      </w:r>
      <w:r w:rsidR="00460022">
        <w:rPr>
          <w:color w:val="548DD4" w:themeColor="text2" w:themeTint="99"/>
        </w:rPr>
        <w:t xml:space="preserve"> </w:t>
      </w:r>
      <w:r w:rsidR="00460022">
        <w:rPr>
          <w:rFonts w:hint="eastAsia"/>
          <w:color w:val="548DD4" w:themeColor="text2" w:themeTint="99"/>
        </w:rPr>
        <w:t xml:space="preserve">멀티채널은 </w:t>
      </w:r>
      <w:r w:rsidR="00460022">
        <w:rPr>
          <w:color w:val="548DD4" w:themeColor="text2" w:themeTint="99"/>
        </w:rPr>
        <w:t>ubiz</w:t>
      </w:r>
      <w:r w:rsidR="00460022">
        <w:rPr>
          <w:rFonts w:hint="eastAsia"/>
          <w:color w:val="548DD4" w:themeColor="text2" w:themeTint="99"/>
        </w:rPr>
        <w:t>로)</w:t>
      </w:r>
    </w:p>
    <w:p w14:paraId="4F53ADFC" w14:textId="77777777" w:rsidR="00281338" w:rsidRDefault="00A757A2" w:rsidP="00A652E8">
      <w:pPr>
        <w:rPr>
          <w:b/>
          <w:lang w:val="fr-FR"/>
        </w:rPr>
      </w:pPr>
      <w:r w:rsidRPr="00D069BA">
        <w:rPr>
          <w:rFonts w:hint="eastAsia"/>
          <w:b/>
          <w:lang w:val="fr-FR"/>
        </w:rPr>
        <w:t># DB</w:t>
      </w:r>
      <w:r w:rsidRPr="00D069BA">
        <w:rPr>
          <w:b/>
          <w:lang w:val="fr-FR"/>
        </w:rPr>
        <w:t xml:space="preserve"> </w:t>
      </w:r>
      <w:r w:rsidRPr="00D069BA">
        <w:rPr>
          <w:rFonts w:hint="eastAsia"/>
          <w:b/>
          <w:lang w:val="fr-FR"/>
        </w:rPr>
        <w:t>설정적용</w:t>
      </w:r>
    </w:p>
    <w:p w14:paraId="71319C1A" w14:textId="48A82350" w:rsidR="005607E2" w:rsidRPr="00D069BA" w:rsidRDefault="005607E2" w:rsidP="00A652E8">
      <w:pPr>
        <w:rPr>
          <w:b/>
          <w:lang w:val="fr-FR"/>
        </w:rPr>
      </w:pPr>
      <w:r w:rsidRPr="005607E2">
        <w:rPr>
          <w:lang w:val="fr-FR"/>
        </w:rPr>
        <w:t>[root@localhost install]#</w:t>
      </w:r>
      <w:r w:rsidRPr="005607E2">
        <w:rPr>
          <w:rFonts w:hint="eastAsia"/>
          <w:color w:val="548DD4" w:themeColor="text2" w:themeTint="99"/>
        </w:rPr>
        <w:t xml:space="preserve"> </w:t>
      </w:r>
      <w:r>
        <w:rPr>
          <w:rFonts w:hint="eastAsia"/>
          <w:color w:val="548DD4" w:themeColor="text2" w:themeTint="99"/>
        </w:rPr>
        <w:t>cd /home/ippbxmng/install</w:t>
      </w:r>
    </w:p>
    <w:p w14:paraId="58466E84" w14:textId="4D0AF090" w:rsidR="00173F46" w:rsidRPr="005607E2" w:rsidRDefault="006F1799" w:rsidP="002A3410">
      <w:pPr>
        <w:rPr>
          <w:lang w:val="fr-FR"/>
        </w:rPr>
      </w:pPr>
      <w:r w:rsidRPr="005607E2">
        <w:rPr>
          <w:lang w:val="fr-FR"/>
        </w:rPr>
        <w:t xml:space="preserve">[root@localhost install]# </w:t>
      </w:r>
      <w:r w:rsidR="00504CBF" w:rsidRPr="005607E2">
        <w:rPr>
          <w:rFonts w:hint="eastAsia"/>
          <w:color w:val="31849B" w:themeColor="accent5" w:themeShade="BF"/>
          <w:lang w:val="fr-FR"/>
        </w:rPr>
        <w:t xml:space="preserve">vim </w:t>
      </w:r>
      <w:r w:rsidR="005607E2" w:rsidRPr="005607E2">
        <w:rPr>
          <w:color w:val="31849B" w:themeColor="accent5" w:themeShade="BF"/>
          <w:lang w:val="fr-FR"/>
        </w:rPr>
        <w:t>SCH</w:t>
      </w:r>
      <w:r w:rsidR="002A3889">
        <w:rPr>
          <w:color w:val="31849B" w:themeColor="accent5" w:themeShade="BF"/>
          <w:lang w:val="fr-FR"/>
        </w:rPr>
        <w:t>EM</w:t>
      </w:r>
      <w:r w:rsidR="005607E2" w:rsidRPr="005607E2">
        <w:rPr>
          <w:color w:val="31849B" w:themeColor="accent5" w:themeShade="BF"/>
          <w:lang w:val="fr-FR"/>
        </w:rPr>
        <w:t>A.</w:t>
      </w:r>
      <w:r w:rsidR="00504CBF" w:rsidRPr="005607E2">
        <w:rPr>
          <w:color w:val="31849B" w:themeColor="accent5" w:themeShade="BF"/>
          <w:lang w:val="fr-FR"/>
        </w:rPr>
        <w:t>-</w:t>
      </w:r>
      <w:r w:rsidR="00504CBF" w:rsidRPr="00F25773">
        <w:rPr>
          <w:rFonts w:hint="eastAsia"/>
          <w:color w:val="548DD4" w:themeColor="text2" w:themeTint="99"/>
        </w:rPr>
        <w:t>탭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1799" w14:paraId="328A2916" w14:textId="77777777" w:rsidTr="006F1799">
        <w:tc>
          <w:tcPr>
            <w:tcW w:w="10456" w:type="dxa"/>
          </w:tcPr>
          <w:p w14:paraId="210AB338" w14:textId="195540AB" w:rsidR="006F1799" w:rsidRDefault="006F1799" w:rsidP="006F1799">
            <w:r w:rsidRPr="005607E2">
              <w:rPr>
                <w:lang w:val="fr-FR"/>
              </w:rPr>
              <w:t>:%s/^)\ ENGINE=MyISAM\ AUTO_INCR</w:t>
            </w:r>
            <w:r w:rsidR="002A3889">
              <w:rPr>
                <w:lang w:val="fr-FR"/>
              </w:rPr>
              <w:t>EM</w:t>
            </w:r>
            <w:r w:rsidRPr="005607E2">
              <w:rPr>
                <w:lang w:val="fr-FR"/>
              </w:rPr>
              <w:t>ENT=\d\+\ DEFAULT\ CHARSET=utf8;$/)\ ENGINE=MyISAM\ AUTO_INCR</w:t>
            </w:r>
            <w:r w:rsidR="002A3889">
              <w:rPr>
                <w:lang w:val="fr-FR"/>
              </w:rPr>
              <w:t>EM</w:t>
            </w:r>
            <w:r w:rsidRPr="005607E2">
              <w:rPr>
                <w:lang w:val="fr-FR"/>
              </w:rPr>
              <w:t>ENT=1\ DEFAULT\ CHARSET=</w:t>
            </w:r>
            <w:r>
              <w:t>utf8;/g</w:t>
            </w:r>
          </w:p>
        </w:tc>
      </w:tr>
      <w:tr w:rsidR="00EA2C3A" w14:paraId="196474C8" w14:textId="77777777" w:rsidTr="006F1799">
        <w:tc>
          <w:tcPr>
            <w:tcW w:w="10456" w:type="dxa"/>
          </w:tcPr>
          <w:p w14:paraId="7956FE3D" w14:textId="655E7D25" w:rsidR="00EA2C3A" w:rsidRPr="00EA2C3A" w:rsidRDefault="00EA2C3A" w:rsidP="006F1799">
            <w:r>
              <w:t>:%s/^)\ ENGINE=MyISAM\ AUTO_INCR</w:t>
            </w:r>
            <w:r w:rsidR="002A3889">
              <w:t>EM</w:t>
            </w:r>
            <w:r>
              <w:t xml:space="preserve">ENT=\d\+\ DEFAULT\ CHARSET=utf8\ </w:t>
            </w:r>
            <w:r w:rsidRPr="00EA2C3A">
              <w:t>ROW_FORMAT=DYNAMIC</w:t>
            </w:r>
            <w:r>
              <w:t>;$/)\ ENGINE=MyISAM\ AUTO_INCR</w:t>
            </w:r>
            <w:r w:rsidR="002A3889">
              <w:t>EM</w:t>
            </w:r>
            <w:r>
              <w:t xml:space="preserve">ENT=1\ DEFAULT\ CHARSET=utf8\ </w:t>
            </w:r>
            <w:r w:rsidRPr="00EA2C3A">
              <w:t>ROW_FORMAT=DYNAMIC</w:t>
            </w:r>
            <w:r>
              <w:t>;/g</w:t>
            </w:r>
          </w:p>
        </w:tc>
      </w:tr>
    </w:tbl>
    <w:p w14:paraId="3DE0D1A2" w14:textId="77777777" w:rsidR="006F1799" w:rsidRPr="00204F9B" w:rsidRDefault="006F1799" w:rsidP="002A3410">
      <w:pPr>
        <w:rPr>
          <w:sz w:val="10"/>
          <w:szCs w:val="10"/>
        </w:rPr>
      </w:pPr>
    </w:p>
    <w:p w14:paraId="74D6F76F" w14:textId="4B009203" w:rsidR="0092563F" w:rsidRDefault="0092563F" w:rsidP="0092563F">
      <w:r>
        <w:t xml:space="preserve">[root@localhost install]# </w:t>
      </w:r>
      <w:r w:rsidRPr="003A3DB1">
        <w:rPr>
          <w:rFonts w:hint="eastAsia"/>
          <w:color w:val="31849B" w:themeColor="accent5" w:themeShade="BF"/>
        </w:rPr>
        <w:t xml:space="preserve">vim </w:t>
      </w:r>
      <w:r>
        <w:rPr>
          <w:color w:val="31849B" w:themeColor="accent5" w:themeShade="BF"/>
        </w:rPr>
        <w:t>CUSTOMDB_</w:t>
      </w:r>
      <w:r w:rsidR="005607E2">
        <w:rPr>
          <w:color w:val="31849B" w:themeColor="accent5" w:themeShade="BF"/>
        </w:rPr>
        <w:t>SCH</w:t>
      </w:r>
      <w:r w:rsidR="002A3889">
        <w:rPr>
          <w:color w:val="31849B" w:themeColor="accent5" w:themeShade="BF"/>
        </w:rPr>
        <w:t>EM</w:t>
      </w:r>
      <w:r w:rsidR="005607E2">
        <w:rPr>
          <w:color w:val="31849B" w:themeColor="accent5" w:themeShade="BF"/>
        </w:rPr>
        <w:t>A.</w:t>
      </w:r>
      <w:r w:rsidRPr="003A3DB1">
        <w:rPr>
          <w:color w:val="31849B" w:themeColor="accent5" w:themeShade="BF"/>
        </w:rPr>
        <w:t>-</w:t>
      </w:r>
      <w:r w:rsidRPr="00F25773">
        <w:rPr>
          <w:rFonts w:hint="eastAsia"/>
          <w:color w:val="548DD4" w:themeColor="text2" w:themeTint="99"/>
        </w:rPr>
        <w:t>탭</w:t>
      </w:r>
      <w:r w:rsidR="00C10735">
        <w:rPr>
          <w:rFonts w:hint="eastAsia"/>
          <w:color w:val="548DD4" w:themeColor="text2" w:themeTint="99"/>
        </w:rPr>
        <w:t xml:space="preserve">  - </w:t>
      </w:r>
      <w:r w:rsidR="00C10735" w:rsidRPr="00C10735">
        <w:rPr>
          <w:rFonts w:hint="eastAsia"/>
          <w:color w:val="FF0000"/>
        </w:rPr>
        <w:t>없으면 패스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2563F" w14:paraId="14282066" w14:textId="77777777" w:rsidTr="0092563F">
        <w:tc>
          <w:tcPr>
            <w:tcW w:w="10456" w:type="dxa"/>
          </w:tcPr>
          <w:p w14:paraId="75DF5761" w14:textId="3DC8D863" w:rsidR="0092563F" w:rsidRDefault="0092563F" w:rsidP="0092563F">
            <w:r w:rsidRPr="005607E2">
              <w:rPr>
                <w:color w:val="FF0000"/>
              </w:rPr>
              <w:t>:%s/^)\ ENGINE=MyISAM\ AUTO_INCR</w:t>
            </w:r>
            <w:r w:rsidR="002A3889">
              <w:rPr>
                <w:color w:val="FF0000"/>
              </w:rPr>
              <w:t>EM</w:t>
            </w:r>
            <w:r w:rsidRPr="005607E2">
              <w:rPr>
                <w:color w:val="FF0000"/>
              </w:rPr>
              <w:t>ENT=\d\+\ DEFAULT\ CHARSET=utf8;$/)\ ENGINE=MyISAM\ AUTO_INCR</w:t>
            </w:r>
            <w:r w:rsidR="002A3889">
              <w:rPr>
                <w:color w:val="FF0000"/>
              </w:rPr>
              <w:t>EM</w:t>
            </w:r>
            <w:r w:rsidRPr="005607E2">
              <w:rPr>
                <w:color w:val="FF0000"/>
              </w:rPr>
              <w:t>ENT=1\ DEFAULT\ CHARSET=utf8;/g</w:t>
            </w:r>
            <w:r w:rsidR="00AD4099" w:rsidRPr="005607E2">
              <w:rPr>
                <w:color w:val="FF0000"/>
              </w:rPr>
              <w:t xml:space="preserve"> – </w:t>
            </w:r>
            <w:r w:rsidR="00AD4099" w:rsidRPr="005607E2">
              <w:rPr>
                <w:rFonts w:hint="eastAsia"/>
                <w:color w:val="FF0000"/>
              </w:rPr>
              <w:t>사용하지마</w:t>
            </w:r>
          </w:p>
        </w:tc>
      </w:tr>
      <w:tr w:rsidR="0092563F" w14:paraId="6EB8205E" w14:textId="77777777" w:rsidTr="0092563F">
        <w:tc>
          <w:tcPr>
            <w:tcW w:w="10456" w:type="dxa"/>
          </w:tcPr>
          <w:p w14:paraId="626F9BC8" w14:textId="2CBFD09A" w:rsidR="0092563F" w:rsidRPr="00EA2C3A" w:rsidRDefault="00AD4099" w:rsidP="0092563F">
            <w:r w:rsidRPr="00E97709">
              <w:t>:%s/AUTO_INCR</w:t>
            </w:r>
            <w:r w:rsidR="002A3889">
              <w:t>EM</w:t>
            </w:r>
            <w:r w:rsidRPr="00E97709">
              <w:t>ENT=\d\+\ DEFAULT/AUTO_INCR</w:t>
            </w:r>
            <w:r w:rsidR="002A3889">
              <w:t>EM</w:t>
            </w:r>
            <w:r w:rsidRPr="00E97709">
              <w:t>ENT=1\ DEFAULT/g</w:t>
            </w:r>
          </w:p>
        </w:tc>
      </w:tr>
    </w:tbl>
    <w:p w14:paraId="28BEB8C0" w14:textId="77777777" w:rsidR="0092563F" w:rsidRPr="0092563F" w:rsidRDefault="0092563F" w:rsidP="002A3410"/>
    <w:p w14:paraId="37C2684E" w14:textId="77777777" w:rsidR="0092563F" w:rsidRDefault="0092563F" w:rsidP="002A3410"/>
    <w:p w14:paraId="382847E9" w14:textId="36ADF1F3" w:rsidR="00173F46" w:rsidRDefault="00173F46" w:rsidP="002A3410">
      <w:pPr>
        <w:rPr>
          <w:color w:val="548DD4" w:themeColor="text2" w:themeTint="99"/>
        </w:rPr>
      </w:pPr>
      <w:r>
        <w:t xml:space="preserve">[root@localhost install]# </w:t>
      </w:r>
      <w:r w:rsidRPr="00F25773">
        <w:rPr>
          <w:color w:val="548DD4" w:themeColor="text2" w:themeTint="99"/>
        </w:rPr>
        <w:t xml:space="preserve">mysql -ueicn -peicnrw eicn &lt; </w:t>
      </w:r>
      <w:r w:rsidR="00A757A2" w:rsidRPr="00A757A2">
        <w:rPr>
          <w:rFonts w:hint="eastAsia"/>
          <w:color w:val="548DD4" w:themeColor="text2" w:themeTint="99"/>
        </w:rPr>
        <w:t>SCH</w:t>
      </w:r>
      <w:r w:rsidR="002A3889">
        <w:rPr>
          <w:rFonts w:hint="eastAsia"/>
          <w:color w:val="548DD4" w:themeColor="text2" w:themeTint="99"/>
        </w:rPr>
        <w:t>EM</w:t>
      </w:r>
      <w:r w:rsidR="00A757A2" w:rsidRPr="00A757A2">
        <w:rPr>
          <w:rFonts w:hint="eastAsia"/>
          <w:color w:val="548DD4" w:themeColor="text2" w:themeTint="99"/>
        </w:rPr>
        <w:t>A.</w:t>
      </w:r>
      <w:r w:rsidR="00884BC4">
        <w:rPr>
          <w:color w:val="548DD4" w:themeColor="text2" w:themeTint="99"/>
        </w:rPr>
        <w:t>2016-01-28.sql</w:t>
      </w:r>
      <w:r w:rsidRPr="00F25773">
        <w:rPr>
          <w:color w:val="548DD4" w:themeColor="text2" w:themeTint="99"/>
        </w:rPr>
        <w:t xml:space="preserve"> </w:t>
      </w:r>
    </w:p>
    <w:p w14:paraId="7C5B8BBC" w14:textId="72ED7052" w:rsidR="00B92190" w:rsidRPr="00B92190" w:rsidRDefault="00B92190" w:rsidP="002A3410">
      <w:pPr>
        <w:rPr>
          <w:color w:val="548DD4" w:themeColor="text2" w:themeTint="99"/>
        </w:rPr>
      </w:pPr>
      <w:r>
        <w:t xml:space="preserve">[root@localhost install]# </w:t>
      </w:r>
      <w:r w:rsidRPr="00F25773">
        <w:rPr>
          <w:color w:val="548DD4" w:themeColor="text2" w:themeTint="99"/>
        </w:rPr>
        <w:t>mysql -ueicn -peicnrw</w:t>
      </w:r>
      <w:r w:rsidR="00651703">
        <w:rPr>
          <w:color w:val="548DD4" w:themeColor="text2" w:themeTint="99"/>
        </w:rPr>
        <w:t xml:space="preserve"> CUSTOMDB</w:t>
      </w:r>
      <w:r w:rsidRPr="00F25773">
        <w:rPr>
          <w:color w:val="548DD4" w:themeColor="text2" w:themeTint="99"/>
        </w:rPr>
        <w:t xml:space="preserve"> &lt; </w:t>
      </w:r>
      <w:r w:rsidRPr="00B92190">
        <w:rPr>
          <w:color w:val="548DD4" w:themeColor="text2" w:themeTint="99"/>
        </w:rPr>
        <w:t>CUSTOMDB_SCH</w:t>
      </w:r>
      <w:r w:rsidR="002A3889">
        <w:rPr>
          <w:color w:val="548DD4" w:themeColor="text2" w:themeTint="99"/>
        </w:rPr>
        <w:t>EM</w:t>
      </w:r>
      <w:r w:rsidRPr="00B92190">
        <w:rPr>
          <w:color w:val="548DD4" w:themeColor="text2" w:themeTint="99"/>
        </w:rPr>
        <w:t>A.2018-03-21.sql</w:t>
      </w:r>
      <w:r w:rsidR="00C10735">
        <w:rPr>
          <w:color w:val="548DD4" w:themeColor="text2" w:themeTint="99"/>
        </w:rPr>
        <w:t xml:space="preserve"> – </w:t>
      </w:r>
      <w:r w:rsidR="00C10735" w:rsidRPr="00C10735">
        <w:rPr>
          <w:rFonts w:hint="eastAsia"/>
          <w:color w:val="FF0000"/>
        </w:rPr>
        <w:t>없으면 패스</w:t>
      </w:r>
    </w:p>
    <w:p w14:paraId="15068852" w14:textId="77777777" w:rsidR="00884BC4" w:rsidRDefault="00884BC4" w:rsidP="00884BC4">
      <w:pPr>
        <w:rPr>
          <w:color w:val="548DD4" w:themeColor="text2" w:themeTint="99"/>
        </w:rPr>
      </w:pPr>
      <w:r>
        <w:t xml:space="preserve">[root@localhost install]# </w:t>
      </w:r>
      <w:r>
        <w:rPr>
          <w:color w:val="548DD4" w:themeColor="text2" w:themeTint="99"/>
          <w:lang w:val="fr-FR"/>
        </w:rPr>
        <w:t xml:space="preserve">mysql -ueicn -peicnrw CONFIGDB &lt; </w:t>
      </w:r>
      <w:r w:rsidRPr="00884BC4">
        <w:rPr>
          <w:color w:val="548DD4" w:themeColor="text2" w:themeTint="99"/>
          <w:lang w:val="fr-FR"/>
        </w:rPr>
        <w:t>menu_basic.</w:t>
      </w:r>
      <w:r>
        <w:rPr>
          <w:color w:val="548DD4" w:themeColor="text2" w:themeTint="99"/>
        </w:rPr>
        <w:t>2016-01-28.sql</w:t>
      </w:r>
    </w:p>
    <w:p w14:paraId="71192CFC" w14:textId="77777777" w:rsidR="00884BC4" w:rsidRPr="00884BC4" w:rsidRDefault="00884BC4" w:rsidP="00135559"/>
    <w:p w14:paraId="5F0CA02F" w14:textId="00A6C76B" w:rsidR="00135559" w:rsidRDefault="00135559" w:rsidP="00135559">
      <w:pPr>
        <w:rPr>
          <w:color w:val="548DD4" w:themeColor="text2" w:themeTint="99"/>
        </w:rPr>
      </w:pPr>
      <w:r>
        <w:t xml:space="preserve">[root@localhost install]# </w:t>
      </w:r>
      <w:r w:rsidRPr="00F25773">
        <w:rPr>
          <w:color w:val="548DD4" w:themeColor="text2" w:themeTint="99"/>
          <w:lang w:val="fr-FR"/>
        </w:rPr>
        <w:t>mysql -ueicn -peicnrw eicn &lt; menu_</w:t>
      </w:r>
      <w:r>
        <w:rPr>
          <w:rFonts w:hint="eastAsia"/>
          <w:color w:val="548DD4" w:themeColor="text2" w:themeTint="99"/>
          <w:lang w:val="fr-FR"/>
        </w:rPr>
        <w:t>table</w:t>
      </w:r>
      <w:r w:rsidR="00A757A2">
        <w:rPr>
          <w:color w:val="548DD4" w:themeColor="text2" w:themeTint="99"/>
          <w:lang w:val="fr-FR"/>
        </w:rPr>
        <w:t>.</w:t>
      </w:r>
      <w:r w:rsidR="00A757A2" w:rsidRPr="00C7200F">
        <w:rPr>
          <w:color w:val="548DD4" w:themeColor="text2" w:themeTint="99"/>
        </w:rPr>
        <w:t>2016-01-28.</w:t>
      </w:r>
      <w:r w:rsidR="00884BC4">
        <w:rPr>
          <w:color w:val="548DD4" w:themeColor="text2" w:themeTint="99"/>
        </w:rPr>
        <w:t>sql</w:t>
      </w:r>
    </w:p>
    <w:p w14:paraId="65372DFE" w14:textId="2092530E" w:rsidR="002C06A7" w:rsidRDefault="002C06A7" w:rsidP="00135559">
      <w:pPr>
        <w:rPr>
          <w:color w:val="548DD4" w:themeColor="text2" w:themeTint="99"/>
        </w:rPr>
      </w:pPr>
      <w:r>
        <w:t xml:space="preserve">[root@localhost install]# </w:t>
      </w:r>
      <w:r w:rsidR="00884BC4">
        <w:rPr>
          <w:color w:val="548DD4" w:themeColor="text2" w:themeTint="99"/>
          <w:lang w:val="fr-FR"/>
        </w:rPr>
        <w:t xml:space="preserve">mysql -ueicn -peicnrw eicn &lt; </w:t>
      </w:r>
      <w:r w:rsidR="00884BC4" w:rsidRPr="00884BC4">
        <w:rPr>
          <w:color w:val="548DD4" w:themeColor="text2" w:themeTint="99"/>
          <w:lang w:val="fr-FR"/>
        </w:rPr>
        <w:t>service_code.2022-02-09.sql</w:t>
      </w:r>
    </w:p>
    <w:p w14:paraId="05DCF4C1" w14:textId="623D275F" w:rsidR="00884BC4" w:rsidRDefault="00884BC4" w:rsidP="00884BC4">
      <w:pPr>
        <w:rPr>
          <w:color w:val="548DD4" w:themeColor="text2" w:themeTint="99"/>
          <w:lang w:val="fr-FR"/>
        </w:rPr>
      </w:pPr>
      <w:r>
        <w:t xml:space="preserve">[root@localhost install]# </w:t>
      </w:r>
      <w:r>
        <w:rPr>
          <w:color w:val="548DD4" w:themeColor="text2" w:themeTint="99"/>
          <w:lang w:val="fr-FR"/>
        </w:rPr>
        <w:t xml:space="preserve">mysql -ueicn -peicnrw eicn &lt; </w:t>
      </w:r>
      <w:r w:rsidRPr="00884BC4">
        <w:rPr>
          <w:color w:val="548DD4" w:themeColor="text2" w:themeTint="99"/>
          <w:lang w:val="fr-FR"/>
        </w:rPr>
        <w:t>common_basic_field.2022-02-09.sql</w:t>
      </w:r>
    </w:p>
    <w:p w14:paraId="0D2F8A02" w14:textId="39020590" w:rsidR="00103DD6" w:rsidRDefault="00103DD6" w:rsidP="00103DD6">
      <w:pPr>
        <w:rPr>
          <w:color w:val="548DD4" w:themeColor="text2" w:themeTint="99"/>
          <w:lang w:val="fr-FR"/>
        </w:rPr>
      </w:pPr>
      <w:r>
        <w:t xml:space="preserve">[root@localhost install]# </w:t>
      </w:r>
      <w:r>
        <w:rPr>
          <w:color w:val="548DD4" w:themeColor="text2" w:themeTint="99"/>
          <w:lang w:val="fr-FR"/>
        </w:rPr>
        <w:t xml:space="preserve">mysql -ueicn -peicnrw eicn &lt; </w:t>
      </w:r>
      <w:r w:rsidRPr="00103DD6">
        <w:rPr>
          <w:color w:val="548DD4" w:themeColor="text2" w:themeTint="99"/>
          <w:lang w:val="fr-FR"/>
        </w:rPr>
        <w:t>holy_info_basic.2022-06-09.sql</w:t>
      </w:r>
    </w:p>
    <w:p w14:paraId="75E1C233" w14:textId="49D453C9" w:rsidR="0071275D" w:rsidRDefault="0071275D" w:rsidP="0071275D">
      <w:pPr>
        <w:rPr>
          <w:color w:val="548DD4" w:themeColor="text2" w:themeTint="99"/>
          <w:lang w:val="fr-FR"/>
        </w:rPr>
      </w:pPr>
      <w:r>
        <w:t xml:space="preserve">[root@localhost install]# </w:t>
      </w:r>
      <w:r>
        <w:rPr>
          <w:color w:val="548DD4" w:themeColor="text2" w:themeTint="99"/>
          <w:lang w:val="fr-FR"/>
        </w:rPr>
        <w:t xml:space="preserve">mysql -ueicn -peicnrw eicn &lt; </w:t>
      </w:r>
      <w:r w:rsidRPr="0071275D">
        <w:rPr>
          <w:rFonts w:hint="eastAsia"/>
          <w:color w:val="548DD4" w:themeColor="text2" w:themeTint="99"/>
          <w:lang w:val="fr-FR"/>
        </w:rPr>
        <w:t>m</w:t>
      </w:r>
      <w:r w:rsidR="002A3889">
        <w:rPr>
          <w:rFonts w:hint="eastAsia"/>
          <w:color w:val="548DD4" w:themeColor="text2" w:themeTint="99"/>
          <w:lang w:val="fr-FR"/>
        </w:rPr>
        <w:t>em</w:t>
      </w:r>
      <w:r w:rsidRPr="0071275D">
        <w:rPr>
          <w:rFonts w:hint="eastAsia"/>
          <w:color w:val="548DD4" w:themeColor="text2" w:themeTint="99"/>
          <w:lang w:val="fr-FR"/>
        </w:rPr>
        <w:t>ber_status_code</w:t>
      </w:r>
      <w:r w:rsidRPr="00103DD6">
        <w:rPr>
          <w:color w:val="548DD4" w:themeColor="text2" w:themeTint="99"/>
          <w:lang w:val="fr-FR"/>
        </w:rPr>
        <w:t>.2022-06-09.sql</w:t>
      </w:r>
    </w:p>
    <w:p w14:paraId="19C7614C" w14:textId="659773B2" w:rsidR="002645DA" w:rsidRDefault="002645DA" w:rsidP="002645DA">
      <w:pPr>
        <w:rPr>
          <w:color w:val="548DD4" w:themeColor="text2" w:themeTint="99"/>
          <w:lang w:val="fr-FR"/>
        </w:rPr>
      </w:pPr>
      <w:r>
        <w:t xml:space="preserve">[root@localhost install]# </w:t>
      </w:r>
      <w:r w:rsidRPr="002645DA">
        <w:t>mysql -ueicn -peicnrw eicn &lt; daemon_info.2023-12-21.sql</w:t>
      </w:r>
    </w:p>
    <w:p w14:paraId="6FB8A60E" w14:textId="77777777" w:rsidR="002645DA" w:rsidRPr="002645DA" w:rsidRDefault="002645DA" w:rsidP="0071275D">
      <w:pPr>
        <w:rPr>
          <w:color w:val="548DD4" w:themeColor="text2" w:themeTint="99"/>
          <w:lang w:val="fr-FR"/>
        </w:rPr>
      </w:pPr>
    </w:p>
    <w:p w14:paraId="45A173BD" w14:textId="77777777" w:rsidR="0071275D" w:rsidRPr="0071275D" w:rsidRDefault="0071275D" w:rsidP="00103DD6">
      <w:pPr>
        <w:rPr>
          <w:color w:val="548DD4" w:themeColor="text2" w:themeTint="99"/>
          <w:lang w:val="fr-FR"/>
        </w:rPr>
      </w:pPr>
    </w:p>
    <w:p w14:paraId="026A12B4" w14:textId="77777777" w:rsidR="00173F46" w:rsidRPr="00204F9B" w:rsidRDefault="00173F46" w:rsidP="002A3410">
      <w:pPr>
        <w:rPr>
          <w:sz w:val="10"/>
          <w:szCs w:val="10"/>
        </w:rPr>
      </w:pPr>
    </w:p>
    <w:p w14:paraId="3A5C3EE2" w14:textId="77777777" w:rsidR="00173F46" w:rsidRDefault="00173F46" w:rsidP="002A3410">
      <w:r>
        <w:t xml:space="preserve">[root@localhost install]# </w:t>
      </w:r>
      <w:r w:rsidRPr="00F25773">
        <w:rPr>
          <w:color w:val="548DD4" w:themeColor="text2" w:themeTint="99"/>
        </w:rPr>
        <w:t xml:space="preserve">mysql -u eicn </w:t>
      </w:r>
      <w:r w:rsidR="00A757A2">
        <w:rPr>
          <w:color w:val="548DD4" w:themeColor="text2" w:themeTint="99"/>
        </w:rPr>
        <w:t>-</w:t>
      </w:r>
      <w:r w:rsidRPr="00F25773">
        <w:rPr>
          <w:color w:val="548DD4" w:themeColor="text2" w:themeTint="99"/>
        </w:rPr>
        <w:t>p</w:t>
      </w:r>
      <w:r w:rsidR="00A757A2">
        <w:rPr>
          <w:color w:val="548DD4" w:themeColor="text2" w:themeTint="99"/>
        </w:rPr>
        <w:t>eicnrw eicn</w:t>
      </w:r>
    </w:p>
    <w:p w14:paraId="7FE5467B" w14:textId="77777777" w:rsidR="00A757A2" w:rsidRPr="00204F9B" w:rsidRDefault="00A757A2" w:rsidP="002A3410">
      <w:pPr>
        <w:rPr>
          <w:sz w:val="10"/>
          <w:szCs w:val="10"/>
        </w:rPr>
      </w:pPr>
    </w:p>
    <w:p w14:paraId="4225BBAB" w14:textId="5B433D6A" w:rsidR="003918FC" w:rsidRDefault="003918FC" w:rsidP="003918FC">
      <w:pPr>
        <w:rPr>
          <w:color w:val="548DD4" w:themeColor="text2" w:themeTint="99"/>
        </w:rPr>
      </w:pPr>
      <w:r w:rsidRPr="00296AD7">
        <w:rPr>
          <w:color w:val="548DD4" w:themeColor="text2" w:themeTint="99"/>
        </w:rPr>
        <w:t>INSERT INTO `person_list` VALUES ('master','J','28d556d7fb6d3e6332801f6c6914b25d6fd478e6259370a3a1825b19c392b865dca85afff3b109461737393e1a5473c6cd96e1a0ef48cc34c2f244e14ead4dd4','마스터','','',0,'','L','N','','','','L:ALL|D:ALL|R:ALL|S:ALL',0,2,'','','','','20</w:t>
      </w:r>
      <w:ins w:id="889" w:author="박 성진" w:date="2023-01-26T10:51:00Z">
        <w:r w:rsidR="00246F78">
          <w:rPr>
            <w:color w:val="548DD4" w:themeColor="text2" w:themeTint="99"/>
          </w:rPr>
          <w:t>99</w:t>
        </w:r>
      </w:ins>
      <w:del w:id="890" w:author="박 성진" w:date="2023-01-26T10:51:00Z">
        <w:r w:rsidRPr="00296AD7" w:rsidDel="00246F78">
          <w:rPr>
            <w:color w:val="548DD4" w:themeColor="text2" w:themeTint="99"/>
          </w:rPr>
          <w:delText>22</w:delText>
        </w:r>
      </w:del>
      <w:r w:rsidRPr="00296AD7">
        <w:rPr>
          <w:color w:val="548DD4" w:themeColor="text2" w:themeTint="99"/>
        </w:rPr>
        <w:t>-1</w:t>
      </w:r>
      <w:ins w:id="891" w:author="박 성진" w:date="2023-01-26T10:51:00Z">
        <w:r w:rsidR="00246F78">
          <w:rPr>
            <w:color w:val="548DD4" w:themeColor="text2" w:themeTint="99"/>
          </w:rPr>
          <w:t>2</w:t>
        </w:r>
      </w:ins>
      <w:del w:id="892" w:author="박 성진" w:date="2023-01-26T10:51:00Z">
        <w:r w:rsidRPr="00296AD7" w:rsidDel="00246F78">
          <w:rPr>
            <w:color w:val="548DD4" w:themeColor="text2" w:themeTint="99"/>
          </w:rPr>
          <w:delText>0</w:delText>
        </w:r>
      </w:del>
      <w:r w:rsidRPr="00296AD7">
        <w:rPr>
          <w:color w:val="548DD4" w:themeColor="text2" w:themeTint="99"/>
        </w:rPr>
        <w:t>-</w:t>
      </w:r>
      <w:ins w:id="893" w:author="박 성진" w:date="2023-01-26T10:51:00Z">
        <w:r w:rsidR="00246F78">
          <w:rPr>
            <w:color w:val="548DD4" w:themeColor="text2" w:themeTint="99"/>
          </w:rPr>
          <w:t>31</w:t>
        </w:r>
      </w:ins>
      <w:del w:id="894" w:author="박 성진" w:date="2023-01-26T10:51:00Z">
        <w:r w:rsidRPr="00296AD7" w:rsidDel="00246F78">
          <w:rPr>
            <w:color w:val="548DD4" w:themeColor="text2" w:themeTint="99"/>
          </w:rPr>
          <w:delText>25</w:delText>
        </w:r>
      </w:del>
      <w:r w:rsidRPr="00296AD7">
        <w:rPr>
          <w:color w:val="548DD4" w:themeColor="text2" w:themeTint="99"/>
        </w:rPr>
        <w:t xml:space="preserve"> </w:t>
      </w:r>
      <w:ins w:id="895" w:author="박 성진" w:date="2023-01-26T10:51:00Z">
        <w:r w:rsidR="00246F78">
          <w:rPr>
            <w:color w:val="548DD4" w:themeColor="text2" w:themeTint="99"/>
          </w:rPr>
          <w:t>23</w:t>
        </w:r>
      </w:ins>
      <w:del w:id="896" w:author="박 성진" w:date="2023-01-26T10:51:00Z">
        <w:r w:rsidRPr="00296AD7" w:rsidDel="00246F78">
          <w:rPr>
            <w:color w:val="548DD4" w:themeColor="text2" w:themeTint="99"/>
          </w:rPr>
          <w:delText>15</w:delText>
        </w:r>
      </w:del>
      <w:r w:rsidRPr="00296AD7">
        <w:rPr>
          <w:color w:val="548DD4" w:themeColor="text2" w:themeTint="99"/>
        </w:rPr>
        <w:t>:</w:t>
      </w:r>
      <w:ins w:id="897" w:author="박 성진" w:date="2023-01-26T10:51:00Z">
        <w:r w:rsidR="00246F78">
          <w:rPr>
            <w:color w:val="548DD4" w:themeColor="text2" w:themeTint="99"/>
          </w:rPr>
          <w:t>59</w:t>
        </w:r>
      </w:ins>
      <w:del w:id="898" w:author="박 성진" w:date="2023-01-26T10:51:00Z">
        <w:r w:rsidRPr="00296AD7" w:rsidDel="00246F78">
          <w:rPr>
            <w:color w:val="548DD4" w:themeColor="text2" w:themeTint="99"/>
          </w:rPr>
          <w:delText>14</w:delText>
        </w:r>
      </w:del>
      <w:r w:rsidRPr="00296AD7">
        <w:rPr>
          <w:color w:val="548DD4" w:themeColor="text2" w:themeTint="99"/>
        </w:rPr>
        <w:t>:</w:t>
      </w:r>
      <w:ins w:id="899" w:author="박 성진" w:date="2023-01-26T10:51:00Z">
        <w:r w:rsidR="00246F78">
          <w:rPr>
            <w:color w:val="548DD4" w:themeColor="text2" w:themeTint="99"/>
          </w:rPr>
          <w:t>59</w:t>
        </w:r>
      </w:ins>
      <w:del w:id="900" w:author="박 성진" w:date="2023-01-26T10:51:00Z">
        <w:r w:rsidRPr="00296AD7" w:rsidDel="00246F78">
          <w:rPr>
            <w:color w:val="548DD4" w:themeColor="text2" w:themeTint="99"/>
          </w:rPr>
          <w:delText>38</w:delText>
        </w:r>
      </w:del>
      <w:r w:rsidRPr="00296AD7">
        <w:rPr>
          <w:color w:val="548DD4" w:themeColor="text2" w:themeTint="99"/>
        </w:rPr>
        <w:t>','','',0,'2022-11-08 16:38:30','','bc7492842f');</w:t>
      </w:r>
    </w:p>
    <w:p w14:paraId="488F5321" w14:textId="77777777" w:rsidR="003918FC" w:rsidRPr="003918FC" w:rsidRDefault="003918FC" w:rsidP="002A3410">
      <w:pPr>
        <w:rPr>
          <w:color w:val="548DD4" w:themeColor="text2" w:themeTint="99"/>
        </w:rPr>
      </w:pPr>
    </w:p>
    <w:p w14:paraId="4E4269FB" w14:textId="77777777" w:rsidR="00281338" w:rsidRPr="00204F9B" w:rsidRDefault="00281338" w:rsidP="002A3410">
      <w:pPr>
        <w:rPr>
          <w:sz w:val="10"/>
          <w:szCs w:val="10"/>
        </w:rPr>
      </w:pPr>
    </w:p>
    <w:p w14:paraId="64E89E7E" w14:textId="77777777" w:rsidR="00173F46" w:rsidRPr="00D069BA" w:rsidRDefault="00A757A2" w:rsidP="002A3410">
      <w:pPr>
        <w:rPr>
          <w:b/>
        </w:rPr>
      </w:pPr>
      <w:r w:rsidRPr="00D069BA">
        <w:rPr>
          <w:b/>
        </w:rPr>
        <w:t xml:space="preserve"># </w:t>
      </w:r>
      <w:r w:rsidRPr="00D069BA">
        <w:rPr>
          <w:rFonts w:hint="eastAsia"/>
          <w:b/>
        </w:rPr>
        <w:t>DB</w:t>
      </w:r>
      <w:r w:rsidRPr="00D069BA">
        <w:rPr>
          <w:b/>
        </w:rPr>
        <w:t xml:space="preserve"> </w:t>
      </w:r>
      <w:r w:rsidRPr="00D069BA">
        <w:rPr>
          <w:rFonts w:hint="eastAsia"/>
          <w:b/>
        </w:rPr>
        <w:t xml:space="preserve">설정 - </w:t>
      </w:r>
      <w:r w:rsidR="00173F46" w:rsidRPr="00D069BA">
        <w:rPr>
          <w:rFonts w:hint="eastAsia"/>
          <w:b/>
        </w:rPr>
        <w:t>컬러링</w:t>
      </w:r>
      <w:r w:rsidR="00173F46" w:rsidRPr="00D069BA">
        <w:rPr>
          <w:b/>
        </w:rPr>
        <w:t xml:space="preserve"> </w:t>
      </w:r>
      <w:r w:rsidRPr="00D069BA">
        <w:rPr>
          <w:rFonts w:hint="eastAsia"/>
          <w:b/>
        </w:rPr>
        <w:t>디폴트음원</w:t>
      </w:r>
    </w:p>
    <w:p w14:paraId="4B153F95" w14:textId="77777777" w:rsidR="00173F46" w:rsidRPr="00F25773" w:rsidRDefault="00173F46" w:rsidP="002A3410">
      <w:pPr>
        <w:rPr>
          <w:color w:val="548DD4" w:themeColor="text2" w:themeTint="99"/>
        </w:rPr>
      </w:pPr>
      <w:r>
        <w:t>mysql&gt;</w:t>
      </w:r>
      <w:r w:rsidRPr="00F25773">
        <w:rPr>
          <w:color w:val="548DD4" w:themeColor="text2" w:themeTint="99"/>
        </w:rPr>
        <w:t xml:space="preserve"> INSERT INTO `moh_config` VALUES (1,0,0,0,'musiconhold.conf','default','mode','files'); </w:t>
      </w:r>
    </w:p>
    <w:p w14:paraId="093521FB" w14:textId="77777777" w:rsidR="00173F46" w:rsidRDefault="00173F46" w:rsidP="002A3410">
      <w:pPr>
        <w:rPr>
          <w:color w:val="548DD4" w:themeColor="text2" w:themeTint="99"/>
        </w:rPr>
      </w:pPr>
      <w:r>
        <w:t xml:space="preserve">mysql&gt; </w:t>
      </w:r>
      <w:r w:rsidRPr="00F25773">
        <w:rPr>
          <w:color w:val="548DD4" w:themeColor="text2" w:themeTint="99"/>
        </w:rPr>
        <w:t>INSERT INTO `moh_config` VALUES (2,0,0,0,'musiconhold.conf','default','directory','/var/lib/asterisk/moh/');</w:t>
      </w:r>
    </w:p>
    <w:p w14:paraId="56654E68" w14:textId="77777777" w:rsidR="002728B0" w:rsidRPr="00F25773" w:rsidRDefault="002728B0" w:rsidP="002A3410">
      <w:pPr>
        <w:rPr>
          <w:color w:val="548DD4" w:themeColor="text2" w:themeTint="99"/>
        </w:rPr>
      </w:pPr>
    </w:p>
    <w:p w14:paraId="077DDCC7" w14:textId="77777777" w:rsidR="00D069BA" w:rsidRPr="00D069BA" w:rsidRDefault="00D069BA" w:rsidP="002A3410">
      <w:pPr>
        <w:rPr>
          <w:b/>
        </w:rPr>
      </w:pPr>
      <w:r w:rsidRPr="00D069BA">
        <w:rPr>
          <w:rFonts w:hint="eastAsia"/>
          <w:b/>
        </w:rPr>
        <w:t>#녹취 저장 디렉토리 추가</w:t>
      </w:r>
    </w:p>
    <w:p w14:paraId="028B6E7A" w14:textId="77777777" w:rsidR="00D069BA" w:rsidRPr="00F25773" w:rsidRDefault="00D069BA" w:rsidP="00D069BA">
      <w:pPr>
        <w:rPr>
          <w:color w:val="548DD4" w:themeColor="text2" w:themeTint="99"/>
        </w:rPr>
      </w:pPr>
      <w:r>
        <w:t xml:space="preserve">[root@localhost install]# </w:t>
      </w:r>
      <w:r w:rsidRPr="00F25773">
        <w:rPr>
          <w:color w:val="548DD4" w:themeColor="text2" w:themeTint="99"/>
        </w:rPr>
        <w:t>mkdir /data</w:t>
      </w:r>
    </w:p>
    <w:p w14:paraId="3A19E9EE" w14:textId="77777777" w:rsidR="00D069BA" w:rsidRPr="00204F9B" w:rsidRDefault="00D069BA" w:rsidP="002A3410">
      <w:pPr>
        <w:rPr>
          <w:sz w:val="10"/>
          <w:szCs w:val="10"/>
        </w:rPr>
      </w:pPr>
    </w:p>
    <w:p w14:paraId="0F301E5E" w14:textId="77777777" w:rsidR="00204F9B" w:rsidRPr="00204F9B" w:rsidRDefault="00204F9B" w:rsidP="002A3410">
      <w:pPr>
        <w:rPr>
          <w:b/>
        </w:rPr>
      </w:pPr>
      <w:r w:rsidRPr="00204F9B">
        <w:rPr>
          <w:rFonts w:hint="eastAsia"/>
          <w:b/>
        </w:rPr>
        <w:t>#로그디렉토리 추가</w:t>
      </w:r>
    </w:p>
    <w:p w14:paraId="4409AA87" w14:textId="77777777" w:rsidR="00204F9B" w:rsidRDefault="00204F9B" w:rsidP="00204F9B">
      <w:r>
        <w:t>[root@localhost ~]#</w:t>
      </w:r>
      <w:r>
        <w:rPr>
          <w:rFonts w:hint="eastAsia"/>
        </w:rPr>
        <w:t xml:space="preserve"> </w:t>
      </w:r>
      <w:r w:rsidRPr="00481AFF">
        <w:rPr>
          <w:color w:val="548DD4" w:themeColor="text2" w:themeTint="99"/>
        </w:rPr>
        <w:t>mkdir /var/log</w:t>
      </w:r>
      <w:r w:rsidRPr="00481AFF">
        <w:rPr>
          <w:rFonts w:hint="eastAsia"/>
          <w:color w:val="548DD4" w:themeColor="text2" w:themeTint="99"/>
        </w:rPr>
        <w:t>/eicn_log</w:t>
      </w:r>
    </w:p>
    <w:p w14:paraId="41DFE797" w14:textId="77777777" w:rsidR="00204F9B" w:rsidRDefault="00204F9B" w:rsidP="00204F9B">
      <w:r>
        <w:t>[root@localhost ~]#</w:t>
      </w:r>
      <w:r>
        <w:rPr>
          <w:rFonts w:hint="eastAsia"/>
        </w:rPr>
        <w:t xml:space="preserve"> </w:t>
      </w:r>
      <w:r w:rsidRPr="00481AFF">
        <w:rPr>
          <w:rFonts w:hint="eastAsia"/>
          <w:color w:val="548DD4" w:themeColor="text2" w:themeTint="99"/>
        </w:rPr>
        <w:t>mkdir /home/ippbxmng/pid</w:t>
      </w:r>
    </w:p>
    <w:p w14:paraId="45C470EF" w14:textId="77777777" w:rsidR="00D069BA" w:rsidRDefault="00D069BA" w:rsidP="002A3410">
      <w:pPr>
        <w:rPr>
          <w:szCs w:val="20"/>
        </w:rPr>
      </w:pPr>
    </w:p>
    <w:p w14:paraId="1C2D5BF1" w14:textId="77777777" w:rsidR="003C752C" w:rsidRDefault="003C752C" w:rsidP="002A3410">
      <w:pPr>
        <w:rPr>
          <w:b/>
          <w:bCs/>
          <w:szCs w:val="20"/>
        </w:rPr>
      </w:pPr>
      <w:r w:rsidRPr="003C752C">
        <w:rPr>
          <w:rFonts w:hint="eastAsia"/>
          <w:b/>
          <w:bCs/>
          <w:szCs w:val="20"/>
        </w:rPr>
        <w:t>#</w:t>
      </w:r>
      <w:r>
        <w:rPr>
          <w:b/>
          <w:bCs/>
          <w:szCs w:val="20"/>
        </w:rPr>
        <w:t xml:space="preserve"> /</w:t>
      </w:r>
      <w:r>
        <w:rPr>
          <w:rFonts w:hint="eastAsia"/>
          <w:b/>
          <w:bCs/>
          <w:szCs w:val="20"/>
        </w:rPr>
        <w:t>e</w:t>
      </w:r>
      <w:r>
        <w:rPr>
          <w:b/>
          <w:bCs/>
          <w:szCs w:val="20"/>
        </w:rPr>
        <w:t xml:space="preserve">tc/rc.local </w:t>
      </w:r>
      <w:r>
        <w:rPr>
          <w:rFonts w:hint="eastAsia"/>
          <w:b/>
          <w:bCs/>
          <w:szCs w:val="20"/>
        </w:rPr>
        <w:t xml:space="preserve">기능 활성화 </w:t>
      </w:r>
      <w:r>
        <w:rPr>
          <w:b/>
          <w:bCs/>
          <w:szCs w:val="20"/>
        </w:rPr>
        <w:t>(CentOS 7.XX)</w:t>
      </w:r>
    </w:p>
    <w:p w14:paraId="132CDB3C" w14:textId="77777777" w:rsidR="003C752C" w:rsidRDefault="003C752C" w:rsidP="003C752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r</w:t>
      </w:r>
      <w:r>
        <w:t xml:space="preserve">c.local </w:t>
      </w:r>
      <w:r>
        <w:rPr>
          <w:rFonts w:hint="eastAsia"/>
        </w:rPr>
        <w:t>파일 권한 확인</w:t>
      </w:r>
    </w:p>
    <w:p w14:paraId="3AE3467E" w14:textId="77777777" w:rsidR="003C752C" w:rsidRDefault="003C752C" w:rsidP="003C752C">
      <w:r>
        <w:t>[root@shbingtest ~]#</w:t>
      </w:r>
      <w:r>
        <w:rPr>
          <w:rFonts w:hint="eastAsia"/>
        </w:rPr>
        <w:t xml:space="preserve"> </w:t>
      </w:r>
      <w:r w:rsidRPr="005607E2">
        <w:rPr>
          <w:rFonts w:hint="eastAsia"/>
          <w:color w:val="548DD4" w:themeColor="text2" w:themeTint="99"/>
        </w:rPr>
        <w:t>l</w:t>
      </w:r>
      <w:r w:rsidRPr="005607E2">
        <w:rPr>
          <w:color w:val="548DD4" w:themeColor="text2" w:themeTint="99"/>
        </w:rPr>
        <w:t>l /etc/rc.d/rc.local</w:t>
      </w:r>
    </w:p>
    <w:p w14:paraId="3C14245E" w14:textId="77777777" w:rsidR="003C752C" w:rsidRDefault="003C752C" w:rsidP="003C752C">
      <w:r>
        <w:rPr>
          <w:rFonts w:hint="eastAsia"/>
        </w:rPr>
        <w:t>-</w:t>
      </w:r>
      <w:r>
        <w:t>-rw-r—r--. 1 root root 504 Jan 4 11:51 /etc/rc.ld/rc.local</w:t>
      </w:r>
    </w:p>
    <w:p w14:paraId="6BC406C2" w14:textId="77777777" w:rsidR="00E66969" w:rsidRDefault="00E66969" w:rsidP="003C752C"/>
    <w:p w14:paraId="5A442DCC" w14:textId="77777777" w:rsidR="003C752C" w:rsidRDefault="003C752C" w:rsidP="003C752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r</w:t>
      </w:r>
      <w:r>
        <w:t xml:space="preserve">c.local </w:t>
      </w:r>
      <w:r>
        <w:rPr>
          <w:rFonts w:hint="eastAsia"/>
        </w:rPr>
        <w:t>파일 실행 권한 부여</w:t>
      </w:r>
    </w:p>
    <w:p w14:paraId="049DC58D" w14:textId="77777777" w:rsidR="003C752C" w:rsidRDefault="003C752C" w:rsidP="003C752C">
      <w:r>
        <w:t>[root@shbingtest ~]#</w:t>
      </w:r>
      <w:r>
        <w:rPr>
          <w:rFonts w:hint="eastAsia"/>
        </w:rPr>
        <w:t xml:space="preserve"> </w:t>
      </w:r>
      <w:r w:rsidRPr="005607E2">
        <w:rPr>
          <w:color w:val="548DD4" w:themeColor="text2" w:themeTint="99"/>
        </w:rPr>
        <w:t>chmod +x /etc/rc.d/rc.local</w:t>
      </w:r>
    </w:p>
    <w:p w14:paraId="33B06EEA" w14:textId="77777777" w:rsidR="00E66969" w:rsidRDefault="00E66969" w:rsidP="003C752C"/>
    <w:p w14:paraId="129BE5CC" w14:textId="77777777" w:rsidR="003C752C" w:rsidRDefault="003C752C" w:rsidP="003C752C">
      <w:r>
        <w:rPr>
          <w:rFonts w:hint="eastAsia"/>
        </w:rPr>
        <w:t>-</w:t>
      </w:r>
      <w:r>
        <w:t xml:space="preserve"> rc.local </w:t>
      </w:r>
      <w:r>
        <w:rPr>
          <w:rFonts w:hint="eastAsia"/>
        </w:rPr>
        <w:t>부여한 실행 권한 확인</w:t>
      </w:r>
    </w:p>
    <w:p w14:paraId="01CB6DF9" w14:textId="77777777" w:rsidR="003C752C" w:rsidRDefault="003C752C" w:rsidP="003C752C">
      <w:r>
        <w:t>[root@shbingtest ~]#</w:t>
      </w:r>
      <w:r>
        <w:rPr>
          <w:rFonts w:hint="eastAsia"/>
        </w:rPr>
        <w:t xml:space="preserve"> </w:t>
      </w:r>
      <w:r w:rsidRPr="005607E2">
        <w:rPr>
          <w:rFonts w:hint="eastAsia"/>
          <w:color w:val="548DD4" w:themeColor="text2" w:themeTint="99"/>
        </w:rPr>
        <w:t>l</w:t>
      </w:r>
      <w:r w:rsidRPr="005607E2">
        <w:rPr>
          <w:color w:val="548DD4" w:themeColor="text2" w:themeTint="99"/>
        </w:rPr>
        <w:t>l /etc/rc.d/rc.local</w:t>
      </w:r>
    </w:p>
    <w:p w14:paraId="74469909" w14:textId="77777777" w:rsidR="003C752C" w:rsidRDefault="003C752C" w:rsidP="003C752C">
      <w:r>
        <w:rPr>
          <w:rFonts w:hint="eastAsia"/>
        </w:rPr>
        <w:t>-r</w:t>
      </w:r>
      <w:r>
        <w:t>w</w:t>
      </w:r>
      <w:r w:rsidRPr="003C752C">
        <w:rPr>
          <w:color w:val="FF0000"/>
        </w:rPr>
        <w:t>x</w:t>
      </w:r>
      <w:r>
        <w:t>r-</w:t>
      </w:r>
      <w:r w:rsidRPr="003C752C">
        <w:rPr>
          <w:color w:val="FF0000"/>
        </w:rPr>
        <w:t>x</w:t>
      </w:r>
      <w:r>
        <w:t>r-</w:t>
      </w:r>
      <w:r w:rsidRPr="003C752C">
        <w:rPr>
          <w:color w:val="FF0000"/>
        </w:rPr>
        <w:t>x</w:t>
      </w:r>
      <w:r>
        <w:t>. 1 root root 504 Jan 4 11:51 /etc/rc.d/rc.local</w:t>
      </w:r>
    </w:p>
    <w:p w14:paraId="5369D539" w14:textId="77777777" w:rsidR="003C752C" w:rsidRDefault="003C752C" w:rsidP="002A3410">
      <w:pPr>
        <w:rPr>
          <w:b/>
          <w:bCs/>
          <w:szCs w:val="20"/>
        </w:rPr>
      </w:pPr>
    </w:p>
    <w:p w14:paraId="1E25CC4B" w14:textId="77777777" w:rsidR="00E66969" w:rsidRDefault="00E66969" w:rsidP="002A3410">
      <w:pPr>
        <w:rPr>
          <w:szCs w:val="20"/>
        </w:rPr>
      </w:pPr>
      <w:r w:rsidRPr="00E66969">
        <w:rPr>
          <w:rFonts w:hint="eastAsia"/>
          <w:szCs w:val="20"/>
        </w:rPr>
        <w:t>-</w:t>
      </w:r>
      <w:r w:rsidRPr="00E66969">
        <w:rPr>
          <w:szCs w:val="20"/>
        </w:rPr>
        <w:t xml:space="preserve"> rc.</w:t>
      </w:r>
      <w:r>
        <w:rPr>
          <w:szCs w:val="20"/>
        </w:rPr>
        <w:t xml:space="preserve">local </w:t>
      </w:r>
      <w:r>
        <w:rPr>
          <w:rFonts w:hint="eastAsia"/>
          <w:szCs w:val="20"/>
        </w:rPr>
        <w:t>실행</w:t>
      </w:r>
      <w:r w:rsidR="003A410D">
        <w:rPr>
          <w:rFonts w:hint="eastAsia"/>
          <w:szCs w:val="20"/>
        </w:rPr>
        <w:t xml:space="preserve"> 및 구동 상태 확인</w:t>
      </w:r>
    </w:p>
    <w:p w14:paraId="2B1B11E5" w14:textId="0042B059" w:rsidR="00E66969" w:rsidRDefault="00E66969" w:rsidP="002A3410">
      <w:r>
        <w:t xml:space="preserve">[root@shbingtest ~]# </w:t>
      </w:r>
      <w:r w:rsidRPr="005607E2">
        <w:rPr>
          <w:color w:val="548DD4" w:themeColor="text2" w:themeTint="99"/>
        </w:rPr>
        <w:t>syst</w:t>
      </w:r>
      <w:r w:rsidR="002A3889">
        <w:rPr>
          <w:color w:val="548DD4" w:themeColor="text2" w:themeTint="99"/>
        </w:rPr>
        <w:t>em</w:t>
      </w:r>
      <w:r w:rsidRPr="005607E2">
        <w:rPr>
          <w:color w:val="548DD4" w:themeColor="text2" w:themeTint="99"/>
        </w:rPr>
        <w:t>ctl start rc-local.service</w:t>
      </w:r>
    </w:p>
    <w:p w14:paraId="488A3DF5" w14:textId="11DE84E4" w:rsidR="00B97612" w:rsidRDefault="00B97612" w:rsidP="00B97612">
      <w:r>
        <w:t xml:space="preserve">[root@shbingtest ~]# </w:t>
      </w:r>
      <w:r w:rsidRPr="005607E2">
        <w:rPr>
          <w:color w:val="548DD4" w:themeColor="text2" w:themeTint="99"/>
        </w:rPr>
        <w:t>syst</w:t>
      </w:r>
      <w:r w:rsidR="002A3889">
        <w:rPr>
          <w:color w:val="548DD4" w:themeColor="text2" w:themeTint="99"/>
        </w:rPr>
        <w:t>em</w:t>
      </w:r>
      <w:r w:rsidRPr="005607E2">
        <w:rPr>
          <w:color w:val="548DD4" w:themeColor="text2" w:themeTint="99"/>
        </w:rPr>
        <w:t>ctl status rc-local.service</w:t>
      </w:r>
    </w:p>
    <w:p w14:paraId="7A77A995" w14:textId="77777777" w:rsidR="00B97612" w:rsidRPr="00B97612" w:rsidRDefault="00B97612" w:rsidP="00B97612">
      <w:pPr>
        <w:rPr>
          <w:sz w:val="18"/>
          <w:szCs w:val="18"/>
        </w:rPr>
      </w:pPr>
      <w:r w:rsidRPr="00B97612">
        <w:rPr>
          <w:rFonts w:hint="eastAsia"/>
          <w:sz w:val="18"/>
          <w:szCs w:val="18"/>
        </w:rPr>
        <w:t>●</w:t>
      </w:r>
      <w:r w:rsidRPr="00B97612">
        <w:rPr>
          <w:sz w:val="18"/>
          <w:szCs w:val="18"/>
        </w:rPr>
        <w:t xml:space="preserve"> rc-local.service - /etc/rc.d/rc.local Compatibility</w:t>
      </w:r>
    </w:p>
    <w:p w14:paraId="5BB1A134" w14:textId="10DC2571" w:rsidR="00B97612" w:rsidRPr="00B97612" w:rsidRDefault="00B97612" w:rsidP="00B97612">
      <w:pPr>
        <w:rPr>
          <w:sz w:val="18"/>
          <w:szCs w:val="18"/>
        </w:rPr>
      </w:pPr>
      <w:r w:rsidRPr="00B97612">
        <w:rPr>
          <w:sz w:val="18"/>
          <w:szCs w:val="18"/>
        </w:rPr>
        <w:t xml:space="preserve">   Loaded: loaded (/usr/lib/syst</w:t>
      </w:r>
      <w:r w:rsidR="002A3889">
        <w:rPr>
          <w:sz w:val="18"/>
          <w:szCs w:val="18"/>
        </w:rPr>
        <w:t>em</w:t>
      </w:r>
      <w:r w:rsidRPr="00B97612">
        <w:rPr>
          <w:sz w:val="18"/>
          <w:szCs w:val="18"/>
        </w:rPr>
        <w:t>d/syst</w:t>
      </w:r>
      <w:r w:rsidR="002A3889">
        <w:rPr>
          <w:sz w:val="18"/>
          <w:szCs w:val="18"/>
        </w:rPr>
        <w:t>em</w:t>
      </w:r>
      <w:r w:rsidRPr="00B97612">
        <w:rPr>
          <w:sz w:val="18"/>
          <w:szCs w:val="18"/>
        </w:rPr>
        <w:t>/rc-local.service; enabled; vendor preset: disabled)</w:t>
      </w:r>
    </w:p>
    <w:p w14:paraId="48822D45" w14:textId="77777777" w:rsidR="00B97612" w:rsidRPr="00B97612" w:rsidRDefault="00B97612" w:rsidP="00B97612">
      <w:pPr>
        <w:rPr>
          <w:sz w:val="18"/>
          <w:szCs w:val="18"/>
        </w:rPr>
      </w:pPr>
      <w:r w:rsidRPr="00B97612">
        <w:rPr>
          <w:sz w:val="18"/>
          <w:szCs w:val="18"/>
        </w:rPr>
        <w:t xml:space="preserve">   Active: active (running) since 화 2019-10-08 16:52:21 KST; 6s ago</w:t>
      </w:r>
    </w:p>
    <w:p w14:paraId="450F80B0" w14:textId="77777777" w:rsidR="00B97612" w:rsidRPr="00B97612" w:rsidRDefault="00B97612" w:rsidP="00B97612">
      <w:pPr>
        <w:rPr>
          <w:b/>
          <w:bCs/>
          <w:sz w:val="18"/>
          <w:szCs w:val="18"/>
        </w:rPr>
      </w:pPr>
      <w:r w:rsidRPr="00B97612">
        <w:rPr>
          <w:b/>
          <w:bCs/>
          <w:sz w:val="18"/>
          <w:szCs w:val="18"/>
        </w:rPr>
        <w:t xml:space="preserve">  </w:t>
      </w:r>
      <w:r w:rsidRPr="00B97612">
        <w:rPr>
          <w:b/>
          <w:bCs/>
          <w:color w:val="FF0000"/>
          <w:sz w:val="18"/>
          <w:szCs w:val="18"/>
        </w:rPr>
        <w:t>(</w:t>
      </w:r>
      <w:r w:rsidRPr="00B97612">
        <w:rPr>
          <w:rFonts w:hint="eastAsia"/>
          <w:b/>
          <w:bCs/>
          <w:color w:val="FF0000"/>
          <w:sz w:val="18"/>
          <w:szCs w:val="18"/>
        </w:rPr>
        <w:t>이하생략)</w:t>
      </w:r>
    </w:p>
    <w:p w14:paraId="7EC8CADB" w14:textId="77777777" w:rsidR="003C752C" w:rsidRDefault="003C752C" w:rsidP="002A3410">
      <w:pPr>
        <w:rPr>
          <w:szCs w:val="20"/>
        </w:rPr>
      </w:pPr>
    </w:p>
    <w:p w14:paraId="781B3B7A" w14:textId="77777777" w:rsidR="00E27880" w:rsidRDefault="00E27880" w:rsidP="002A3410">
      <w:pPr>
        <w:rPr>
          <w:szCs w:val="20"/>
        </w:rPr>
      </w:pPr>
      <w:r>
        <w:rPr>
          <w:rFonts w:hint="eastAsia"/>
          <w:szCs w:val="20"/>
        </w:rPr>
        <w:t>-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r</w:t>
      </w:r>
      <w:r>
        <w:rPr>
          <w:szCs w:val="20"/>
        </w:rPr>
        <w:t xml:space="preserve">c.local </w:t>
      </w:r>
      <w:r>
        <w:rPr>
          <w:rFonts w:hint="eastAsia"/>
          <w:szCs w:val="20"/>
        </w:rPr>
        <w:t>서비스 활성화</w:t>
      </w:r>
    </w:p>
    <w:p w14:paraId="47C5A457" w14:textId="39C4B798" w:rsidR="00E27880" w:rsidRDefault="00E27880" w:rsidP="00E27880">
      <w:r>
        <w:t xml:space="preserve">[root@shbingtest ~]# </w:t>
      </w:r>
      <w:r w:rsidRPr="005607E2">
        <w:rPr>
          <w:color w:val="548DD4" w:themeColor="text2" w:themeTint="99"/>
        </w:rPr>
        <w:t>syst</w:t>
      </w:r>
      <w:r w:rsidR="002A3889">
        <w:rPr>
          <w:color w:val="548DD4" w:themeColor="text2" w:themeTint="99"/>
        </w:rPr>
        <w:t>em</w:t>
      </w:r>
      <w:r w:rsidRPr="005607E2">
        <w:rPr>
          <w:color w:val="548DD4" w:themeColor="text2" w:themeTint="99"/>
        </w:rPr>
        <w:t xml:space="preserve">ctl </w:t>
      </w:r>
      <w:r w:rsidRPr="005607E2">
        <w:rPr>
          <w:rFonts w:hint="eastAsia"/>
          <w:color w:val="548DD4" w:themeColor="text2" w:themeTint="99"/>
        </w:rPr>
        <w:t>e</w:t>
      </w:r>
      <w:r w:rsidRPr="005607E2">
        <w:rPr>
          <w:color w:val="548DD4" w:themeColor="text2" w:themeTint="99"/>
        </w:rPr>
        <w:t>nable rc-local.service</w:t>
      </w:r>
    </w:p>
    <w:p w14:paraId="043E828A" w14:textId="77777777" w:rsidR="00E27880" w:rsidRDefault="00E27880" w:rsidP="00E27880"/>
    <w:p w14:paraId="6D228EF1" w14:textId="77777777" w:rsidR="00E27880" w:rsidRPr="00E27880" w:rsidRDefault="00E27880" w:rsidP="00E27880">
      <w:r>
        <w:rPr>
          <w:rFonts w:hint="eastAsia"/>
        </w:rPr>
        <w:t>-</w:t>
      </w:r>
      <w:r>
        <w:t xml:space="preserve"> rc.local </w:t>
      </w:r>
      <w:r>
        <w:rPr>
          <w:rFonts w:hint="eastAsia"/>
        </w:rPr>
        <w:t>서비스 활성화 상태 확인</w:t>
      </w:r>
    </w:p>
    <w:p w14:paraId="61D2B733" w14:textId="61ABAF27" w:rsidR="00E27880" w:rsidRDefault="00E27880" w:rsidP="002A3410">
      <w:r>
        <w:t xml:space="preserve">[root@shbingtest ~]# </w:t>
      </w:r>
      <w:r w:rsidRPr="005607E2">
        <w:rPr>
          <w:rFonts w:hint="eastAsia"/>
          <w:color w:val="548DD4" w:themeColor="text2" w:themeTint="99"/>
        </w:rPr>
        <w:t>s</w:t>
      </w:r>
      <w:r w:rsidRPr="005607E2">
        <w:rPr>
          <w:color w:val="548DD4" w:themeColor="text2" w:themeTint="99"/>
        </w:rPr>
        <w:t>yst</w:t>
      </w:r>
      <w:r w:rsidR="002A3889">
        <w:rPr>
          <w:color w:val="548DD4" w:themeColor="text2" w:themeTint="99"/>
        </w:rPr>
        <w:t>em</w:t>
      </w:r>
      <w:r w:rsidRPr="005607E2">
        <w:rPr>
          <w:color w:val="548DD4" w:themeColor="text2" w:themeTint="99"/>
        </w:rPr>
        <w:t>ctl list-unit-files | grep rc.local</w:t>
      </w:r>
    </w:p>
    <w:p w14:paraId="6BCAFEE9" w14:textId="77777777" w:rsidR="00E27880" w:rsidRPr="00E27880" w:rsidRDefault="00E27880" w:rsidP="002A3410">
      <w:pPr>
        <w:rPr>
          <w:szCs w:val="20"/>
        </w:rPr>
      </w:pPr>
      <w:r w:rsidRPr="00E27880">
        <w:rPr>
          <w:color w:val="FF0000"/>
          <w:szCs w:val="20"/>
        </w:rPr>
        <w:t>rc-local</w:t>
      </w:r>
      <w:r w:rsidRPr="00E27880">
        <w:rPr>
          <w:szCs w:val="20"/>
        </w:rPr>
        <w:t>.service                              enabl</w:t>
      </w:r>
      <w:r w:rsidR="00A06E57">
        <w:rPr>
          <w:szCs w:val="20"/>
        </w:rPr>
        <w:t>ed</w:t>
      </w:r>
    </w:p>
    <w:p w14:paraId="65A21340" w14:textId="77777777" w:rsidR="00E27880" w:rsidRPr="00204F9B" w:rsidRDefault="00E27880" w:rsidP="002A3410">
      <w:pPr>
        <w:rPr>
          <w:szCs w:val="20"/>
        </w:rPr>
      </w:pPr>
    </w:p>
    <w:p w14:paraId="15C95997" w14:textId="77777777" w:rsidR="00D069BA" w:rsidRPr="005B526B" w:rsidRDefault="00D069BA" w:rsidP="00D069BA">
      <w:pPr>
        <w:rPr>
          <w:b/>
          <w:lang w:val="fr-FR"/>
        </w:rPr>
      </w:pPr>
      <w:r>
        <w:rPr>
          <w:b/>
          <w:lang w:val="fr-FR"/>
        </w:rPr>
        <w:t xml:space="preserve"># </w:t>
      </w:r>
      <w:r w:rsidRPr="005B526B">
        <w:rPr>
          <w:b/>
          <w:lang w:val="fr-FR"/>
        </w:rPr>
        <w:t xml:space="preserve">rc.local </w:t>
      </w:r>
      <w:r>
        <w:rPr>
          <w:rFonts w:hint="eastAsia"/>
          <w:b/>
        </w:rPr>
        <w:t xml:space="preserve">설정 </w:t>
      </w:r>
      <w:r>
        <w:rPr>
          <w:b/>
        </w:rPr>
        <w:t>–</w:t>
      </w:r>
      <w:r>
        <w:rPr>
          <w:rFonts w:hint="eastAsia"/>
          <w:b/>
        </w:rPr>
        <w:t xml:space="preserve"> 램디스크 부분은 </w:t>
      </w:r>
      <w:r>
        <w:rPr>
          <w:b/>
        </w:rPr>
        <w:t>PBX</w:t>
      </w:r>
      <w:r>
        <w:rPr>
          <w:rFonts w:hint="eastAsia"/>
          <w:b/>
        </w:rPr>
        <w:t>만 해당</w:t>
      </w:r>
    </w:p>
    <w:p w14:paraId="687EB970" w14:textId="77777777" w:rsidR="00D069BA" w:rsidRPr="005B526B" w:rsidRDefault="00D069BA" w:rsidP="00D069BA">
      <w:pPr>
        <w:rPr>
          <w:lang w:val="fr-FR"/>
        </w:rPr>
      </w:pPr>
      <w:r w:rsidRPr="005B526B">
        <w:rPr>
          <w:lang w:val="fr-FR"/>
        </w:rPr>
        <w:t>[root@</w:t>
      </w:r>
      <w:r>
        <w:rPr>
          <w:lang w:val="fr-FR"/>
        </w:rPr>
        <w:t>jaehyun</w:t>
      </w:r>
      <w:r w:rsidRPr="005B526B">
        <w:rPr>
          <w:lang w:val="fr-FR"/>
        </w:rPr>
        <w:t xml:space="preserve"> ~]# </w:t>
      </w:r>
      <w:r w:rsidRPr="00A90F6A">
        <w:rPr>
          <w:color w:val="548DD4" w:themeColor="text2" w:themeTint="99"/>
          <w:lang w:val="fr-FR"/>
        </w:rPr>
        <w:t>vi /etc/rc.local</w:t>
      </w:r>
      <w:r w:rsidRPr="005B526B">
        <w:rPr>
          <w:lang w:val="fr-F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069BA" w14:paraId="27174DDB" w14:textId="77777777" w:rsidTr="00A5757F">
        <w:tc>
          <w:tcPr>
            <w:tcW w:w="10456" w:type="dxa"/>
          </w:tcPr>
          <w:p w14:paraId="609CF7BE" w14:textId="77777777" w:rsidR="00D069BA" w:rsidRPr="00D069BA" w:rsidRDefault="00D069BA" w:rsidP="00327228">
            <w:pPr>
              <w:rPr>
                <w:b/>
                <w:lang w:val="fr-FR"/>
              </w:rPr>
            </w:pPr>
            <w:r w:rsidRPr="00D069BA">
              <w:rPr>
                <w:rFonts w:hint="eastAsia"/>
                <w:b/>
                <w:lang w:val="fr-FR"/>
              </w:rPr>
              <w:t xml:space="preserve"># 백업된 </w:t>
            </w:r>
            <w:r w:rsidRPr="00D069BA">
              <w:rPr>
                <w:b/>
                <w:lang w:val="fr-FR"/>
              </w:rPr>
              <w:t xml:space="preserve">rc.local </w:t>
            </w:r>
            <w:r w:rsidRPr="00D069BA">
              <w:rPr>
                <w:rFonts w:hint="eastAsia"/>
                <w:b/>
                <w:lang w:val="fr-FR"/>
              </w:rPr>
              <w:t>설정 참고.</w:t>
            </w:r>
          </w:p>
          <w:p w14:paraId="00D9301C" w14:textId="77777777" w:rsidR="00D069BA" w:rsidRPr="00694D9B" w:rsidRDefault="00D069BA" w:rsidP="00D069BA">
            <w:pPr>
              <w:rPr>
                <w:lang w:val="fr-FR"/>
              </w:rPr>
            </w:pPr>
            <w:r>
              <w:rPr>
                <w:rFonts w:hint="eastAsia"/>
                <w:lang w:val="fr-FR"/>
              </w:rPr>
              <w:t xml:space="preserve">vi </w:t>
            </w:r>
            <w:r>
              <w:rPr>
                <w:lang w:val="fr-FR"/>
              </w:rPr>
              <w:t>/home/ippbxmng/install/rc.local</w:t>
            </w:r>
          </w:p>
        </w:tc>
      </w:tr>
      <w:tr w:rsidR="00A5757F" w14:paraId="3775CB32" w14:textId="77777777" w:rsidTr="00A5757F">
        <w:tc>
          <w:tcPr>
            <w:tcW w:w="10456" w:type="dxa"/>
          </w:tcPr>
          <w:p w14:paraId="243C64ED" w14:textId="3C40F41F" w:rsidR="00A5757F" w:rsidRDefault="0024491C" w:rsidP="00A5757F">
            <w:pPr>
              <w:rPr>
                <w:lang w:val="fr-FR"/>
              </w:rPr>
            </w:pPr>
            <w:r>
              <w:rPr>
                <w:lang w:val="fr-FR"/>
              </w:rPr>
              <w:t>mount -t tmpfs -o size=3</w:t>
            </w:r>
            <w:r w:rsidR="00A5757F" w:rsidRPr="008F3977">
              <w:rPr>
                <w:lang w:val="fr-FR"/>
              </w:rPr>
              <w:t>G tmpfs /tmp/monit</w:t>
            </w:r>
          </w:p>
          <w:p w14:paraId="3BF89AEF" w14:textId="77777777" w:rsidR="00A5757F" w:rsidRPr="0024491C" w:rsidRDefault="00A5757F" w:rsidP="00A5757F">
            <w:pPr>
              <w:rPr>
                <w:lang w:val="fr-FR"/>
              </w:rPr>
            </w:pPr>
          </w:p>
          <w:p w14:paraId="4B5C9D90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LANG="ko_KR.UTF-8"</w:t>
            </w:r>
          </w:p>
          <w:p w14:paraId="3B1575E1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LD_LIBRARY_PATH=/usr/local/lib/:/usr/lib</w:t>
            </w:r>
          </w:p>
          <w:p w14:paraId="4158070A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JAVA_HOME=/usr/local/jdk</w:t>
            </w:r>
          </w:p>
          <w:p w14:paraId="6912DD5A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CATALINA_HOME=/usr/local/tomcat</w:t>
            </w:r>
          </w:p>
          <w:p w14:paraId="13C2B3EB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CLASSPATH=$CLASSPATH:/home/ippbxmng/lib/class/</w:t>
            </w:r>
          </w:p>
          <w:p w14:paraId="2F7CF944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CLASSPATH=$CLASSPATH:/home/ippbxmng/lib/</w:t>
            </w:r>
          </w:p>
          <w:p w14:paraId="687376B3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CLASSPATH=$CLASSPATH:/home/ippbxmng/lib/log4j-1.2.13.jar</w:t>
            </w:r>
          </w:p>
          <w:p w14:paraId="309D986E" w14:textId="08BDF438" w:rsidR="00A5757F" w:rsidRPr="00A5757F" w:rsidRDefault="00A5757F" w:rsidP="00A5757F">
            <w:r w:rsidRPr="00694D9B">
              <w:rPr>
                <w:lang w:val="fr-FR"/>
              </w:rPr>
              <w:t>export CLASSPATH=$CLASSPATH:/home/ippbxmng/lib/my</w:t>
            </w:r>
            <w:r>
              <w:rPr>
                <w:lang w:val="fr-FR"/>
              </w:rPr>
              <w:t>sql-connector-java-</w:t>
            </w:r>
            <w:r w:rsidRPr="00E9458F">
              <w:rPr>
                <w:color w:val="FF0000"/>
              </w:rPr>
              <w:t>8.0.18.jar</w:t>
            </w:r>
          </w:p>
          <w:p w14:paraId="28ED80EA" w14:textId="77777777" w:rsidR="00A5757F" w:rsidRPr="00694D9B" w:rsidRDefault="00A5757F" w:rsidP="00A5757F">
            <w:pPr>
              <w:rPr>
                <w:lang w:val="fr-FR"/>
              </w:rPr>
            </w:pPr>
          </w:p>
          <w:p w14:paraId="3A775964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/etc/init.d/mysqld start</w:t>
            </w:r>
          </w:p>
          <w:p w14:paraId="0FAD16A4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/usr/sbin/asterisk</w:t>
            </w:r>
          </w:p>
          <w:p w14:paraId="7E4A45BA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/home/ippbxmng/lib/start_all.sh</w:t>
            </w:r>
          </w:p>
          <w:p w14:paraId="0261DA99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/usr/local/apache/bin/apachectl start</w:t>
            </w:r>
          </w:p>
          <w:p w14:paraId="031CA520" w14:textId="77777777" w:rsidR="00A5757F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/usr/local/tomcat/bin/startup.sh</w:t>
            </w:r>
          </w:p>
          <w:p w14:paraId="58545CB7" w14:textId="46739FF2" w:rsidR="007D3BB3" w:rsidRPr="007D3BB3" w:rsidRDefault="007D3BB3" w:rsidP="00A5757F">
            <w:pPr>
              <w:rPr>
                <w:lang w:val="fr-FR"/>
              </w:rPr>
            </w:pPr>
            <w:r w:rsidRPr="007D3BB3">
              <w:rPr>
                <w:lang w:val="fr-FR"/>
              </w:rPr>
              <w:t>/home/ippbxmng/lib/ipcc_chk.</w:t>
            </w:r>
            <w:r>
              <w:rPr>
                <w:lang w:val="fr-FR"/>
              </w:rPr>
              <w:t>sh start</w:t>
            </w:r>
          </w:p>
        </w:tc>
      </w:tr>
    </w:tbl>
    <w:p w14:paraId="3D011A86" w14:textId="77777777" w:rsidR="00D069BA" w:rsidRPr="00D069BA" w:rsidRDefault="00D069BA" w:rsidP="00D069BA">
      <w:pPr>
        <w:rPr>
          <w:b/>
          <w:lang w:val="fr-FR"/>
        </w:rPr>
      </w:pPr>
      <w:r w:rsidRPr="00D069BA">
        <w:rPr>
          <w:rFonts w:hint="eastAsia"/>
          <w:b/>
          <w:lang w:val="fr-FR"/>
        </w:rPr>
        <w:t xml:space="preserve"># </w:t>
      </w:r>
      <w:r w:rsidRPr="00D069BA">
        <w:rPr>
          <w:b/>
          <w:lang w:val="fr-FR"/>
        </w:rPr>
        <w:t xml:space="preserve">profile </w:t>
      </w:r>
      <w:r w:rsidRPr="00D069BA">
        <w:rPr>
          <w:rFonts w:hint="eastAsia"/>
          <w:b/>
          <w:lang w:val="fr-FR"/>
        </w:rPr>
        <w:t xml:space="preserve">설정 </w:t>
      </w:r>
      <w:r w:rsidRPr="00D069BA">
        <w:rPr>
          <w:b/>
          <w:lang w:val="fr-FR"/>
        </w:rPr>
        <w:t xml:space="preserve">– </w:t>
      </w:r>
      <w:r w:rsidRPr="00D069BA">
        <w:rPr>
          <w:rFonts w:hint="eastAsia"/>
          <w:b/>
          <w:lang w:val="fr-FR"/>
        </w:rPr>
        <w:t>시스템환경설정</w:t>
      </w:r>
    </w:p>
    <w:p w14:paraId="6E636CF4" w14:textId="77777777" w:rsidR="00D069BA" w:rsidRPr="00A90F6A" w:rsidRDefault="00D069BA" w:rsidP="00D069BA">
      <w:pPr>
        <w:rPr>
          <w:color w:val="548DD4" w:themeColor="text2" w:themeTint="99"/>
          <w:lang w:val="fr-FR"/>
        </w:rPr>
      </w:pPr>
      <w:r w:rsidRPr="00DC1EA4">
        <w:rPr>
          <w:lang w:val="fr-FR"/>
        </w:rPr>
        <w:t xml:space="preserve">[root@localhost ~]# </w:t>
      </w:r>
      <w:r w:rsidRPr="00A90F6A">
        <w:rPr>
          <w:color w:val="548DD4" w:themeColor="text2" w:themeTint="99"/>
          <w:lang w:val="fr-FR"/>
        </w:rPr>
        <w:t>vi /etc/profile</w:t>
      </w:r>
    </w:p>
    <w:p w14:paraId="7757CA84" w14:textId="77777777" w:rsidR="00D069BA" w:rsidRPr="00BB7D25" w:rsidRDefault="00D069BA" w:rsidP="00D069BA">
      <w:pPr>
        <w:rPr>
          <w:sz w:val="10"/>
          <w:szCs w:val="10"/>
          <w:lang w:val="fr-FR"/>
        </w:rPr>
      </w:pPr>
    </w:p>
    <w:p w14:paraId="7E013025" w14:textId="77777777" w:rsidR="00D069BA" w:rsidRPr="008B66A0" w:rsidRDefault="00D069BA" w:rsidP="00D069BA">
      <w:pPr>
        <w:rPr>
          <w:b/>
          <w:lang w:val="fr-FR"/>
        </w:rPr>
      </w:pPr>
      <w:r w:rsidRPr="008B66A0">
        <w:rPr>
          <w:b/>
          <w:lang w:val="fr-FR"/>
        </w:rPr>
        <w:t># export PATH USER LOGNAME MAIL HOSTNAME HISTSIZE INPUTRC</w:t>
      </w:r>
      <w:r w:rsidRPr="008B66A0">
        <w:rPr>
          <w:rFonts w:hint="eastAsia"/>
          <w:b/>
          <w:lang w:val="fr-FR"/>
        </w:rPr>
        <w:t xml:space="preserve"> 밑에 ippbx setting 추가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069BA" w:rsidRPr="00EA22FF" w14:paraId="4A3CA85D" w14:textId="77777777" w:rsidTr="00221816">
        <w:tc>
          <w:tcPr>
            <w:tcW w:w="9147" w:type="dxa"/>
          </w:tcPr>
          <w:p w14:paraId="0EA107EF" w14:textId="77777777" w:rsidR="00D069BA" w:rsidRPr="00D069BA" w:rsidRDefault="00D069BA" w:rsidP="00D069BA">
            <w:pPr>
              <w:rPr>
                <w:b/>
                <w:lang w:val="fr-FR"/>
              </w:rPr>
            </w:pPr>
            <w:r w:rsidRPr="00D069BA">
              <w:rPr>
                <w:rFonts w:hint="eastAsia"/>
                <w:b/>
                <w:lang w:val="fr-FR"/>
              </w:rPr>
              <w:t xml:space="preserve"># 백업된 </w:t>
            </w:r>
            <w:r>
              <w:rPr>
                <w:b/>
                <w:lang w:val="fr-FR"/>
              </w:rPr>
              <w:t>profile</w:t>
            </w:r>
            <w:r w:rsidRPr="00D069BA">
              <w:rPr>
                <w:b/>
                <w:lang w:val="fr-FR"/>
              </w:rPr>
              <w:t xml:space="preserve"> </w:t>
            </w:r>
            <w:r w:rsidRPr="00D069BA">
              <w:rPr>
                <w:rFonts w:hint="eastAsia"/>
                <w:b/>
                <w:lang w:val="fr-FR"/>
              </w:rPr>
              <w:t>설정 참고.</w:t>
            </w:r>
          </w:p>
          <w:p w14:paraId="52BA257A" w14:textId="77777777" w:rsidR="00D069BA" w:rsidRPr="00EA22FF" w:rsidRDefault="00D069BA" w:rsidP="00D069BA">
            <w:pPr>
              <w:rPr>
                <w:color w:val="FF0000"/>
                <w:lang w:val="fr-FR"/>
              </w:rPr>
            </w:pPr>
            <w:r>
              <w:rPr>
                <w:rFonts w:hint="eastAsia"/>
                <w:lang w:val="fr-FR"/>
              </w:rPr>
              <w:t xml:space="preserve">vi </w:t>
            </w:r>
            <w:r>
              <w:rPr>
                <w:lang w:val="fr-FR"/>
              </w:rPr>
              <w:t>/home/ippbxmng/install/profile</w:t>
            </w:r>
          </w:p>
        </w:tc>
      </w:tr>
      <w:tr w:rsidR="00D069BA" w:rsidRPr="00EA22FF" w14:paraId="3B7C8F8C" w14:textId="77777777" w:rsidTr="00221816">
        <w:tc>
          <w:tcPr>
            <w:tcW w:w="9147" w:type="dxa"/>
          </w:tcPr>
          <w:p w14:paraId="4EB34548" w14:textId="77777777" w:rsidR="00A75CB3" w:rsidRPr="00444E51" w:rsidRDefault="00A75CB3" w:rsidP="00A75CB3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# IPPBX SETTING</w:t>
            </w:r>
          </w:p>
          <w:p w14:paraId="4E75AA34" w14:textId="77777777" w:rsidR="00A75CB3" w:rsidRPr="00444E51" w:rsidRDefault="00A75CB3" w:rsidP="00A75CB3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export JAVA_HOME=/usr/local/jdk</w:t>
            </w:r>
          </w:p>
          <w:p w14:paraId="130F7EEF" w14:textId="77777777" w:rsidR="00A75CB3" w:rsidRPr="00444E51" w:rsidRDefault="00A75CB3" w:rsidP="00A75CB3">
            <w:pPr>
              <w:rPr>
                <w:color w:val="FF0000"/>
                <w:lang w:val="fr-FR"/>
              </w:rPr>
            </w:pPr>
          </w:p>
          <w:p w14:paraId="54855BD5" w14:textId="77777777" w:rsidR="00A75CB3" w:rsidRPr="00444E51" w:rsidRDefault="00A75CB3" w:rsidP="00A75CB3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export CATALINA_HOME=/usr/local/tomcat</w:t>
            </w:r>
          </w:p>
          <w:p w14:paraId="1B20DF63" w14:textId="77777777" w:rsidR="00A75CB3" w:rsidRPr="00444E51" w:rsidRDefault="00A75CB3" w:rsidP="00A75CB3">
            <w:pPr>
              <w:rPr>
                <w:color w:val="FF0000"/>
                <w:lang w:val="fr-FR"/>
              </w:rPr>
            </w:pPr>
          </w:p>
          <w:p w14:paraId="572686BF" w14:textId="77777777" w:rsidR="00A75CB3" w:rsidRPr="00444E51" w:rsidRDefault="00A75CB3" w:rsidP="00A75CB3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PATH=$PATH:$JAVA_HOME/bin:$CATALINA_HOME/bin</w:t>
            </w:r>
          </w:p>
          <w:p w14:paraId="7C0C268C" w14:textId="77777777" w:rsidR="00A75CB3" w:rsidRPr="00444E51" w:rsidRDefault="00A75CB3" w:rsidP="00A75CB3">
            <w:pPr>
              <w:rPr>
                <w:color w:val="FF0000"/>
                <w:lang w:val="fr-FR"/>
              </w:rPr>
            </w:pPr>
          </w:p>
          <w:p w14:paraId="792FCEE7" w14:textId="3A7C55CB" w:rsidR="00A75CB3" w:rsidRPr="00444E51" w:rsidRDefault="00A75CB3" w:rsidP="00A75CB3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export CLASSPATH=$JAVA_HOME/lib/tools.jar:$JAVA_HOME/lib/servlet-api.jar:$JAVA_HOME/lib/activation.jar:$JAVA_HOME/lib/mail.jar:/home/ippbxmng/lib/:/home/ippbxmng/lib/class:/home/ippbxmng/lib/mysql-connector-java-8.0.18.jar:/home/ippbxmng/lib/jxl.jar:/home/ippbxmng/lib/diotts_class.jar:/home/ippbxmng/lib/poi-3.6-20091214.jar:/home/ippbxmng/lib/poi-contrib-3.6-20091214.jar:/home/ippbxmng/lib/poi-ooxml-3.6-20091214.jar:/home/ippbxmng/lib/poi-scratchpad-3.6-20091214.jar:/home/ippbxmng/lib/poi-ooxml-sch</w:t>
            </w:r>
            <w:r w:rsidR="002A3889">
              <w:rPr>
                <w:color w:val="FF0000"/>
                <w:lang w:val="fr-FR"/>
              </w:rPr>
              <w:t>em</w:t>
            </w:r>
            <w:r w:rsidRPr="00444E51">
              <w:rPr>
                <w:color w:val="FF0000"/>
                <w:lang w:val="fr-FR"/>
              </w:rPr>
              <w:t>as-3.6-20091214.jar:/home/ippbxmng/lib/xmlbeans-2.3.0.jar:/home/ippbxmng/lib/dom4j-1.6.1.jar:/home/ippbxmng/lib/geronimo-stax-api_1.0_spec-1.0.jar:/home/ippbxmng/lib/commons-net-3.1.jar:/home/ippbxmng/lib/log4j-1.2.13.jar:/home/ippbxmng/lib/PowerASR.jar:/home/ippbxmng/lib/json</w:t>
            </w:r>
            <w:r>
              <w:rPr>
                <w:color w:val="FF0000"/>
                <w:lang w:val="fr-FR"/>
              </w:rPr>
              <w:t>-</w:t>
            </w:r>
            <w:r w:rsidRPr="00444E51">
              <w:rPr>
                <w:color w:val="FF0000"/>
                <w:lang w:val="fr-FR"/>
              </w:rPr>
              <w:t>simple-1.1.</w:t>
            </w:r>
            <w:r>
              <w:rPr>
                <w:color w:val="FF0000"/>
                <w:lang w:val="fr-FR"/>
              </w:rPr>
              <w:t>1.</w:t>
            </w:r>
            <w:r w:rsidRPr="00444E51">
              <w:rPr>
                <w:color w:val="FF0000"/>
                <w:lang w:val="fr-FR"/>
              </w:rPr>
              <w:t>jar</w:t>
            </w:r>
          </w:p>
          <w:p w14:paraId="3A217279" w14:textId="77777777" w:rsidR="00A75CB3" w:rsidRPr="00444E51" w:rsidRDefault="00A75CB3" w:rsidP="00A75CB3">
            <w:pPr>
              <w:rPr>
                <w:color w:val="FF0000"/>
                <w:lang w:val="fr-FR"/>
              </w:rPr>
            </w:pPr>
          </w:p>
          <w:p w14:paraId="30315DDB" w14:textId="77777777" w:rsidR="00A75CB3" w:rsidRPr="00444E51" w:rsidRDefault="00A75CB3" w:rsidP="00A75CB3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export NODE_PATH=/usr/local/lib/node_modules</w:t>
            </w:r>
          </w:p>
          <w:p w14:paraId="70EA627D" w14:textId="77777777" w:rsidR="00A75CB3" w:rsidRPr="00444E51" w:rsidRDefault="00A75CB3" w:rsidP="00A75CB3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export PATH=${PATH}:/usr/lib:/usr/include:$JAVA_HOME/bin:$CATALINA_HOME/bin:$NODE_PATH</w:t>
            </w:r>
          </w:p>
          <w:p w14:paraId="45FDFA6A" w14:textId="6AD13DA2" w:rsidR="00D069BA" w:rsidRPr="00EA22FF" w:rsidRDefault="00A75CB3" w:rsidP="00A75CB3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export LD_LIBRARY_PATH=/usr/lib</w:t>
            </w:r>
          </w:p>
        </w:tc>
      </w:tr>
    </w:tbl>
    <w:p w14:paraId="349BBBF0" w14:textId="77777777" w:rsidR="00D069BA" w:rsidRDefault="00D069BA" w:rsidP="00D069BA">
      <w:pPr>
        <w:rPr>
          <w:szCs w:val="20"/>
          <w:lang w:val="fr-FR"/>
        </w:rPr>
      </w:pPr>
    </w:p>
    <w:p w14:paraId="5585A401" w14:textId="77777777" w:rsidR="002B207E" w:rsidRPr="001C6762" w:rsidRDefault="002B207E" w:rsidP="002B207E">
      <w:pPr>
        <w:widowControl/>
        <w:wordWrap/>
        <w:autoSpaceDE/>
        <w:autoSpaceDN/>
        <w:jc w:val="left"/>
        <w:rPr>
          <w:rFonts w:ascii="Calibri" w:eastAsia="굴림" w:hAnsi="Calibri" w:cs="Calibri"/>
          <w:b/>
          <w:bCs/>
          <w:kern w:val="0"/>
          <w:sz w:val="22"/>
          <w:lang w:val="fr-FR"/>
        </w:rPr>
      </w:pPr>
      <w:r w:rsidRPr="001C6762">
        <w:rPr>
          <w:rFonts w:ascii="Calibri" w:eastAsia="굴림" w:hAnsi="Calibri" w:cs="Calibri" w:hint="eastAsia"/>
          <w:b/>
          <w:bCs/>
          <w:kern w:val="0"/>
          <w:sz w:val="22"/>
          <w:lang w:val="fr-FR"/>
        </w:rPr>
        <w:t>#</w:t>
      </w:r>
      <w:r w:rsidRPr="001C6762">
        <w:rPr>
          <w:rFonts w:ascii="Calibri" w:eastAsia="굴림" w:hAnsi="Calibri" w:cs="Calibri"/>
          <w:b/>
          <w:bCs/>
          <w:kern w:val="0"/>
          <w:sz w:val="22"/>
          <w:lang w:val="fr-FR"/>
        </w:rPr>
        <w:t xml:space="preserve"> </w:t>
      </w:r>
      <w:r w:rsidRPr="002B207E">
        <w:rPr>
          <w:rFonts w:ascii="Calibri" w:eastAsia="굴림" w:hAnsi="Calibri" w:cs="Calibri" w:hint="eastAsia"/>
          <w:b/>
          <w:bCs/>
          <w:kern w:val="0"/>
          <w:sz w:val="22"/>
        </w:rPr>
        <w:t>설정내용</w:t>
      </w:r>
      <w:r w:rsidRPr="001C6762">
        <w:rPr>
          <w:rFonts w:ascii="Calibri" w:eastAsia="굴림" w:hAnsi="Calibri" w:cs="Calibri" w:hint="eastAsia"/>
          <w:b/>
          <w:bCs/>
          <w:kern w:val="0"/>
          <w:sz w:val="22"/>
          <w:lang w:val="fr-FR"/>
        </w:rPr>
        <w:t xml:space="preserve"> </w:t>
      </w:r>
      <w:r w:rsidRPr="002B207E">
        <w:rPr>
          <w:rFonts w:ascii="Calibri" w:eastAsia="굴림" w:hAnsi="Calibri" w:cs="Calibri" w:hint="eastAsia"/>
          <w:b/>
          <w:bCs/>
          <w:kern w:val="0"/>
          <w:sz w:val="22"/>
        </w:rPr>
        <w:t>적용</w:t>
      </w:r>
      <w:r w:rsidRPr="001C6762">
        <w:rPr>
          <w:rFonts w:ascii="Calibri" w:eastAsia="굴림" w:hAnsi="Calibri" w:cs="Calibri"/>
          <w:b/>
          <w:bCs/>
          <w:kern w:val="0"/>
          <w:sz w:val="22"/>
          <w:lang w:val="fr-FR"/>
        </w:rPr>
        <w:t> </w:t>
      </w:r>
    </w:p>
    <w:p w14:paraId="02F18E96" w14:textId="77777777" w:rsidR="002B207E" w:rsidRPr="001C6762" w:rsidRDefault="002B207E" w:rsidP="002B207E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  <w:lang w:val="fr-FR"/>
        </w:rPr>
      </w:pPr>
      <w:r w:rsidRPr="001C6762">
        <w:rPr>
          <w:lang w:val="fr-FR"/>
        </w:rPr>
        <w:t>[root@shbingtest local</w:t>
      </w:r>
      <w:r w:rsidRPr="001C6762">
        <w:rPr>
          <w:rFonts w:hint="eastAsia"/>
          <w:lang w:val="fr-FR"/>
        </w:rPr>
        <w:t>]#</w:t>
      </w:r>
      <w:r w:rsidRPr="001C6762">
        <w:rPr>
          <w:lang w:val="fr-FR"/>
        </w:rPr>
        <w:t xml:space="preserve"> </w:t>
      </w:r>
      <w:r w:rsidRPr="001C6762">
        <w:rPr>
          <w:rFonts w:ascii="Calibri" w:eastAsia="굴림" w:hAnsi="Calibri" w:cs="Calibri"/>
          <w:color w:val="0070C0"/>
          <w:kern w:val="0"/>
          <w:sz w:val="22"/>
          <w:lang w:val="fr-FR"/>
        </w:rPr>
        <w:t>source /etc/profile</w:t>
      </w:r>
    </w:p>
    <w:p w14:paraId="07F7CA44" w14:textId="77777777" w:rsidR="002B207E" w:rsidRDefault="002B207E" w:rsidP="00D069BA">
      <w:pPr>
        <w:rPr>
          <w:szCs w:val="20"/>
          <w:lang w:val="fr-FR"/>
        </w:rPr>
      </w:pPr>
    </w:p>
    <w:p w14:paraId="481747E8" w14:textId="77777777" w:rsidR="002B207E" w:rsidRPr="00BB7D25" w:rsidRDefault="002B207E" w:rsidP="00D069BA">
      <w:pPr>
        <w:rPr>
          <w:szCs w:val="20"/>
          <w:lang w:val="fr-FR"/>
        </w:rPr>
      </w:pPr>
    </w:p>
    <w:p w14:paraId="402E5867" w14:textId="77777777" w:rsidR="00D069BA" w:rsidRPr="00D069BA" w:rsidRDefault="00D069BA" w:rsidP="00D069BA">
      <w:pPr>
        <w:rPr>
          <w:b/>
          <w:lang w:val="fr-FR"/>
        </w:rPr>
      </w:pPr>
      <w:r w:rsidRPr="00D069BA">
        <w:rPr>
          <w:rFonts w:hint="eastAsia"/>
          <w:b/>
          <w:lang w:val="fr-FR"/>
        </w:rPr>
        <w:t xml:space="preserve"># setclasspath 설정 </w:t>
      </w:r>
      <w:r w:rsidRPr="00D069BA">
        <w:rPr>
          <w:b/>
          <w:lang w:val="fr-FR"/>
        </w:rPr>
        <w:t>– Tomcat</w:t>
      </w:r>
      <w:r w:rsidRPr="00D069BA">
        <w:rPr>
          <w:rFonts w:hint="eastAsia"/>
          <w:b/>
          <w:lang w:val="fr-FR"/>
        </w:rPr>
        <w:t xml:space="preserve"> 환경설정</w:t>
      </w:r>
    </w:p>
    <w:p w14:paraId="4D023CC3" w14:textId="77777777" w:rsidR="00D069BA" w:rsidRPr="001C6762" w:rsidRDefault="00D069BA" w:rsidP="00D069BA">
      <w:pPr>
        <w:rPr>
          <w:color w:val="548DD4" w:themeColor="text2" w:themeTint="99"/>
          <w:lang w:val="fr-FR"/>
        </w:rPr>
      </w:pPr>
      <w:r w:rsidRPr="001C6762">
        <w:rPr>
          <w:lang w:val="fr-FR"/>
        </w:rPr>
        <w:t xml:space="preserve">[root@localhost ~]# </w:t>
      </w:r>
      <w:r w:rsidRPr="001C6762">
        <w:rPr>
          <w:color w:val="548DD4" w:themeColor="text2" w:themeTint="99"/>
          <w:lang w:val="fr-FR"/>
        </w:rPr>
        <w:t>vi /usr/local/tomcat/bin/setclasspath.sh</w:t>
      </w:r>
    </w:p>
    <w:p w14:paraId="69E1DA68" w14:textId="77777777" w:rsidR="00D069BA" w:rsidRPr="001C6762" w:rsidRDefault="00D069BA" w:rsidP="00D069BA">
      <w:pPr>
        <w:rPr>
          <w:color w:val="548DD4" w:themeColor="text2" w:themeTint="99"/>
          <w:sz w:val="10"/>
          <w:szCs w:val="10"/>
          <w:lang w:val="fr-FR"/>
        </w:rPr>
      </w:pPr>
    </w:p>
    <w:p w14:paraId="1884B242" w14:textId="77777777" w:rsidR="00D069BA" w:rsidRPr="008B66A0" w:rsidRDefault="00D069BA" w:rsidP="00D069BA">
      <w:pPr>
        <w:rPr>
          <w:b/>
        </w:rPr>
      </w:pPr>
      <w:r w:rsidRPr="008B66A0">
        <w:rPr>
          <w:rFonts w:hint="eastAsia"/>
          <w:b/>
        </w:rPr>
        <w:t># 맨마지막에</w:t>
      </w:r>
      <w:r w:rsidRPr="008B66A0">
        <w:rPr>
          <w:b/>
        </w:rPr>
        <w:t xml:space="preserve"> </w:t>
      </w:r>
      <w:r w:rsidRPr="008B66A0">
        <w:rPr>
          <w:rFonts w:hint="eastAsia"/>
          <w:b/>
        </w:rPr>
        <w:t>추가</w:t>
      </w:r>
      <w:r w:rsidR="00EA25AD">
        <w:rPr>
          <w:rFonts w:hint="eastAsia"/>
          <w:b/>
        </w:rPr>
        <w:t xml:space="preserve"> 및 수정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069BA" w:rsidRPr="00EA22FF" w14:paraId="754328B8" w14:textId="77777777" w:rsidTr="006C2E47">
        <w:tc>
          <w:tcPr>
            <w:tcW w:w="10456" w:type="dxa"/>
          </w:tcPr>
          <w:p w14:paraId="35B745B9" w14:textId="77777777" w:rsidR="00D069BA" w:rsidRPr="00D069BA" w:rsidRDefault="00D069BA" w:rsidP="00D069BA">
            <w:pPr>
              <w:rPr>
                <w:b/>
                <w:lang w:val="fr-FR"/>
              </w:rPr>
            </w:pPr>
            <w:r w:rsidRPr="00D069BA">
              <w:rPr>
                <w:rFonts w:hint="eastAsia"/>
                <w:b/>
                <w:lang w:val="fr-FR"/>
              </w:rPr>
              <w:t xml:space="preserve"># 백업된 </w:t>
            </w:r>
            <w:r>
              <w:rPr>
                <w:rFonts w:hint="eastAsia"/>
                <w:b/>
                <w:lang w:val="fr-FR"/>
              </w:rPr>
              <w:t>setclasspath.</w:t>
            </w:r>
            <w:r>
              <w:rPr>
                <w:b/>
                <w:lang w:val="fr-FR"/>
              </w:rPr>
              <w:t>sh</w:t>
            </w:r>
            <w:r>
              <w:rPr>
                <w:rFonts w:hint="eastAsia"/>
                <w:b/>
                <w:lang w:val="fr-FR"/>
              </w:rPr>
              <w:t xml:space="preserve"> </w:t>
            </w:r>
            <w:r w:rsidRPr="00D069BA">
              <w:rPr>
                <w:rFonts w:hint="eastAsia"/>
                <w:b/>
                <w:lang w:val="fr-FR"/>
              </w:rPr>
              <w:t>설정 참고.</w:t>
            </w:r>
          </w:p>
          <w:p w14:paraId="52FAA971" w14:textId="4273AE2E" w:rsidR="00D069BA" w:rsidRPr="00EA22FF" w:rsidRDefault="00D069BA" w:rsidP="00D069BA">
            <w:pPr>
              <w:rPr>
                <w:color w:val="FF0000"/>
              </w:rPr>
            </w:pPr>
            <w:r>
              <w:rPr>
                <w:rFonts w:hint="eastAsia"/>
                <w:lang w:val="fr-FR"/>
              </w:rPr>
              <w:t xml:space="preserve">vi </w:t>
            </w:r>
            <w:r>
              <w:rPr>
                <w:lang w:val="fr-FR"/>
              </w:rPr>
              <w:t>/home/ippbxmng/install/</w:t>
            </w:r>
            <w:r w:rsidRPr="00D069BA">
              <w:rPr>
                <w:lang w:val="fr-FR"/>
              </w:rPr>
              <w:t>setclasspath.sh</w:t>
            </w:r>
            <w:r w:rsidR="00133137">
              <w:rPr>
                <w:lang w:val="fr-FR"/>
              </w:rPr>
              <w:t xml:space="preserve">  - </w:t>
            </w:r>
            <w:r w:rsidR="00133137" w:rsidRPr="00133137">
              <w:rPr>
                <w:rFonts w:hint="eastAsia"/>
                <w:b/>
                <w:lang w:val="fr-FR"/>
              </w:rPr>
              <w:t>밑 내용 중 기존꺼 삭제 후 추가</w:t>
            </w:r>
          </w:p>
        </w:tc>
      </w:tr>
      <w:tr w:rsidR="00A75CB3" w:rsidRPr="00EA22FF" w14:paraId="036F6BEA" w14:textId="77777777" w:rsidTr="006C2E47">
        <w:tc>
          <w:tcPr>
            <w:tcW w:w="10456" w:type="dxa"/>
          </w:tcPr>
          <w:p w14:paraId="0013F1A7" w14:textId="77777777" w:rsidR="00A75CB3" w:rsidRPr="00034B4E" w:rsidRDefault="00A75CB3" w:rsidP="00A75CB3">
            <w:pPr>
              <w:rPr>
                <w:color w:val="FF0000"/>
              </w:rPr>
            </w:pPr>
          </w:p>
          <w:p w14:paraId="182A38E9" w14:textId="77777777" w:rsidR="00A75CB3" w:rsidRPr="00034B4E" w:rsidRDefault="00A75CB3" w:rsidP="00A75CB3">
            <w:pPr>
              <w:rPr>
                <w:color w:val="FF0000"/>
              </w:rPr>
            </w:pPr>
            <w:r w:rsidRPr="00034B4E">
              <w:rPr>
                <w:color w:val="FF0000"/>
              </w:rPr>
              <w:t>if [ ! -z "$CLASSPATH" ] ; then</w:t>
            </w:r>
          </w:p>
          <w:p w14:paraId="26D600B0" w14:textId="77777777" w:rsidR="00A75CB3" w:rsidRPr="00034B4E" w:rsidRDefault="00A75CB3" w:rsidP="00A75CB3">
            <w:pPr>
              <w:rPr>
                <w:color w:val="FF0000"/>
              </w:rPr>
            </w:pPr>
            <w:r w:rsidRPr="00034B4E">
              <w:rPr>
                <w:color w:val="FF0000"/>
              </w:rPr>
              <w:t xml:space="preserve">  CLASSPATH="$CLASSPATH":</w:t>
            </w:r>
          </w:p>
          <w:p w14:paraId="7AE5305A" w14:textId="77777777" w:rsidR="00A75CB3" w:rsidRPr="00034B4E" w:rsidRDefault="00A75CB3" w:rsidP="00A75CB3">
            <w:pPr>
              <w:rPr>
                <w:color w:val="FF0000"/>
              </w:rPr>
            </w:pPr>
            <w:r w:rsidRPr="00034B4E">
              <w:rPr>
                <w:color w:val="FF0000"/>
              </w:rPr>
              <w:t>fi</w:t>
            </w:r>
          </w:p>
          <w:p w14:paraId="457CE135" w14:textId="77777777" w:rsidR="00A75CB3" w:rsidRPr="00034B4E" w:rsidRDefault="00A75CB3" w:rsidP="00A75CB3">
            <w:pPr>
              <w:rPr>
                <w:color w:val="FF0000"/>
              </w:rPr>
            </w:pPr>
            <w:r w:rsidRPr="00034B4E">
              <w:rPr>
                <w:color w:val="FF0000"/>
              </w:rPr>
              <w:t>#루트클래스패스 수정-20210902</w:t>
            </w:r>
          </w:p>
          <w:p w14:paraId="62D89979" w14:textId="19CC0F56" w:rsidR="00A75CB3" w:rsidRPr="00034B4E" w:rsidRDefault="00A75CB3" w:rsidP="00A75CB3">
            <w:pPr>
              <w:rPr>
                <w:color w:val="FF0000"/>
              </w:rPr>
            </w:pPr>
            <w:r w:rsidRPr="00034B4E">
              <w:rPr>
                <w:color w:val="FF0000"/>
              </w:rPr>
              <w:t>CLASSPATH="$CLASSPATH"/home/ippbxmng/lib/class:/home/ippbxmng/lib/mysql-connector-java-8.0.18.jar:/usr/local/jdk/lib/tools.jar:/usr/local/jdk/lib/servlet-api.jar:/usr/local/jdk/lib/mail.jar:/home/ippbxmng/lib/jxl.jar:/home/ippbxmng/lib/diotts_class.jar:/home/ippbxmng/lib/poi-3.6-20091214.jar:/home/ippbxmng/lib/poi-contrib-3.6-20091214.jar:/home/ippbxmng/lib/poi-ooxml-3.6-20091214.jar:/home/ippbxmng/lib/poi-scratchpad-3.6-20091214.jar:/home/ippbxmng/lib/poi-ooxml-sch</w:t>
            </w:r>
            <w:r w:rsidR="002A3889">
              <w:rPr>
                <w:color w:val="FF0000"/>
              </w:rPr>
              <w:t>em</w:t>
            </w:r>
            <w:r w:rsidRPr="00034B4E">
              <w:rPr>
                <w:color w:val="FF0000"/>
              </w:rPr>
              <w:t>as-3.6-20091214.jar:/home/ippbxmng/lib/xmlbeans-2.3.0.jar:/home/ippbxmng/lib/dom4j-1.6.1.jar:/home/ippbxmng/lib/geronimo-stax-api_1.0_spec-1.0.jar:/home/ippbxmng/lib/json</w:t>
            </w:r>
            <w:r>
              <w:rPr>
                <w:color w:val="FF0000"/>
              </w:rPr>
              <w:t>-</w:t>
            </w:r>
            <w:r w:rsidRPr="00034B4E">
              <w:rPr>
                <w:color w:val="FF0000"/>
              </w:rPr>
              <w:t>simple-1.1.</w:t>
            </w:r>
            <w:r>
              <w:rPr>
                <w:color w:val="FF0000"/>
              </w:rPr>
              <w:t>1.</w:t>
            </w:r>
            <w:r w:rsidRPr="00034B4E">
              <w:rPr>
                <w:color w:val="FF0000"/>
              </w:rPr>
              <w:t>jar:/home/ippbxmng/lib/sit</w:t>
            </w:r>
            <w:r w:rsidR="002A3889">
              <w:rPr>
                <w:color w:val="FF0000"/>
              </w:rPr>
              <w:t>em</w:t>
            </w:r>
            <w:r w:rsidRPr="00034B4E">
              <w:rPr>
                <w:color w:val="FF0000"/>
              </w:rPr>
              <w:t>esh-2.4.2.jar:/home/ippbxmng/lib/commons-fileupload-1.3.2.jar:/home/ippbxmng/lib/commons-io-2.5.jar</w:t>
            </w:r>
          </w:p>
          <w:p w14:paraId="54FCDB21" w14:textId="58CEE267" w:rsidR="00A75CB3" w:rsidRPr="00034B4E" w:rsidRDefault="00A75CB3" w:rsidP="00A75CB3">
            <w:pPr>
              <w:rPr>
                <w:color w:val="FF0000"/>
              </w:rPr>
            </w:pPr>
          </w:p>
        </w:tc>
      </w:tr>
    </w:tbl>
    <w:p w14:paraId="648BAB33" w14:textId="204F634D" w:rsidR="00D069BA" w:rsidRDefault="00D069BA" w:rsidP="009657C1">
      <w:pPr>
        <w:tabs>
          <w:tab w:val="left" w:pos="1430"/>
        </w:tabs>
      </w:pPr>
    </w:p>
    <w:p w14:paraId="42174D2D" w14:textId="77777777" w:rsidR="009657C1" w:rsidRDefault="009657C1" w:rsidP="009657C1">
      <w:pPr>
        <w:rPr>
          <w:b/>
          <w:lang w:val="fr-FR"/>
        </w:rPr>
      </w:pPr>
    </w:p>
    <w:p w14:paraId="12F886C6" w14:textId="77777777" w:rsidR="009657C1" w:rsidRDefault="009657C1" w:rsidP="009657C1">
      <w:pPr>
        <w:rPr>
          <w:b/>
          <w:lang w:val="fr-FR"/>
        </w:rPr>
      </w:pPr>
    </w:p>
    <w:p w14:paraId="63572215" w14:textId="77777777" w:rsidR="009657C1" w:rsidRDefault="009657C1" w:rsidP="009657C1">
      <w:pPr>
        <w:rPr>
          <w:b/>
          <w:lang w:val="fr-FR"/>
        </w:rPr>
      </w:pPr>
    </w:p>
    <w:p w14:paraId="454C27FE" w14:textId="3845D343" w:rsidR="009657C1" w:rsidRPr="00D069BA" w:rsidRDefault="009657C1" w:rsidP="009657C1">
      <w:pPr>
        <w:rPr>
          <w:b/>
          <w:lang w:val="fr-FR"/>
        </w:rPr>
      </w:pPr>
      <w:r w:rsidRPr="00D069BA">
        <w:rPr>
          <w:rFonts w:hint="eastAsia"/>
          <w:b/>
          <w:lang w:val="fr-FR"/>
        </w:rPr>
        <w:t xml:space="preserve"># </w:t>
      </w:r>
      <w:r>
        <w:rPr>
          <w:b/>
          <w:lang w:val="fr-FR"/>
        </w:rPr>
        <w:t>setenv</w:t>
      </w:r>
      <w:r w:rsidRPr="00D069BA">
        <w:rPr>
          <w:rFonts w:hint="eastAsia"/>
          <w:b/>
          <w:lang w:val="fr-FR"/>
        </w:rPr>
        <w:t xml:space="preserve"> 설정 </w:t>
      </w:r>
      <w:r w:rsidRPr="00D069BA">
        <w:rPr>
          <w:b/>
          <w:lang w:val="fr-FR"/>
        </w:rPr>
        <w:t>– Tomcat</w:t>
      </w:r>
      <w:r w:rsidRPr="00D069BA">
        <w:rPr>
          <w:rFonts w:hint="eastAsia"/>
          <w:b/>
          <w:lang w:val="fr-FR"/>
        </w:rPr>
        <w:t xml:space="preserve"> 환경설정</w:t>
      </w:r>
    </w:p>
    <w:p w14:paraId="7FCC156B" w14:textId="7F1D7893" w:rsidR="00C30695" w:rsidRPr="00C30695" w:rsidRDefault="009657C1" w:rsidP="009657C1">
      <w:pPr>
        <w:rPr>
          <w:color w:val="548DD4" w:themeColor="text2" w:themeTint="99"/>
          <w:lang w:val="fr-FR"/>
        </w:rPr>
      </w:pPr>
      <w:r w:rsidRPr="001C6762">
        <w:rPr>
          <w:lang w:val="fr-FR"/>
        </w:rPr>
        <w:t xml:space="preserve">[root@localhost ~]# </w:t>
      </w:r>
      <w:r w:rsidRPr="001C6762">
        <w:rPr>
          <w:color w:val="548DD4" w:themeColor="text2" w:themeTint="99"/>
          <w:lang w:val="fr-FR"/>
        </w:rPr>
        <w:t>vi /usr/</w:t>
      </w:r>
      <w:r>
        <w:rPr>
          <w:color w:val="548DD4" w:themeColor="text2" w:themeTint="99"/>
          <w:lang w:val="fr-FR"/>
        </w:rPr>
        <w:t>local/tomcat/bin/</w:t>
      </w:r>
      <w:r w:rsidRPr="009657C1">
        <w:rPr>
          <w:color w:val="548DD4" w:themeColor="text2" w:themeTint="99"/>
          <w:lang w:val="fr-FR"/>
        </w:rPr>
        <w:t>setenv.</w:t>
      </w:r>
      <w:r w:rsidR="00C30695">
        <w:rPr>
          <w:color w:val="548DD4" w:themeColor="text2" w:themeTint="99"/>
          <w:lang w:val="fr-FR"/>
        </w:rPr>
        <w:t xml:space="preserve">sh – </w:t>
      </w:r>
      <w:r w:rsidR="00C30695" w:rsidRPr="00C30695">
        <w:rPr>
          <w:color w:val="FF0000"/>
          <w:lang w:val="fr-FR"/>
        </w:rPr>
        <w:t>2022.11</w:t>
      </w:r>
      <w:r w:rsidR="00C30695" w:rsidRPr="00C30695">
        <w:rPr>
          <w:rFonts w:hint="eastAsia"/>
          <w:color w:val="FF0000"/>
          <w:lang w:val="fr-FR"/>
        </w:rPr>
        <w:t>.</w:t>
      </w:r>
      <w:r w:rsidR="00C30695" w:rsidRPr="00C30695">
        <w:rPr>
          <w:color w:val="FF0000"/>
          <w:lang w:val="fr-FR"/>
        </w:rPr>
        <w:t xml:space="preserve">15 </w:t>
      </w:r>
      <w:r w:rsidR="00C30695" w:rsidRPr="00C30695">
        <w:rPr>
          <w:rFonts w:hint="eastAsia"/>
          <w:color w:val="FF0000"/>
          <w:lang w:val="fr-FR"/>
        </w:rPr>
        <w:t>추가 건</w:t>
      </w:r>
    </w:p>
    <w:p w14:paraId="20A131D4" w14:textId="2E4C85E9" w:rsidR="009657C1" w:rsidRDefault="00C30695" w:rsidP="00C30695">
      <w:pPr>
        <w:pStyle w:val="a9"/>
        <w:numPr>
          <w:ilvl w:val="0"/>
          <w:numId w:val="20"/>
        </w:numPr>
        <w:tabs>
          <w:tab w:val="left" w:pos="1430"/>
        </w:tabs>
        <w:ind w:leftChars="0"/>
      </w:pPr>
      <w:r w:rsidRPr="00C30695">
        <w:rPr>
          <w:rFonts w:hint="eastAsia"/>
          <w:b/>
          <w:lang w:val="fr-FR"/>
        </w:rPr>
        <w:t>밑 내용 중 기존꺼 삭제 후 추가</w:t>
      </w:r>
    </w:p>
    <w:tbl>
      <w:tblPr>
        <w:tblStyle w:val="a6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9657C1" w:rsidRPr="00EA22FF" w14:paraId="043D634E" w14:textId="77777777" w:rsidTr="00C30695">
        <w:trPr>
          <w:trHeight w:val="1362"/>
        </w:trPr>
        <w:tc>
          <w:tcPr>
            <w:tcW w:w="10615" w:type="dxa"/>
          </w:tcPr>
          <w:p w14:paraId="199C65BF" w14:textId="465FAE40" w:rsidR="00C30695" w:rsidRDefault="00C30695" w:rsidP="00C30695">
            <w:pPr>
              <w:rPr>
                <w:color w:val="FF0000"/>
              </w:rPr>
            </w:pPr>
            <w:r>
              <w:rPr>
                <w:color w:val="FF0000"/>
              </w:rPr>
              <w:t>#! /bin/sh</w:t>
            </w:r>
          </w:p>
          <w:p w14:paraId="5FACB5EC" w14:textId="77777777" w:rsidR="00C30695" w:rsidRPr="00C30695" w:rsidRDefault="00C30695" w:rsidP="00C30695">
            <w:pPr>
              <w:rPr>
                <w:color w:val="FF0000"/>
              </w:rPr>
            </w:pPr>
          </w:p>
          <w:p w14:paraId="1DDEB7C9" w14:textId="1FF81027" w:rsidR="009657C1" w:rsidRPr="00EA22FF" w:rsidRDefault="00C30695" w:rsidP="00C30695">
            <w:pPr>
              <w:rPr>
                <w:color w:val="FF0000"/>
              </w:rPr>
            </w:pPr>
            <w:r w:rsidRPr="00C30695">
              <w:rPr>
                <w:color w:val="FF0000"/>
              </w:rPr>
              <w:t>export JAVA_OPTS="$JAVA_OPTS -Dspring.profiles.active=stage -Dsun.jnu.encoding=UTF-8 -Dfile.encoding=UTF-8"</w:t>
            </w:r>
          </w:p>
        </w:tc>
      </w:tr>
    </w:tbl>
    <w:p w14:paraId="630155F9" w14:textId="77777777" w:rsidR="009657C1" w:rsidRPr="00D069BA" w:rsidRDefault="009657C1" w:rsidP="009657C1">
      <w:pPr>
        <w:tabs>
          <w:tab w:val="left" w:pos="1430"/>
        </w:tabs>
      </w:pPr>
    </w:p>
    <w:p w14:paraId="5D33B066" w14:textId="77777777" w:rsidR="00D069BA" w:rsidRDefault="00BB7D25" w:rsidP="002A3410">
      <w:pPr>
        <w:rPr>
          <w:b/>
        </w:rPr>
      </w:pPr>
      <w:r w:rsidRPr="00BB7D25">
        <w:rPr>
          <w:rFonts w:hint="eastAsia"/>
          <w:b/>
        </w:rPr>
        <w:t xml:space="preserve">#eicn툴 적용 </w:t>
      </w:r>
      <w:r w:rsidRPr="00BB7D25">
        <w:rPr>
          <w:b/>
        </w:rPr>
        <w:t xml:space="preserve">– </w:t>
      </w:r>
      <w:r w:rsidRPr="00BB7D25">
        <w:rPr>
          <w:rFonts w:hint="eastAsia"/>
          <w:b/>
        </w:rPr>
        <w:t>프로세스 감시모니터</w:t>
      </w:r>
    </w:p>
    <w:p w14:paraId="23030FF9" w14:textId="77777777" w:rsidR="00376E4B" w:rsidRDefault="000E304A" w:rsidP="002A3410">
      <w:r>
        <w:t xml:space="preserve">[root@localhost ~]# </w:t>
      </w:r>
      <w:r w:rsidRPr="005607E2">
        <w:rPr>
          <w:color w:val="548DD4" w:themeColor="text2" w:themeTint="99"/>
        </w:rPr>
        <w:t>mv /usr/local/src/eicn_centos7 /home/ippbxmng/lib/eicn</w:t>
      </w:r>
    </w:p>
    <w:p w14:paraId="478891E8" w14:textId="77777777" w:rsidR="000E304A" w:rsidRPr="00BB7D25" w:rsidRDefault="000E304A" w:rsidP="002A3410">
      <w:pPr>
        <w:rPr>
          <w:b/>
        </w:rPr>
      </w:pPr>
      <w:r>
        <w:t xml:space="preserve">[root@localhost ~]# </w:t>
      </w:r>
      <w:r w:rsidRPr="005607E2">
        <w:rPr>
          <w:color w:val="548DD4" w:themeColor="text2" w:themeTint="99"/>
        </w:rPr>
        <w:t>chmod 755 /home/ippbxmng/lib/eicn</w:t>
      </w:r>
    </w:p>
    <w:p w14:paraId="5D5251F0" w14:textId="77777777" w:rsidR="00BB7D25" w:rsidRDefault="00BB7D25" w:rsidP="002A3410">
      <w:pPr>
        <w:rPr>
          <w:color w:val="548DD4" w:themeColor="text2" w:themeTint="99"/>
        </w:rPr>
      </w:pPr>
      <w:r>
        <w:t xml:space="preserve">[root@localhost ~]# </w:t>
      </w:r>
      <w:r w:rsidRPr="00481AFF">
        <w:rPr>
          <w:color w:val="548DD4" w:themeColor="text2" w:themeTint="99"/>
        </w:rPr>
        <w:t>ln -s /home/ippbxmng/lib/eicn /</w:t>
      </w:r>
      <w:r w:rsidRPr="00481AFF">
        <w:rPr>
          <w:rFonts w:hint="eastAsia"/>
          <w:color w:val="548DD4" w:themeColor="text2" w:themeTint="99"/>
        </w:rPr>
        <w:t>bin/eicn</w:t>
      </w:r>
    </w:p>
    <w:p w14:paraId="3A1E4A2A" w14:textId="77777777" w:rsidR="00485491" w:rsidRPr="00107A35" w:rsidRDefault="00485491" w:rsidP="002A3410"/>
    <w:p w14:paraId="37100F44" w14:textId="77777777" w:rsidR="007375A8" w:rsidRPr="007375A8" w:rsidRDefault="007375A8" w:rsidP="002A3410">
      <w:pPr>
        <w:rPr>
          <w:b/>
        </w:rPr>
      </w:pPr>
      <w:r w:rsidRPr="007375A8">
        <w:rPr>
          <w:rFonts w:hint="eastAsia"/>
          <w:b/>
        </w:rPr>
        <w:t># 시스템 백업설정(</w:t>
      </w:r>
      <w:r w:rsidRPr="007375A8">
        <w:rPr>
          <w:rFonts w:hint="eastAsia"/>
          <w:b/>
          <w:u w:val="single"/>
        </w:rPr>
        <w:t xml:space="preserve">마지막부분 </w:t>
      </w:r>
      <w:r w:rsidRPr="007375A8">
        <w:rPr>
          <w:b/>
          <w:u w:val="single"/>
        </w:rPr>
        <w:t>xxxxxx</w:t>
      </w:r>
      <w:r w:rsidRPr="007375A8">
        <w:rPr>
          <w:rFonts w:hint="eastAsia"/>
          <w:b/>
          <w:u w:val="single"/>
        </w:rPr>
        <w:t>는 모니터서버에 등록한 도메인으로 수정</w:t>
      </w:r>
      <w:r w:rsidRPr="007375A8">
        <w:rPr>
          <w:rFonts w:hint="eastAsia"/>
          <w:b/>
        </w:rPr>
        <w:t xml:space="preserve">) </w:t>
      </w:r>
      <w:r w:rsidRPr="007375A8">
        <w:rPr>
          <w:b/>
        </w:rPr>
        <w:t xml:space="preserve">– </w:t>
      </w:r>
      <w:r w:rsidRPr="007375A8">
        <w:rPr>
          <w:rFonts w:hint="eastAsia"/>
          <w:b/>
        </w:rPr>
        <w:t xml:space="preserve">HA시 Active에만 설정 </w:t>
      </w:r>
    </w:p>
    <w:p w14:paraId="7E266DA7" w14:textId="77777777" w:rsidR="00173F46" w:rsidRDefault="00173F46" w:rsidP="002A3410">
      <w:r>
        <w:t xml:space="preserve">[root@localhost ~]# </w:t>
      </w:r>
      <w:r w:rsidRPr="00F25773">
        <w:rPr>
          <w:color w:val="548DD4" w:themeColor="text2" w:themeTint="99"/>
        </w:rPr>
        <w:t>mkdir ~ippbxmng/BACKUP</w:t>
      </w:r>
    </w:p>
    <w:p w14:paraId="2349AA96" w14:textId="77777777" w:rsidR="00173F46" w:rsidRDefault="00173F46" w:rsidP="002A3410">
      <w:r>
        <w:t xml:space="preserve">[root@localhost ~]# </w:t>
      </w:r>
      <w:r w:rsidRPr="00F25773">
        <w:rPr>
          <w:color w:val="548DD4" w:themeColor="text2" w:themeTint="99"/>
        </w:rPr>
        <w:t>vi ~ippbxmng/backup.sh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59B8" w14:paraId="0E0656E6" w14:textId="77777777" w:rsidTr="00221816">
        <w:tc>
          <w:tcPr>
            <w:tcW w:w="10456" w:type="dxa"/>
          </w:tcPr>
          <w:p w14:paraId="5C220D57" w14:textId="77777777" w:rsidR="00133BAE" w:rsidRDefault="00133BAE" w:rsidP="00133BAE">
            <w:r>
              <w:t>#!/bin/bash</w:t>
            </w:r>
          </w:p>
          <w:p w14:paraId="21669C12" w14:textId="77777777" w:rsidR="00133BAE" w:rsidRDefault="00133BAE" w:rsidP="00133BAE">
            <w:r>
              <w:t>. ~ippbxmng/.bash_profile</w:t>
            </w:r>
          </w:p>
          <w:p w14:paraId="787E33BB" w14:textId="77777777" w:rsidR="00133BAE" w:rsidRDefault="00133BAE" w:rsidP="00133BAE">
            <w:r>
              <w:t xml:space="preserve"> </w:t>
            </w:r>
          </w:p>
          <w:p w14:paraId="1C937AEE" w14:textId="77777777" w:rsidR="00133BAE" w:rsidRDefault="00133BAE" w:rsidP="00133BAE">
            <w:r>
              <w:t>#DATE=`/bin/date +%Y-%w`</w:t>
            </w:r>
          </w:p>
          <w:p w14:paraId="60DFC8D0" w14:textId="77777777" w:rsidR="00133BAE" w:rsidRDefault="00133BAE" w:rsidP="00133BAE">
            <w:r>
              <w:t>DATE=`/bin/date +%F`</w:t>
            </w:r>
          </w:p>
          <w:p w14:paraId="0427B0ED" w14:textId="77777777" w:rsidR="00133BAE" w:rsidRDefault="00133BAE" w:rsidP="00133BAE">
            <w:r>
              <w:t>DATE1=`/bin/date +%A`</w:t>
            </w:r>
          </w:p>
          <w:p w14:paraId="01BB3404" w14:textId="77777777" w:rsidR="00133BAE" w:rsidRDefault="00133BAE" w:rsidP="00133BAE">
            <w:r>
              <w:t xml:space="preserve"> </w:t>
            </w:r>
          </w:p>
          <w:p w14:paraId="05C72E9C" w14:textId="77777777" w:rsidR="00133BAE" w:rsidRDefault="00133BAE" w:rsidP="00133BAE">
            <w:r>
              <w:t>mkdir -p /home/ippbxmng/BACKUP/</w:t>
            </w:r>
          </w:p>
          <w:p w14:paraId="4553D025" w14:textId="77777777" w:rsidR="00133BAE" w:rsidRDefault="00133BAE" w:rsidP="00133BAE">
            <w:r>
              <w:t xml:space="preserve"> </w:t>
            </w:r>
          </w:p>
          <w:p w14:paraId="3B64F220" w14:textId="77777777" w:rsidR="00133BAE" w:rsidRDefault="00133BAE" w:rsidP="00133BAE">
            <w:r>
              <w:t>/bin/\rm /home/ippbxmng/BACKUP/*</w:t>
            </w:r>
          </w:p>
          <w:p w14:paraId="2AA98640" w14:textId="77777777" w:rsidR="00133BAE" w:rsidRDefault="00133BAE" w:rsidP="00133BAE">
            <w:r>
              <w:t>/bin/cp /etc/hosts /home/ippbxmng/BACKUP/</w:t>
            </w:r>
          </w:p>
          <w:p w14:paraId="449009CF" w14:textId="77777777" w:rsidR="00133BAE" w:rsidRDefault="00133BAE" w:rsidP="00133BAE">
            <w:r>
              <w:t>/bin/cp /etc/sysconfig/iptables /home/ippbxmng/BACKUP/</w:t>
            </w:r>
          </w:p>
          <w:p w14:paraId="64D52BC1" w14:textId="77777777" w:rsidR="00133BAE" w:rsidRDefault="00133BAE" w:rsidP="00133BAE">
            <w:r>
              <w:t>/bin/tar cvfz /home/ippbxmng/BACKUP/CONF.$DATE.tar.gz /etc/asterisk</w:t>
            </w:r>
          </w:p>
          <w:p w14:paraId="60FC77FB" w14:textId="77777777" w:rsidR="00133BAE" w:rsidRDefault="00133BAE" w:rsidP="00133BAE">
            <w:r>
              <w:t>/bin/tar cvfz /home/ippbxmng/BACKUP/WEB.$DATE.tar.gz /usr/local/tomcat/webapps/ipcc</w:t>
            </w:r>
          </w:p>
          <w:p w14:paraId="5093D577" w14:textId="77777777" w:rsidR="00133BAE" w:rsidRDefault="00133BAE" w:rsidP="00133BAE">
            <w:r>
              <w:t>/bin/tar cvfz /home/ippbxmng/BACKUP/MONWEB.$DATE.tar.gz /usr/local/tomcat/webapps/monit</w:t>
            </w:r>
          </w:p>
          <w:p w14:paraId="527104AE" w14:textId="77777777" w:rsidR="00133BAE" w:rsidRDefault="00133BAE" w:rsidP="00133BAE">
            <w:r>
              <w:t>/bin/tar cvfz /home/ippbxmng/BACKUP/SRC.$DATE.tar.gz /home/ippbxmng/src/</w:t>
            </w:r>
          </w:p>
          <w:p w14:paraId="54CD67DE" w14:textId="77777777" w:rsidR="00133BAE" w:rsidRDefault="00133BAE" w:rsidP="00133BAE">
            <w:r>
              <w:t>/bin/tar cvfz /home/ippbxmng/BACKUP/LIB.$DATE.tar.gz /home/ippbxmng/lib/</w:t>
            </w:r>
          </w:p>
          <w:p w14:paraId="671695A0" w14:textId="77777777" w:rsidR="00133BAE" w:rsidRDefault="00133BAE" w:rsidP="00133BAE"/>
          <w:p w14:paraId="6876FD21" w14:textId="77777777" w:rsidR="00133BAE" w:rsidRDefault="00133BAE" w:rsidP="00133BAE">
            <w:r>
              <w:t>/bin/tar cvfz /home/ippbxmng/BACKUP/ARS_SOUND.$DATE.tar.gz /var/lib/asterisk/sounds/ars</w:t>
            </w:r>
          </w:p>
          <w:p w14:paraId="37D9CB4E" w14:textId="77777777" w:rsidR="00133BAE" w:rsidRDefault="00133BAE" w:rsidP="00133BAE">
            <w:r>
              <w:t>/bin/tar cvfz /home/ippbxmng/BACKUP/MOH_SOUND.$DATE.tar.gz /var/lib/asterisk/moh</w:t>
            </w:r>
          </w:p>
          <w:p w14:paraId="395953E4" w14:textId="77777777" w:rsidR="00133BAE" w:rsidRDefault="00133BAE" w:rsidP="00133BAE">
            <w:r>
              <w:t>/bin/cp /etc/profile /home/ippbxmng/BACKUP/</w:t>
            </w:r>
          </w:p>
          <w:p w14:paraId="32F42287" w14:textId="77777777" w:rsidR="00133BAE" w:rsidRDefault="00133BAE" w:rsidP="00133BAE">
            <w:r>
              <w:t>/bin/cp /etc/rc.local /home/ippbxmng/BACKUP/</w:t>
            </w:r>
          </w:p>
          <w:p w14:paraId="5ADD6092" w14:textId="77777777" w:rsidR="00133BAE" w:rsidRDefault="00133BAE" w:rsidP="00133BAE">
            <w:r>
              <w:t>/bin/cp /usr/local/tomcat/bin/setclasspath.sh /home/ippbxmng/BACKUP/</w:t>
            </w:r>
          </w:p>
          <w:p w14:paraId="79CE9E79" w14:textId="77777777" w:rsidR="00133BAE" w:rsidRDefault="00133BAE" w:rsidP="00133BAE">
            <w:r>
              <w:t xml:space="preserve"> </w:t>
            </w:r>
          </w:p>
          <w:p w14:paraId="06A27535" w14:textId="77777777" w:rsidR="00133BAE" w:rsidRDefault="00133BAE" w:rsidP="00133BAE">
            <w:r>
              <w:t>#전체 DB 백업</w:t>
            </w:r>
          </w:p>
          <w:p w14:paraId="21771F70" w14:textId="58283358" w:rsidR="00133BAE" w:rsidRDefault="00133BAE" w:rsidP="00133BAE">
            <w:r>
              <w:t>/usr/local/mysql/bin/mysqldump --extended-insert=false --default-character-set=utf8 -ueicn -peicnrw -d eicn &gt; /home/ippbxmng/BACKUP/SCH</w:t>
            </w:r>
            <w:r w:rsidR="002A3889">
              <w:t>EM</w:t>
            </w:r>
            <w:r>
              <w:t>A.$DATE.sql</w:t>
            </w:r>
          </w:p>
          <w:p w14:paraId="71FDD377" w14:textId="440E5CC9" w:rsidR="00883FB0" w:rsidRDefault="00883FB0" w:rsidP="00133BAE">
            <w:r w:rsidRPr="00883FB0">
              <w:t>/usr/local/mysql/bin/mysqldump --extended-insert=false --default-character-set=utf8 -ueicn -peicnrw -d CUSTOMDB &gt; /home/ippbxmng/BACKUP/CUSTOMDB_SCH</w:t>
            </w:r>
            <w:r w:rsidR="002A3889">
              <w:t>EM</w:t>
            </w:r>
            <w:r w:rsidRPr="00883FB0">
              <w:t>A.$DATE.sql</w:t>
            </w:r>
          </w:p>
          <w:p w14:paraId="31A67CE2" w14:textId="77777777" w:rsidR="00133BAE" w:rsidRDefault="00133BAE" w:rsidP="00133BAE">
            <w:r>
              <w:t>/usr/local/mysql/bin/mysqldump --extended-insert=false --default-character-set=utf8 -ueicn -peicnrw eicn admin_list &gt; /home/ippbxmng/BACKUP/admin_list.$DATE.sql</w:t>
            </w:r>
          </w:p>
          <w:p w14:paraId="5B11BF4B" w14:textId="77777777" w:rsidR="00133BAE" w:rsidRDefault="00133BAE" w:rsidP="00133BAE">
            <w:r>
              <w:t>/usr/local/mysql/bin/mysqldump --extended-insert=false --default-character-set=utf8 -ueicn -peicnrw eicn area_group &gt; /home/ippbxmng/BACKUP/area_group.$DATE.sql</w:t>
            </w:r>
          </w:p>
          <w:p w14:paraId="52E48E3D" w14:textId="77777777" w:rsidR="00133BAE" w:rsidRDefault="00133BAE" w:rsidP="00133BAE">
            <w:r>
              <w:t>/usr/local/mysql/bin/mysqldump --extended-insert=false --default-character-set=utf8 -ueicn -peicnrw eicn branch_group &gt; /home/ippbxmng/BACKUP/branch_group.$DATE.sql</w:t>
            </w:r>
          </w:p>
          <w:p w14:paraId="2531ACE1" w14:textId="77777777" w:rsidR="00133BAE" w:rsidRDefault="00133BAE" w:rsidP="00133BAE">
            <w:r>
              <w:t>/usr/local/mysql/bin/mysqldump --extended-insert=false --default-character-set=utf8 -ueicn -peicnrw eicn callback_dist &gt; /home/ippbxmng/BACKUP/callback_dist.$DATE.sql</w:t>
            </w:r>
          </w:p>
          <w:p w14:paraId="7DC1EABB" w14:textId="77777777" w:rsidR="00133BAE" w:rsidRDefault="00133BAE" w:rsidP="00133BAE">
            <w:r>
              <w:t>/usr/local/mysql/bin/mysqldump --extended-insert=false --default-character-set=utf8 -ueicn -peicnrw eicn callback_info &gt; /home/ippbxmng/BACKUP/callback_info.$DATE.sql</w:t>
            </w:r>
          </w:p>
          <w:p w14:paraId="13571494" w14:textId="77777777" w:rsidR="00133BAE" w:rsidRDefault="00133BAE" w:rsidP="00133BAE">
            <w:r>
              <w:t>/usr/local/mysql/bin/mysqldump --extended-insert=false --default-character-set=utf8 -ueicn -peicnrw eicn callback_list &gt; /home/ippbxmng/BACKUP/callback_list.$DATE.sql</w:t>
            </w:r>
          </w:p>
          <w:p w14:paraId="0EBD22FF" w14:textId="20E82B16" w:rsidR="00133BAE" w:rsidRDefault="00133BAE" w:rsidP="00133BAE">
            <w:r>
              <w:t>/usr/local/mysql/bin/mysqldump --extended-insert=false --default-character-set=utf8 -ueicn -peicnrw eicn cmp_m</w:t>
            </w:r>
            <w:r w:rsidR="002A3889">
              <w:t>em</w:t>
            </w:r>
            <w:r>
              <w:t>ber_ui_config &gt; /home/ippbxmng/BACKUP/cmp_m</w:t>
            </w:r>
            <w:r w:rsidR="002A3889">
              <w:t>em</w:t>
            </w:r>
            <w:r>
              <w:t>ber_ui_config.$DATE.sql</w:t>
            </w:r>
          </w:p>
          <w:p w14:paraId="08F45114" w14:textId="77777777" w:rsidR="00133BAE" w:rsidRDefault="00133BAE" w:rsidP="00133BAE">
            <w:r>
              <w:t>/usr/local/mysql/bin/mysqldump --extended-insert=false --default-character-set=utf8 -ueicn -peicnrw eicn cmp_menu_table &gt; /home/ippbxmng/BACKUP/cmp_menu_table.$DATE.sql</w:t>
            </w:r>
          </w:p>
          <w:p w14:paraId="1FD727D6" w14:textId="77777777" w:rsidR="00133BAE" w:rsidRDefault="00133BAE" w:rsidP="00133BAE">
            <w:r>
              <w:t>/usr/local/mysql/bin/mysqldump --extended-insert=false --default-character-set=utf8 -ueicn -peicnrw eicn company_info &gt; /home/ippbxmng/BACKUP/company_info.$DATE.sql</w:t>
            </w:r>
          </w:p>
          <w:p w14:paraId="1C1FFFBB" w14:textId="77777777" w:rsidR="00133BAE" w:rsidRDefault="00133BAE" w:rsidP="00133BAE">
            <w:r>
              <w:t>/usr/local/mysql/bin/mysqldump --extended-insert=false --default-character-set=utf8 -ueicn -peicnrw eicn context_info &gt; /home/ippbxmng/BACKUP/context_info.$DATE.sql</w:t>
            </w:r>
          </w:p>
          <w:p w14:paraId="12A26B40" w14:textId="77777777" w:rsidR="00133BAE" w:rsidRDefault="00133BAE" w:rsidP="00133BAE">
            <w:r>
              <w:t>/usr/local/mysql/bin/mysqldump --extended-insert=false --default-character-set=utf8 -ueicn -peicnrw eicn current_eicn_cdr &gt; /home/ippbxmng/BACKUP/current_eicn_cdr.$DATE.sql</w:t>
            </w:r>
          </w:p>
          <w:p w14:paraId="7BF92035" w14:textId="5477C4A5" w:rsidR="00133BAE" w:rsidRDefault="00133BAE" w:rsidP="00133BAE">
            <w:r>
              <w:t>/usr/local/mysql/bin/mysqldump --extended-insert=false --default-character-set=utf8 -ueicn -peicnrw eicn current_m</w:t>
            </w:r>
            <w:r w:rsidR="002A3889">
              <w:t>em</w:t>
            </w:r>
            <w:r>
              <w:t>ber_status &gt; /home/ippbxmng/BACKUP/current_m</w:t>
            </w:r>
            <w:r w:rsidR="002A3889">
              <w:t>em</w:t>
            </w:r>
            <w:r>
              <w:t>ber_status.$DATE.sql</w:t>
            </w:r>
          </w:p>
          <w:p w14:paraId="1F5586AB" w14:textId="77777777" w:rsidR="00133BAE" w:rsidRDefault="00133BAE" w:rsidP="00133BAE">
            <w:r>
              <w:t>/usr/local/mysql/bin/mysqldump --extended-insert=false --default-character-set=utf8 -ueicn -peicnrw eicn current_pds_campaign &gt; /home/ippbxmng/BACKUP/current_pds_campaign.$DATE.sql</w:t>
            </w:r>
          </w:p>
          <w:p w14:paraId="2F1C19E0" w14:textId="77777777" w:rsidR="00133BAE" w:rsidRDefault="00133BAE" w:rsidP="00133BAE">
            <w:r>
              <w:t>/usr/local/mysql/bin/mysqldump --extended-insert=false --default-character-set=utf8 -ueicn -peicnrw eicn gateway_routing &gt; /home/ippbxmng/BACKUP/gateway_routing.$DATE.sql</w:t>
            </w:r>
          </w:p>
          <w:p w14:paraId="6419725A" w14:textId="77777777" w:rsidR="00133BAE" w:rsidRDefault="00133BAE" w:rsidP="00133BAE">
            <w:r>
              <w:t>/usr/local/mysql/bin/mysqldump --extended-insert=false --default-character-set=utf8 -ueicn -peicnrw eicn ivr_tree &gt; /home/ippbxmng/BACKUP/ivr_tree.$DATE.sql</w:t>
            </w:r>
          </w:p>
          <w:p w14:paraId="3F44C794" w14:textId="31C00CA5" w:rsidR="00133BAE" w:rsidRDefault="00133BAE" w:rsidP="00133BAE">
            <w:r>
              <w:t>/usr/local/mysql/bin/mysqldump --extended-insert=false --default-character-set=utf8 -ueicn -peicnrw eicn m</w:t>
            </w:r>
            <w:r w:rsidR="002A3889">
              <w:t>em</w:t>
            </w:r>
            <w:r>
              <w:t>ber_ui_config &gt; /home/ippbxmng/BACKUP/m</w:t>
            </w:r>
            <w:r w:rsidR="002A3889">
              <w:t>em</w:t>
            </w:r>
            <w:r>
              <w:t>ber_ui_config.$DATE.sql</w:t>
            </w:r>
          </w:p>
          <w:p w14:paraId="4CA94D49" w14:textId="77777777" w:rsidR="00133BAE" w:rsidRDefault="00133BAE" w:rsidP="00133BAE">
            <w:r>
              <w:t>/usr/local/mysql/bin/mysqldump --extended-insert=false --default-character-set=utf8 -ueicn -peicnrw eicn ment_mng &gt; /home/ippbxmng/BACKUP/ment_mng.$DATE.sql</w:t>
            </w:r>
          </w:p>
          <w:p w14:paraId="1606BF2A" w14:textId="77777777" w:rsidR="00133BAE" w:rsidRDefault="00133BAE" w:rsidP="00133BAE">
            <w:r>
              <w:t>/usr/local/mysql/bin/mysqldump --extended-insert=false --default-character-set=utf8 -ueicn -peicnrw eicn menu_table &gt; /home/ippbxmng/BACKUP/menu_table.$DATE.sql</w:t>
            </w:r>
          </w:p>
          <w:p w14:paraId="1BE07957" w14:textId="77777777" w:rsidR="00133BAE" w:rsidRDefault="00133BAE" w:rsidP="00133BAE">
            <w:r>
              <w:t>/usr/local/mysql/bin/mysqldump --extended-insert=false --default-character-set=utf8 -ueicn -peicnrw eicn moh_config &gt; /home/ippbxmng/BACKUP/moh_config.$DATE.sql</w:t>
            </w:r>
          </w:p>
          <w:p w14:paraId="0D9BB23C" w14:textId="77777777" w:rsidR="00133BAE" w:rsidRDefault="00133BAE" w:rsidP="00133BAE">
            <w:r>
              <w:t>/usr/local/mysql/bin/mysqldump --extended-insert=false --default-character-set=utf8 -ueicn -peicnrw eicn moh_list &gt; /home/ippbxmng/BACKUP/moh_list.$DATE.sql</w:t>
            </w:r>
          </w:p>
          <w:p w14:paraId="2911610B" w14:textId="77777777" w:rsidR="00133BAE" w:rsidRDefault="00133BAE" w:rsidP="00133BAE">
            <w:r>
              <w:t>/usr/local/mysql/bin/mysqldump --extended-insert=false --default-character-set=utf8 -ueicn -peicnrw eicn number_070 &gt; /home/ippbxmng/BACKUP/number_070.$DATE.sql</w:t>
            </w:r>
          </w:p>
          <w:p w14:paraId="1AC4B425" w14:textId="77777777" w:rsidR="00133BAE" w:rsidRDefault="00133BAE" w:rsidP="00133BAE">
            <w:r>
              <w:t>/usr/local/mysql/bin/mysqldump --extended-insert=false --default-character-set=utf8 -ueicn -peicnrw eicn part_group &gt; /home/ippbxmng/BACKUP/part_group.$DATE.sql</w:t>
            </w:r>
          </w:p>
          <w:p w14:paraId="073FBE6B" w14:textId="77777777" w:rsidR="00133BAE" w:rsidRDefault="00133BAE" w:rsidP="00133BAE">
            <w:r>
              <w:t>/usr/local/mysql/bin/mysqldump --extended-insert=false --default-character-set=utf8 -ueicn -peicnrw eicn common_basic_field &gt; /home/ippbxmng/BACKUP/common_basic_field.$DATE.sql</w:t>
            </w:r>
          </w:p>
          <w:p w14:paraId="3378D395" w14:textId="77777777" w:rsidR="00133BAE" w:rsidRDefault="00133BAE" w:rsidP="00133BAE">
            <w:r>
              <w:t>/usr/local/mysql/bin/mysqldump --extended-insert=false --default-character-set=utf8 -ueicn -peicnrw eicn cst_group &gt; /home/ippbxmng/BACKUP/cst_group.$DATE.sql</w:t>
            </w:r>
          </w:p>
          <w:p w14:paraId="3D59C442" w14:textId="77777777" w:rsidR="00133BAE" w:rsidRDefault="00133BAE" w:rsidP="00133BAE">
            <w:r>
              <w:t>/usr/local/mysql/bin/mysqldump --extended-insert=false --default-character-set=utf8 -ueicn -peicnrw eicn common_type &gt; /home/ippbxmng/BACKUP/common_type.$DATE.sql</w:t>
            </w:r>
          </w:p>
          <w:p w14:paraId="37CAFC9B" w14:textId="77777777" w:rsidR="00133BAE" w:rsidRDefault="00133BAE" w:rsidP="00133BAE">
            <w:r>
              <w:t>/usr/local/mysql/bin/mysqldump --extended-insert=false --default-character-set=utf8 -ueicn -peicnrw eicn cst_custom_info &gt; /home/ippbxmng/BACKUP/cst_custom_info.$DATE.sql</w:t>
            </w:r>
          </w:p>
          <w:p w14:paraId="01499DFB" w14:textId="77777777" w:rsidR="00133BAE" w:rsidRDefault="00133BAE" w:rsidP="00133BAE">
            <w:r>
              <w:t>/usr/local/mysql/bin/mysqldump --extended-insert=false --default-character-set=utf8 -ueicn -peicnrw eicn common_field &gt; /home/ippbxmng/BACKUP/common_field.$DATE.sql</w:t>
            </w:r>
          </w:p>
          <w:p w14:paraId="003E473B" w14:textId="12620EF8" w:rsidR="00133BAE" w:rsidRDefault="00133BAE" w:rsidP="00133BAE">
            <w:r>
              <w:t>/usr/local/mysql/bin/mysqldump --extended-insert=false --default-character-set=utf8 -ueicn -peicnrw eicn pds_m</w:t>
            </w:r>
            <w:r w:rsidR="002A3889">
              <w:t>em</w:t>
            </w:r>
            <w:r>
              <w:t>ber &gt; /home/ippbxmng/BACKUP/pds_m</w:t>
            </w:r>
            <w:r w:rsidR="002A3889">
              <w:t>em</w:t>
            </w:r>
            <w:r>
              <w:t>ber.$DATE.sql</w:t>
            </w:r>
          </w:p>
          <w:p w14:paraId="703F59E1" w14:textId="77777777" w:rsidR="00133BAE" w:rsidRDefault="00133BAE" w:rsidP="00133BAE">
            <w:r>
              <w:t>/usr/local/mysql/bin/mysqldump --extended-insert=false --default-character-set=utf8 -ueicn -peicnrw eicn common_code&gt; /home/ippbxmng/BACKUP/common_code.$DATE.sql</w:t>
            </w:r>
          </w:p>
          <w:p w14:paraId="496801F6" w14:textId="77777777" w:rsidR="00133BAE" w:rsidRDefault="00133BAE" w:rsidP="00133BAE">
            <w:r>
              <w:t>/usr/local/mysql/bin/mysqldump --extended-insert=false --default-character-set=utf8 -ueicn -peicnrw eicn person_list&gt; /home/ippbxmng/BACKUP/person_list.$DATE.sql</w:t>
            </w:r>
          </w:p>
          <w:p w14:paraId="36201A0D" w14:textId="77777777" w:rsidR="00133BAE" w:rsidRDefault="00133BAE" w:rsidP="00133BAE">
            <w:r>
              <w:t>/usr/local/mysql/bin/mysqldump --extended-insert=false --default-character-set=utf8 -ueicn -peicnrw eicn phone_info &gt; /home/ippbxmng/BACKUP/phone_info.$DATE.sql</w:t>
            </w:r>
          </w:p>
          <w:p w14:paraId="08943CD8" w14:textId="77777777" w:rsidR="00133BAE" w:rsidRDefault="00133BAE" w:rsidP="00133BAE">
            <w:r>
              <w:t>/usr/local/mysql/bin/mysqldump --extended-insert=false --default-character-set=utf8 -ueicn -peicnrw eicn pickup_group &gt; /home/ippbxmng/BACKUP/pickup_group.$DATE.sql</w:t>
            </w:r>
          </w:p>
          <w:p w14:paraId="39EECEF6" w14:textId="12790D87" w:rsidR="00133BAE" w:rsidRDefault="00133BAE" w:rsidP="00133BAE">
            <w:r>
              <w:t>/usr/local/mysql/bin/mysqldump --extended-insert=false --default-character-set=utf8 -ueicn -peicnrw eicn queue_m</w:t>
            </w:r>
            <w:r w:rsidR="002A3889">
              <w:t>em</w:t>
            </w:r>
            <w:r>
              <w:t>ber_table &gt; /home/ippbxmng/BACKUP/queue_m</w:t>
            </w:r>
            <w:r w:rsidR="002A3889">
              <w:t>em</w:t>
            </w:r>
            <w:r>
              <w:t>ber_table.$DATE.sql</w:t>
            </w:r>
          </w:p>
          <w:p w14:paraId="19867874" w14:textId="77777777" w:rsidR="00133BAE" w:rsidRDefault="00133BAE" w:rsidP="00133BAE">
            <w:r>
              <w:t>/usr/local/mysql/bin/mysqldump --extended-insert=false --default-character-set=utf8 -ueicn -peicnrw eicn queue_name &gt; /home/ippbxmng/BACKUP/queue_name.$DATE.sql</w:t>
            </w:r>
          </w:p>
          <w:p w14:paraId="56C7BFBF" w14:textId="77777777" w:rsidR="00133BAE" w:rsidRDefault="00133BAE" w:rsidP="00133BAE">
            <w:r>
              <w:t>/usr/local/mysql/bin/mysqldump --extended-insert=false --default-character-set=utf8 -ueicn -peicnrw eicn queue_table &gt; /home/ippbxmng/BACKUP/queue_table.$DATE.sql</w:t>
            </w:r>
          </w:p>
          <w:p w14:paraId="4813F8C6" w14:textId="77777777" w:rsidR="00133BAE" w:rsidRDefault="00133BAE" w:rsidP="00133BAE">
            <w:r>
              <w:t>/usr/local/mysql/bin/mysqldump --extended-insert=false --default-character-set=utf8 -ueicn -peicnrw eicn random_cid &gt; /home/ippbxmng/BACKUP/random_cid.$DATE.sql</w:t>
            </w:r>
          </w:p>
          <w:p w14:paraId="413B9D78" w14:textId="77777777" w:rsidR="00133BAE" w:rsidRDefault="00133BAE" w:rsidP="00133BAE">
            <w:r>
              <w:t>/usr/local/mysql/bin/mysqldump --extended-insert=false --default-character-set=utf8 -ueicn -peicnrw eicn schedule_list &gt; /home/ippbxmng/BACKUP/schedule_list.$DATE.sql</w:t>
            </w:r>
          </w:p>
          <w:p w14:paraId="2714E0C2" w14:textId="77777777" w:rsidR="00133BAE" w:rsidRDefault="00133BAE" w:rsidP="00133BAE">
            <w:r>
              <w:t>/usr/local/mysql/bin/mysqldump --extended-insert=false --default-character-set=utf8 -ueicn -peicnrw eicn schedule_seed &gt; /home/ippbxmng/BACKUP/schedule_seed.$DATE.sql</w:t>
            </w:r>
          </w:p>
          <w:p w14:paraId="66FF35FC" w14:textId="77777777" w:rsidR="00133BAE" w:rsidRDefault="00133BAE" w:rsidP="00133BAE">
            <w:r>
              <w:t>/usr/local/mysql/bin/mysqldump --extended-insert=false --default-character-set=utf8 -ueicn -peicnrw eicn service_list &gt; /home/ippbxmng/BACKUP/service_list.$DATE.sql</w:t>
            </w:r>
          </w:p>
          <w:p w14:paraId="67C6F7A2" w14:textId="77777777" w:rsidR="00133BAE" w:rsidRDefault="00133BAE" w:rsidP="00133BAE">
            <w:r>
              <w:t>/usr/local/mysql/bin/mysqldump --extended-insert=false --default-character-set=utf8 -ueicn -peicnrw eicn sip_buddies &gt; /home/ippbxmng/BACKUP/sip_buddies.$DATE.sql</w:t>
            </w:r>
          </w:p>
          <w:p w14:paraId="5717020E" w14:textId="77777777" w:rsidR="00133BAE" w:rsidRDefault="00133BAE" w:rsidP="00133BAE">
            <w:r>
              <w:t>/usr/local/mysql/bin/mysqldump --extended-insert=false --default-character-set=utf8 -ueicn -peicnrw eicn sound_list &gt; /home/ippbxmng/BACKUP/sound_list.$DATE.sql</w:t>
            </w:r>
          </w:p>
          <w:p w14:paraId="28B6A4C2" w14:textId="743BAA28" w:rsidR="00133BAE" w:rsidRDefault="00133BAE" w:rsidP="00133BAE">
            <w:r>
              <w:t>/usr/local/mysql/bin/mysqldump --extended-insert=false --default-character-set=utf8 -ueicn -peicnrw eicn multichannel_</w:t>
            </w:r>
            <w:r w:rsidR="002A3889">
              <w:t>em</w:t>
            </w:r>
            <w:r>
              <w:t>ail_config &gt; /home/ippbxmng/BACKUP/multichannel_</w:t>
            </w:r>
            <w:r w:rsidR="002A3889">
              <w:t>em</w:t>
            </w:r>
            <w:r>
              <w:t>ail_config.$DATE.sql</w:t>
            </w:r>
          </w:p>
          <w:p w14:paraId="01DB7FDF" w14:textId="77777777" w:rsidR="00133BAE" w:rsidRDefault="00133BAE" w:rsidP="00133BAE">
            <w:r>
              <w:t>/usr/local/mysql/bin/mysqldump --extended-insert=false --default-character-set=utf8 -ueicn -peicnrw eicn multichannel_homepage_config &gt; /home/ippbxmng/BACKUP/multichannel_homepage_config.$DATE.sql</w:t>
            </w:r>
          </w:p>
          <w:p w14:paraId="5CC535DF" w14:textId="77777777" w:rsidR="00133BAE" w:rsidRDefault="00133BAE" w:rsidP="00133BAE">
            <w:r>
              <w:t>/usr/local/mysql/bin/mysqldump --extended-insert=false --default-character-set=utf8 -ueicn -peicnrw eicn display_basic_function &gt; /home/ippbxmng/BACKUP/display_basic_function.$DATE.sql</w:t>
            </w:r>
          </w:p>
          <w:p w14:paraId="14B09E22" w14:textId="77777777" w:rsidR="00133BAE" w:rsidRDefault="00133BAE" w:rsidP="00133BAE">
            <w:r>
              <w:t>/usr/local/mysql/bin/mysqldump --extended-insert=false --default-character-set=utf8 -ueicn -peicnrw eicn display_function &gt; /home/ippbxmng/BACKUP/display_function.$DATE.sql</w:t>
            </w:r>
          </w:p>
          <w:p w14:paraId="56AF3AF8" w14:textId="77777777" w:rsidR="00133BAE" w:rsidRDefault="00133BAE" w:rsidP="00133BAE">
            <w:r>
              <w:t>/usr/local/mysql/bin/mysqldump --extended-insert=false --default-character-set=utf8 -ueicn -peicnrw eicn display_config &gt; /home/ippbxmng/BACKUP/display_config.$DATE.sql</w:t>
            </w:r>
          </w:p>
          <w:p w14:paraId="1B7613EA" w14:textId="5EA3AF2C" w:rsidR="00133BAE" w:rsidRDefault="00133BAE" w:rsidP="00133BAE">
            <w:r>
              <w:t>/usr/local/mysql/bin/mysqldump --extended-insert=false --default-character-set=utf8 -ueicn -peicnrw eicn cmp_m</w:t>
            </w:r>
            <w:r w:rsidR="002A3889">
              <w:t>em</w:t>
            </w:r>
            <w:r>
              <w:t>ber_status_code &gt; /home/ippbxmng/BACKUP/cmp_m</w:t>
            </w:r>
            <w:r w:rsidR="002A3889">
              <w:t>em</w:t>
            </w:r>
            <w:r>
              <w:t>ber_status_code.$DATE.sql</w:t>
            </w:r>
          </w:p>
          <w:p w14:paraId="1BE6A6FE" w14:textId="77777777" w:rsidR="00133BAE" w:rsidRDefault="00133BAE" w:rsidP="00133BAE"/>
          <w:p w14:paraId="7AA10D7A" w14:textId="77777777" w:rsidR="00133BAE" w:rsidRDefault="00133BAE" w:rsidP="00133BAE"/>
          <w:p w14:paraId="0F8EEBCC" w14:textId="77777777" w:rsidR="00133BAE" w:rsidRDefault="00133BAE" w:rsidP="00133BAE">
            <w:r>
              <w:t>#날짜별로 조건 걸어서 백업</w:t>
            </w:r>
          </w:p>
          <w:p w14:paraId="78F8A8EE" w14:textId="77777777" w:rsidR="00133BAE" w:rsidRDefault="00133BAE" w:rsidP="00133BAE">
            <w:r>
              <w:t>/usr/local/mysql/bin/mysqldump --extended-insert=false --default-character-set=utf8 -ueicn -peicnrw eicn eicn_cdr -w "ring_date&gt;='$DATE 00:00:00' and ring_date&lt;='$DATE 23:59:59'"&gt; /home/ippbxmng/BACKUP/eicn_cdr.$DATE.sql</w:t>
            </w:r>
          </w:p>
          <w:p w14:paraId="767598A9" w14:textId="77777777" w:rsidR="00133BAE" w:rsidRDefault="00133BAE" w:rsidP="00133BAE">
            <w:r>
              <w:t>/usr/local/mysql/bin/mysqldump --extended-insert=false --default-character-set=utf8 -ueicn -peicnrw eicn cdr -w "calldate&gt;='$DATE 00:00:00' and calldate&lt;='$DATE 23:59:59'"&gt; /home/ippbxmng/BACKUP/cdr.$DATE.sql</w:t>
            </w:r>
          </w:p>
          <w:p w14:paraId="186E824F" w14:textId="13A290FA" w:rsidR="00133BAE" w:rsidRDefault="00133BAE" w:rsidP="00133BAE">
            <w:r>
              <w:t>/usr/local/mysql/bin/mysqldump --extended-insert=false --default-character-set=utf8 -ueicn -peicnrw eicn m</w:t>
            </w:r>
            <w:r w:rsidR="002A3889">
              <w:t>em</w:t>
            </w:r>
            <w:r>
              <w:t>ber_status -w "start_date&gt;='$DATE 00:00:00' and start_date&lt;='$DATE 23:59:59'" &gt; /home/ippbxmng/BACKUP/m</w:t>
            </w:r>
            <w:r w:rsidR="002A3889">
              <w:t>em</w:t>
            </w:r>
            <w:r>
              <w:t>ber_status.$DATE.sql</w:t>
            </w:r>
          </w:p>
          <w:p w14:paraId="6289CE5D" w14:textId="77777777" w:rsidR="00133BAE" w:rsidRDefault="00133BAE" w:rsidP="00133BAE">
            <w:r>
              <w:t>/usr/local/mysql/bin/mysqldump --extended-insert=false --default-character-set=utf8 -ueicn -peicnrw eicn stat_user_inbound -w "stat_date='$DATE'" &gt; /home/ippbxmng/BACKUP/stat_user_inbound.$DATE.sql</w:t>
            </w:r>
          </w:p>
          <w:p w14:paraId="5BBEB26E" w14:textId="77777777" w:rsidR="00133BAE" w:rsidRDefault="00133BAE" w:rsidP="00133BAE">
            <w:r>
              <w:t>/usr/local/mysql/bin/mysqldump --extended-insert=false --default-character-set=utf8 -ueicn -peicnrw eicn stat_user_outbound -w "stat_date='$DATE'" &gt; /home/ippbxmng/BACKUP/stat_user_outbound.$DATE.sql</w:t>
            </w:r>
          </w:p>
          <w:p w14:paraId="3DD00E56" w14:textId="77777777" w:rsidR="00133BAE" w:rsidRDefault="00133BAE" w:rsidP="00133BAE">
            <w:r>
              <w:t>/usr/local/mysql/bin/mysqldump --extended-insert=false --default-character-set=utf8 -ueicn -peicnrw eicn stat_inbound -w "stat_date='$DATE'" &gt; /home/ippbxmng/BACKUP/stat_inbound.$DATE.sql</w:t>
            </w:r>
          </w:p>
          <w:p w14:paraId="71C2D40D" w14:textId="77777777" w:rsidR="00133BAE" w:rsidRDefault="00133BAE" w:rsidP="00133BAE">
            <w:r>
              <w:t>/usr/local/mysql/bin/mysqldump --extended-insert=false --default-character-set=utf8 -ueicn -peicnrw eicn stat_outbound -w "stat_date='$DATE'" &gt; /home/ippbxmng/BACKUP/stat_outbound.$DATE.sql</w:t>
            </w:r>
          </w:p>
          <w:p w14:paraId="5A4DFC9E" w14:textId="3482E2CA" w:rsidR="00133BAE" w:rsidRDefault="00133BAE" w:rsidP="00133BAE">
            <w:r>
              <w:t>/usr/local/mysql/bin/mysqldump --extended-insert=false --default-character-set=utf8 -ueicn -peicnrw eicn stat_m</w:t>
            </w:r>
            <w:r w:rsidR="002A3889">
              <w:t>em</w:t>
            </w:r>
            <w:r>
              <w:t>ber_status -w "stat_date='$DATE'" &gt; /home/ippbxmng/BACKUP/stat_m</w:t>
            </w:r>
            <w:r w:rsidR="002A3889">
              <w:t>em</w:t>
            </w:r>
            <w:r>
              <w:t>ber_status.$DATE.sql</w:t>
            </w:r>
          </w:p>
          <w:p w14:paraId="7CE12A03" w14:textId="77777777" w:rsidR="00133BAE" w:rsidRDefault="00133BAE" w:rsidP="00133BAE">
            <w:r>
              <w:t>/usr/local/mysql/bin/mysqldump --extended-insert=false --default-character-set=utf8 -ueicn -peicnrw eicn login_history -w "login_date&gt;='$DATE 00:00:00' and login_date&lt;='$DATE 23:59:59'"&gt; /home/ippbxmng/BACKUP/login_history.$DATE.sql</w:t>
            </w:r>
          </w:p>
          <w:p w14:paraId="6515B584" w14:textId="77777777" w:rsidR="00133BAE" w:rsidRDefault="00133BAE" w:rsidP="00133BAE">
            <w:r>
              <w:t>/usr/local/mysql/bin/mysqldump --extended-insert=false --default-character-set=utf8 -ueicn -peicnrw eicn web_login_history -w "login_date&gt;='$DATE 00:00:00' and login_date&lt;='$DATE 23:59:59'"&gt; /home/ippbxmng/BACKUP/web_login_history.$DATE.sql</w:t>
            </w:r>
          </w:p>
          <w:p w14:paraId="0CE16FAF" w14:textId="77777777" w:rsidR="00133BAE" w:rsidRDefault="00133BAE" w:rsidP="00133BAE"/>
          <w:p w14:paraId="3F86412D" w14:textId="77777777" w:rsidR="00133BAE" w:rsidRDefault="00133BAE" w:rsidP="00133BAE">
            <w:r>
              <w:t xml:space="preserve"> </w:t>
            </w:r>
          </w:p>
          <w:p w14:paraId="1C7F2275" w14:textId="77777777" w:rsidR="00133BAE" w:rsidRDefault="00133BAE" w:rsidP="00133BAE">
            <w:r>
              <w:t>/bin/tar cvfz /usr/local/apache/htdocs/xxxxxx_$DATE.tar.gz /home/ippbxmng/BACKUP</w:t>
            </w:r>
          </w:p>
          <w:p w14:paraId="5459A471" w14:textId="77777777" w:rsidR="008E59B8" w:rsidRDefault="00133BAE" w:rsidP="00133BAE">
            <w:r>
              <w:t>/usr/bin/wget http://BACKUP_SERVER/backup/backup_exe.jsp?file=xxxxxx_$DATE.tar.gz</w:t>
            </w:r>
          </w:p>
        </w:tc>
      </w:tr>
    </w:tbl>
    <w:p w14:paraId="244072D9" w14:textId="77777777" w:rsidR="00173F46" w:rsidRPr="007843B1" w:rsidRDefault="00173F46" w:rsidP="002A3410"/>
    <w:p w14:paraId="5782B8A3" w14:textId="5B41A281" w:rsidR="00173F46" w:rsidRPr="00F25773" w:rsidRDefault="00173F46" w:rsidP="002A3410">
      <w:pPr>
        <w:rPr>
          <w:color w:val="548DD4" w:themeColor="text2" w:themeTint="99"/>
        </w:rPr>
      </w:pPr>
      <w:r>
        <w:t xml:space="preserve">[root@localhost ~]# </w:t>
      </w:r>
      <w:r w:rsidRPr="00F25773">
        <w:rPr>
          <w:color w:val="548DD4" w:themeColor="text2" w:themeTint="99"/>
        </w:rPr>
        <w:t>vi ~ippbxmng/r</w:t>
      </w:r>
      <w:r w:rsidR="002A3889">
        <w:rPr>
          <w:color w:val="548DD4" w:themeColor="text2" w:themeTint="99"/>
        </w:rPr>
        <w:t>em</w:t>
      </w:r>
      <w:r w:rsidRPr="00F25773">
        <w:rPr>
          <w:color w:val="548DD4" w:themeColor="text2" w:themeTint="99"/>
        </w:rPr>
        <w:t>ove_backup.sh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59B8" w14:paraId="7B5C346A" w14:textId="77777777" w:rsidTr="008E59B8">
        <w:tc>
          <w:tcPr>
            <w:tcW w:w="10664" w:type="dxa"/>
          </w:tcPr>
          <w:p w14:paraId="4CF21BD5" w14:textId="77777777" w:rsidR="008E59B8" w:rsidRDefault="008E59B8" w:rsidP="008E59B8">
            <w:r>
              <w:t>#!/bin/bash</w:t>
            </w:r>
          </w:p>
          <w:p w14:paraId="7F229351" w14:textId="77777777" w:rsidR="008E59B8" w:rsidRDefault="008E59B8" w:rsidP="008E59B8">
            <w:r>
              <w:t>. ~ippbxmng/.bash_profile</w:t>
            </w:r>
          </w:p>
          <w:p w14:paraId="6C7A7B91" w14:textId="77777777" w:rsidR="008E59B8" w:rsidRDefault="008E59B8" w:rsidP="008E59B8">
            <w:r>
              <w:t xml:space="preserve"> </w:t>
            </w:r>
          </w:p>
          <w:p w14:paraId="31E34E4E" w14:textId="77777777" w:rsidR="008E59B8" w:rsidRDefault="008E59B8" w:rsidP="008E59B8">
            <w:r>
              <w:t>DATE=`/bin/date +%F`</w:t>
            </w:r>
          </w:p>
          <w:p w14:paraId="783FDE13" w14:textId="77777777" w:rsidR="008E59B8" w:rsidRDefault="008E59B8" w:rsidP="008E59B8">
            <w:r>
              <w:t xml:space="preserve"> </w:t>
            </w:r>
          </w:p>
          <w:p w14:paraId="453773A4" w14:textId="77777777" w:rsidR="008E59B8" w:rsidRDefault="008E59B8" w:rsidP="007C3549">
            <w:r>
              <w:t>/bin/\rm /usr/local/apache/htdocs/</w:t>
            </w:r>
            <w:r w:rsidR="007C3549">
              <w:t>xxxxxx</w:t>
            </w:r>
            <w:r>
              <w:t>_$DATE.tar.gz</w:t>
            </w:r>
          </w:p>
        </w:tc>
      </w:tr>
    </w:tbl>
    <w:p w14:paraId="1B53BE8C" w14:textId="77777777" w:rsidR="00173F46" w:rsidRDefault="00173F46" w:rsidP="002A3410"/>
    <w:p w14:paraId="76C1B408" w14:textId="77777777" w:rsidR="00173F46" w:rsidRDefault="00173F46" w:rsidP="002A3410">
      <w:r>
        <w:t xml:space="preserve">[root@localhost ~]# </w:t>
      </w:r>
      <w:r w:rsidRPr="00F25773">
        <w:rPr>
          <w:color w:val="548DD4" w:themeColor="text2" w:themeTint="99"/>
        </w:rPr>
        <w:t>chmod 744 ~ippbxmng/backup.sh</w:t>
      </w:r>
      <w:r>
        <w:t xml:space="preserve"> </w:t>
      </w:r>
    </w:p>
    <w:p w14:paraId="00249970" w14:textId="3974E908" w:rsidR="00173F46" w:rsidRDefault="00173F46" w:rsidP="002A3410">
      <w:pPr>
        <w:rPr>
          <w:color w:val="548DD4" w:themeColor="text2" w:themeTint="99"/>
        </w:rPr>
      </w:pPr>
      <w:r>
        <w:t xml:space="preserve">[root@localhost ~]# </w:t>
      </w:r>
      <w:r w:rsidRPr="00F25773">
        <w:rPr>
          <w:color w:val="548DD4" w:themeColor="text2" w:themeTint="99"/>
        </w:rPr>
        <w:t>chmod 744 ~ippbxmng/r</w:t>
      </w:r>
      <w:r w:rsidR="002A3889">
        <w:rPr>
          <w:color w:val="548DD4" w:themeColor="text2" w:themeTint="99"/>
        </w:rPr>
        <w:t>em</w:t>
      </w:r>
      <w:r w:rsidRPr="00F25773">
        <w:rPr>
          <w:color w:val="548DD4" w:themeColor="text2" w:themeTint="99"/>
        </w:rPr>
        <w:t xml:space="preserve">ove_backup.sh </w:t>
      </w:r>
    </w:p>
    <w:p w14:paraId="4A63D2C7" w14:textId="62F3137F" w:rsidR="0036094A" w:rsidRDefault="0036094A" w:rsidP="002A3410">
      <w:pPr>
        <w:rPr>
          <w:color w:val="548DD4" w:themeColor="text2" w:themeTint="99"/>
        </w:rPr>
      </w:pPr>
    </w:p>
    <w:p w14:paraId="1A8F7037" w14:textId="6A010183" w:rsidR="00786AA2" w:rsidRPr="0036094A" w:rsidRDefault="00786AA2" w:rsidP="00786AA2">
      <w:pPr>
        <w:rPr>
          <w:ins w:id="901" w:author="박 성진" w:date="2023-06-13T14:08:00Z"/>
          <w:color w:val="548DD4" w:themeColor="text2" w:themeTint="99"/>
        </w:rPr>
      </w:pPr>
      <w:r w:rsidRPr="0036094A">
        <w:rPr>
          <w:color w:val="548DD4" w:themeColor="text2" w:themeTint="99"/>
          <w:rPrChange w:id="902" w:author="박 성진" w:date="2023-06-13T14:11:00Z">
            <w:rPr/>
          </w:rPrChange>
        </w:rPr>
        <w:t xml:space="preserve">[root@localhost ~]# </w:t>
      </w:r>
      <w:r w:rsidRPr="0036094A">
        <w:rPr>
          <w:color w:val="548DD4" w:themeColor="text2" w:themeTint="99"/>
        </w:rPr>
        <w:t>vim /usr/local/apache/htdocs/index.html</w:t>
      </w:r>
      <w:ins w:id="903" w:author="박 성진" w:date="2023-06-13T14:12:00Z">
        <w:r w:rsidR="0036094A">
          <w:rPr>
            <w:color w:val="548DD4" w:themeColor="text2" w:themeTint="99"/>
          </w:rPr>
          <w:t xml:space="preserve"> =&gt; apache</w:t>
        </w:r>
        <w:r w:rsidR="0036094A">
          <w:rPr>
            <w:rFonts w:hint="eastAsia"/>
            <w:color w:val="548DD4" w:themeColor="text2" w:themeTint="99"/>
          </w:rPr>
          <w:t>를 사용하는 경우</w:t>
        </w:r>
      </w:ins>
    </w:p>
    <w:p w14:paraId="42132EA6" w14:textId="2E81EBBC" w:rsidR="0036094A" w:rsidRDefault="0036094A" w:rsidP="00786AA2">
      <w:pPr>
        <w:rPr>
          <w:color w:val="5F497A" w:themeColor="accent4" w:themeShade="BF"/>
        </w:rPr>
      </w:pPr>
      <w:ins w:id="904" w:author="박 성진" w:date="2023-06-13T14:08:00Z">
        <w:r w:rsidRPr="0036094A">
          <w:rPr>
            <w:color w:val="5F497A" w:themeColor="accent4" w:themeShade="BF"/>
            <w:rPrChange w:id="905" w:author="박 성진" w:date="2023-06-13T14:12:00Z">
              <w:rPr/>
            </w:rPrChange>
          </w:rPr>
          <w:t>[root@localhost ~]# vim usr/local/tomcat/webapps/ipcc/multichannel/login</w:t>
        </w:r>
      </w:ins>
      <w:ins w:id="906" w:author="박 성진" w:date="2023-06-13T14:09:00Z">
        <w:r w:rsidRPr="0036094A">
          <w:rPr>
            <w:color w:val="5F497A" w:themeColor="accent4" w:themeShade="BF"/>
            <w:rPrChange w:id="907" w:author="박 성진" w:date="2023-06-13T14:12:00Z">
              <w:rPr>
                <w:color w:val="548DD4" w:themeColor="text2" w:themeTint="99"/>
              </w:rPr>
            </w:rPrChange>
          </w:rPr>
          <w:t>/</w:t>
        </w:r>
      </w:ins>
      <w:ins w:id="908" w:author="박 성진" w:date="2023-06-13T14:08:00Z">
        <w:r w:rsidRPr="0036094A">
          <w:rPr>
            <w:color w:val="5F497A" w:themeColor="accent4" w:themeShade="BF"/>
            <w:rPrChange w:id="909" w:author="박 성진" w:date="2023-06-13T14:12:00Z">
              <w:rPr>
                <w:color w:val="548DD4" w:themeColor="text2" w:themeTint="99"/>
              </w:rPr>
            </w:rPrChange>
          </w:rPr>
          <w:t>index.html</w:t>
        </w:r>
      </w:ins>
      <w:ins w:id="910" w:author="박 성진" w:date="2023-06-13T14:09:00Z">
        <w:r w:rsidRPr="0036094A">
          <w:rPr>
            <w:color w:val="5F497A" w:themeColor="accent4" w:themeShade="BF"/>
            <w:rPrChange w:id="911" w:author="박 성진" w:date="2023-06-13T14:12:00Z">
              <w:rPr>
                <w:color w:val="548DD4" w:themeColor="text2" w:themeTint="99"/>
              </w:rPr>
            </w:rPrChange>
          </w:rPr>
          <w:t xml:space="preserve"> =&gt; </w:t>
        </w:r>
      </w:ins>
      <w:ins w:id="912" w:author="박 성진" w:date="2023-06-13T14:10:00Z">
        <w:r w:rsidRPr="0036094A">
          <w:rPr>
            <w:rFonts w:hint="eastAsia"/>
            <w:color w:val="5F497A" w:themeColor="accent4" w:themeShade="BF"/>
          </w:rPr>
          <w:t>a</w:t>
        </w:r>
        <w:r w:rsidRPr="0036094A">
          <w:rPr>
            <w:color w:val="5F497A" w:themeColor="accent4" w:themeShade="BF"/>
          </w:rPr>
          <w:t xml:space="preserve">pache </w:t>
        </w:r>
        <w:r w:rsidRPr="0036094A">
          <w:rPr>
            <w:rFonts w:hint="eastAsia"/>
            <w:color w:val="5F497A" w:themeColor="accent4" w:themeShade="BF"/>
          </w:rPr>
          <w:t>를</w:t>
        </w:r>
        <w:r w:rsidRPr="0036094A">
          <w:rPr>
            <w:color w:val="5F497A" w:themeColor="accent4" w:themeShade="BF"/>
            <w:rPrChange w:id="913" w:author="박 성진" w:date="2023-06-13T14:12:00Z">
              <w:rPr>
                <w:color w:val="548DD4" w:themeColor="text2" w:themeTint="99"/>
              </w:rPr>
            </w:rPrChange>
          </w:rPr>
          <w:t xml:space="preserve"> </w:t>
        </w:r>
      </w:ins>
      <w:ins w:id="914" w:author="박 성진" w:date="2023-06-13T14:09:00Z">
        <w:r w:rsidRPr="0036094A">
          <w:rPr>
            <w:rFonts w:hint="eastAsia"/>
            <w:color w:val="5F497A" w:themeColor="accent4" w:themeShade="BF"/>
            <w:rPrChange w:id="915" w:author="박 성진" w:date="2023-06-13T14:12:00Z">
              <w:rPr>
                <w:rFonts w:hint="eastAsia"/>
                <w:color w:val="548DD4" w:themeColor="text2" w:themeTint="99"/>
              </w:rPr>
            </w:rPrChange>
          </w:rPr>
          <w:t>사용하지않는</w:t>
        </w:r>
        <w:r w:rsidRPr="0036094A">
          <w:rPr>
            <w:color w:val="5F497A" w:themeColor="accent4" w:themeShade="BF"/>
            <w:rPrChange w:id="916" w:author="박 성진" w:date="2023-06-13T14:12:00Z">
              <w:rPr>
                <w:color w:val="548DD4" w:themeColor="text2" w:themeTint="99"/>
              </w:rPr>
            </w:rPrChange>
          </w:rPr>
          <w:t xml:space="preserve"> </w:t>
        </w:r>
      </w:ins>
      <w:ins w:id="917" w:author="박 성진" w:date="2023-06-13T14:12:00Z">
        <w:r w:rsidRPr="0036094A">
          <w:rPr>
            <w:rFonts w:hint="eastAsia"/>
            <w:color w:val="5F497A" w:themeColor="accent4" w:themeShade="BF"/>
            <w:rPrChange w:id="918" w:author="박 성진" w:date="2023-06-13T14:12:00Z">
              <w:rPr>
                <w:rFonts w:hint="eastAsia"/>
                <w:color w:val="548DD4" w:themeColor="text2" w:themeTint="99"/>
              </w:rPr>
            </w:rPrChange>
          </w:rPr>
          <w:t>경우</w:t>
        </w:r>
      </w:ins>
    </w:p>
    <w:p w14:paraId="5E7C4013" w14:textId="2CCB88CE" w:rsidR="000A7DC3" w:rsidRDefault="000A7DC3" w:rsidP="00786AA2">
      <w:pPr>
        <w:rPr>
          <w:color w:val="5F497A" w:themeColor="accent4" w:themeShade="BF"/>
        </w:rPr>
      </w:pPr>
      <w:ins w:id="919" w:author="박 성진" w:date="2023-06-13T14:08:00Z">
        <w:r w:rsidRPr="0036094A">
          <w:rPr>
            <w:color w:val="5F497A" w:themeColor="accent4" w:themeShade="BF"/>
            <w:rPrChange w:id="920" w:author="박 성진" w:date="2023-06-13T14:12:00Z">
              <w:rPr/>
            </w:rPrChange>
          </w:rPr>
          <w:t>[root@localhost ~]# vim usr/local/tomcat/webapps/</w:t>
        </w:r>
      </w:ins>
      <w:r>
        <w:rPr>
          <w:color w:val="5F497A" w:themeColor="accent4" w:themeShade="BF"/>
        </w:rPr>
        <w:t>ROOT</w:t>
      </w:r>
      <w:ins w:id="921" w:author="박 성진" w:date="2023-06-13T14:08:00Z">
        <w:r w:rsidRPr="0036094A">
          <w:rPr>
            <w:color w:val="5F497A" w:themeColor="accent4" w:themeShade="BF"/>
            <w:rPrChange w:id="922" w:author="박 성진" w:date="2023-06-13T14:12:00Z">
              <w:rPr/>
            </w:rPrChange>
          </w:rPr>
          <w:t>/multichannel/login</w:t>
        </w:r>
      </w:ins>
      <w:ins w:id="923" w:author="박 성진" w:date="2023-06-13T14:09:00Z">
        <w:r w:rsidRPr="0036094A">
          <w:rPr>
            <w:color w:val="5F497A" w:themeColor="accent4" w:themeShade="BF"/>
            <w:rPrChange w:id="924" w:author="박 성진" w:date="2023-06-13T14:12:00Z">
              <w:rPr>
                <w:color w:val="548DD4" w:themeColor="text2" w:themeTint="99"/>
              </w:rPr>
            </w:rPrChange>
          </w:rPr>
          <w:t>/</w:t>
        </w:r>
      </w:ins>
      <w:ins w:id="925" w:author="박 성진" w:date="2023-06-13T14:08:00Z">
        <w:r w:rsidRPr="0036094A">
          <w:rPr>
            <w:color w:val="5F497A" w:themeColor="accent4" w:themeShade="BF"/>
            <w:rPrChange w:id="926" w:author="박 성진" w:date="2023-06-13T14:12:00Z">
              <w:rPr>
                <w:color w:val="548DD4" w:themeColor="text2" w:themeTint="99"/>
              </w:rPr>
            </w:rPrChange>
          </w:rPr>
          <w:t>index.html</w:t>
        </w:r>
      </w:ins>
    </w:p>
    <w:p w14:paraId="77798067" w14:textId="77777777" w:rsidR="000A7DC3" w:rsidRPr="0036094A" w:rsidRDefault="000A7DC3" w:rsidP="00786AA2">
      <w:pPr>
        <w:rPr>
          <w:color w:val="5F497A" w:themeColor="accent4" w:themeShade="BF"/>
          <w:rPrChange w:id="927" w:author="박 성진" w:date="2023-06-13T14:12:00Z">
            <w:rPr>
              <w:color w:val="548DD4" w:themeColor="text2" w:themeTint="99"/>
            </w:rPr>
          </w:rPrChange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86AA2" w14:paraId="0C71677C" w14:textId="77777777" w:rsidTr="00A104D7">
        <w:tc>
          <w:tcPr>
            <w:tcW w:w="10456" w:type="dxa"/>
          </w:tcPr>
          <w:p w14:paraId="0BD0A796" w14:textId="77777777" w:rsidR="00FB74D0" w:rsidRPr="00FB74D0" w:rsidRDefault="00FB74D0" w:rsidP="00FB74D0">
            <w:pPr>
              <w:rPr>
                <w:color w:val="548DD4" w:themeColor="text2" w:themeTint="99"/>
              </w:rPr>
            </w:pPr>
            <w:r w:rsidRPr="00FB74D0">
              <w:rPr>
                <w:color w:val="548DD4" w:themeColor="text2" w:themeTint="99"/>
              </w:rPr>
              <w:t>&lt;script&gt;</w:t>
            </w:r>
          </w:p>
          <w:p w14:paraId="5EB9D49A" w14:textId="77777777" w:rsidR="00FB74D0" w:rsidRPr="00FB74D0" w:rsidRDefault="00FB74D0" w:rsidP="00FB74D0">
            <w:pPr>
              <w:rPr>
                <w:color w:val="548DD4" w:themeColor="text2" w:themeTint="99"/>
              </w:rPr>
            </w:pPr>
            <w:r w:rsidRPr="00FB74D0">
              <w:rPr>
                <w:color w:val="548DD4" w:themeColor="text2" w:themeTint="99"/>
              </w:rPr>
              <w:t xml:space="preserve">        location.replace('/ipcc/multichannel/login/login.jsp?company_id=eicn'); </w:t>
            </w:r>
          </w:p>
          <w:p w14:paraId="1A1E034D" w14:textId="77777777" w:rsidR="00786AA2" w:rsidRDefault="00FB74D0" w:rsidP="00FB74D0">
            <w:pPr>
              <w:rPr>
                <w:color w:val="548DD4" w:themeColor="text2" w:themeTint="99"/>
              </w:rPr>
            </w:pPr>
            <w:r w:rsidRPr="00FB74D0">
              <w:rPr>
                <w:color w:val="548DD4" w:themeColor="text2" w:themeTint="99"/>
              </w:rPr>
              <w:t>&lt;/script&gt;</w:t>
            </w:r>
          </w:p>
        </w:tc>
      </w:tr>
    </w:tbl>
    <w:p w14:paraId="759BB099" w14:textId="77777777" w:rsidR="00786AA2" w:rsidRDefault="00786AA2" w:rsidP="00786AA2">
      <w:pPr>
        <w:rPr>
          <w:color w:val="548DD4" w:themeColor="text2" w:themeTint="99"/>
        </w:rPr>
      </w:pPr>
    </w:p>
    <w:p w14:paraId="049BFCC6" w14:textId="5B6E8383" w:rsidR="00A104D7" w:rsidRPr="000049DF" w:rsidRDefault="00A104D7" w:rsidP="00A104D7">
      <w:pPr>
        <w:rPr>
          <w:b/>
          <w:sz w:val="22"/>
        </w:rPr>
      </w:pPr>
      <w:r w:rsidRPr="000049DF">
        <w:rPr>
          <w:rFonts w:hint="eastAsia"/>
          <w:b/>
          <w:sz w:val="22"/>
        </w:rPr>
        <w:t>##mysql 설정 (</w:t>
      </w:r>
      <w:r>
        <w:rPr>
          <w:rFonts w:hint="eastAsia"/>
          <w:b/>
          <w:sz w:val="22"/>
        </w:rPr>
        <w:t>암호화 함수 생성 스크립트</w:t>
      </w:r>
      <w:r w:rsidRPr="000049DF">
        <w:rPr>
          <w:rFonts w:hint="eastAsia"/>
          <w:b/>
          <w:sz w:val="22"/>
        </w:rPr>
        <w:t>)</w:t>
      </w:r>
      <w:r>
        <w:rPr>
          <w:b/>
          <w:sz w:val="22"/>
        </w:rPr>
        <w:t xml:space="preserve"> - </w:t>
      </w:r>
      <w:r w:rsidRPr="00A104D7">
        <w:rPr>
          <w:b/>
          <w:color w:val="FF0000"/>
          <w:sz w:val="22"/>
        </w:rPr>
        <w:t xml:space="preserve">2022-10-20 </w:t>
      </w:r>
      <w:r w:rsidRPr="00A104D7">
        <w:rPr>
          <w:rFonts w:hint="eastAsia"/>
          <w:b/>
          <w:color w:val="FF0000"/>
          <w:sz w:val="22"/>
        </w:rPr>
        <w:t>추가내용</w:t>
      </w:r>
    </w:p>
    <w:p w14:paraId="0A0B6529" w14:textId="7234985A" w:rsidR="00A104D7" w:rsidRDefault="00A104D7" w:rsidP="00786AA2">
      <w:r>
        <w:t>[root@localhost ~]#</w:t>
      </w:r>
      <w:r>
        <w:rPr>
          <w:rFonts w:hint="eastAsia"/>
        </w:rPr>
        <w:t xml:space="preserve"> </w:t>
      </w:r>
      <w:r w:rsidRPr="005607E2">
        <w:rPr>
          <w:rFonts w:hint="eastAsia"/>
          <w:color w:val="548DD4" w:themeColor="text2" w:themeTint="99"/>
        </w:rPr>
        <w:t xml:space="preserve">mysql -u </w:t>
      </w:r>
      <w:r w:rsidRPr="005607E2">
        <w:rPr>
          <w:color w:val="548DD4" w:themeColor="text2" w:themeTint="99"/>
        </w:rPr>
        <w:t>root</w:t>
      </w:r>
      <w:r w:rsidRPr="005607E2">
        <w:rPr>
          <w:rFonts w:hint="eastAsia"/>
          <w:color w:val="548DD4" w:themeColor="text2" w:themeTint="99"/>
        </w:rPr>
        <w:t xml:space="preserve"> -p</w:t>
      </w:r>
      <w:r>
        <w:rPr>
          <w:rFonts w:hint="eastAsia"/>
        </w:rPr>
        <w:t xml:space="preserve"> </w:t>
      </w:r>
    </w:p>
    <w:p w14:paraId="5D778AC0" w14:textId="40EFCBA6" w:rsidR="00A104D7" w:rsidRPr="00A104D7" w:rsidRDefault="00A104D7" w:rsidP="00786AA2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04D7" w:rsidRPr="00FB74D0" w14:paraId="4ABD9ED3" w14:textId="77777777" w:rsidTr="00A104D7">
        <w:trPr>
          <w:trHeight w:val="2525"/>
        </w:trPr>
        <w:tc>
          <w:tcPr>
            <w:tcW w:w="10664" w:type="dxa"/>
          </w:tcPr>
          <w:p w14:paraId="5D1911D3" w14:textId="77777777" w:rsidR="00A104D7" w:rsidRDefault="00A104D7" w:rsidP="000559AD">
            <w:pPr>
              <w:rPr>
                <w:color w:val="548DD4" w:themeColor="text2" w:themeTint="99"/>
              </w:rPr>
            </w:pPr>
          </w:p>
          <w:p w14:paraId="697524E5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SET GLOBAL log_bin_trust_function_creators = ON;</w:t>
            </w:r>
          </w:p>
          <w:p w14:paraId="4E15470C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</w:p>
          <w:p w14:paraId="215379BE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USE CUSTOMDB;</w:t>
            </w:r>
          </w:p>
          <w:p w14:paraId="1A723475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</w:p>
          <w:p w14:paraId="2A533C74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DELIMITER $$</w:t>
            </w:r>
          </w:p>
          <w:p w14:paraId="564300B6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CREATE FUNCTION fn_enc_string_text (</w:t>
            </w:r>
          </w:p>
          <w:p w14:paraId="637F2666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stringText VARCHAR(500)</w:t>
            </w:r>
          </w:p>
          <w:p w14:paraId="1FF1008E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,secretKey VARCHAR(50)</w:t>
            </w:r>
          </w:p>
          <w:p w14:paraId="7BAF17D5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) RETURNS VARCHAR(500)</w:t>
            </w:r>
          </w:p>
          <w:p w14:paraId="073234D4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BEGIN</w:t>
            </w:r>
          </w:p>
          <w:p w14:paraId="2C21529A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ab/>
              <w:t>RETURN hex(aes_encrypt(stringText,secretKey));</w:t>
            </w:r>
          </w:p>
          <w:p w14:paraId="156AB085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END $$</w:t>
            </w:r>
          </w:p>
          <w:p w14:paraId="3902983D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DELIMITER ;</w:t>
            </w:r>
          </w:p>
          <w:p w14:paraId="33971F4C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</w:p>
          <w:p w14:paraId="479876DC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DELIMITER $$</w:t>
            </w:r>
          </w:p>
          <w:p w14:paraId="3F149E01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CREATE FUNCTION fn_dec_string_text (</w:t>
            </w:r>
          </w:p>
          <w:p w14:paraId="14FE5C2A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stringText VARCHAR(500)</w:t>
            </w:r>
          </w:p>
          <w:p w14:paraId="7D227BE4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,secretKey VARCHAR(50)</w:t>
            </w:r>
          </w:p>
          <w:p w14:paraId="2EF7C25B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) RETURNS VARCHAR(500)</w:t>
            </w:r>
          </w:p>
          <w:p w14:paraId="71E7DF84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BEGIN</w:t>
            </w:r>
          </w:p>
          <w:p w14:paraId="6776CF93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ab/>
              <w:t>RETURN aes_decrypt(unhex(stringText),secretKey);</w:t>
            </w:r>
          </w:p>
          <w:p w14:paraId="540627B9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END $$</w:t>
            </w:r>
          </w:p>
          <w:p w14:paraId="43706ACA" w14:textId="518DEB7C" w:rsidR="00A104D7" w:rsidRPr="006951BF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DELIMITER ;</w:t>
            </w:r>
          </w:p>
        </w:tc>
      </w:tr>
    </w:tbl>
    <w:p w14:paraId="5B7488B2" w14:textId="77777777" w:rsidR="00A104D7" w:rsidRDefault="00A104D7" w:rsidP="00786AA2">
      <w:pPr>
        <w:rPr>
          <w:color w:val="548DD4" w:themeColor="text2" w:themeTint="99"/>
        </w:rPr>
      </w:pPr>
    </w:p>
    <w:p w14:paraId="205F9EEC" w14:textId="77777777" w:rsidR="006951BF" w:rsidRDefault="006951BF" w:rsidP="00786AA2">
      <w:pPr>
        <w:rPr>
          <w:color w:val="548DD4" w:themeColor="text2" w:themeTint="99"/>
        </w:rPr>
      </w:pPr>
    </w:p>
    <w:p w14:paraId="0F609496" w14:textId="77777777" w:rsidR="006951BF" w:rsidRDefault="006951BF" w:rsidP="00786AA2">
      <w:pPr>
        <w:rPr>
          <w:color w:val="548DD4" w:themeColor="text2" w:themeTint="99"/>
        </w:rPr>
      </w:pPr>
    </w:p>
    <w:p w14:paraId="0AA5D99E" w14:textId="128CB365" w:rsidR="006951BF" w:rsidRPr="006951BF" w:rsidRDefault="006951BF" w:rsidP="006951BF">
      <w:pPr>
        <w:rPr>
          <w:b/>
          <w:sz w:val="22"/>
        </w:rPr>
      </w:pPr>
      <w:r>
        <w:rPr>
          <w:rFonts w:hint="eastAsia"/>
          <w:color w:val="FF0000"/>
        </w:rPr>
        <w:t xml:space="preserve"> </w:t>
      </w:r>
      <w:r w:rsidRPr="000049DF">
        <w:rPr>
          <w:rFonts w:hint="eastAsia"/>
          <w:b/>
          <w:sz w:val="22"/>
        </w:rPr>
        <w:t>##mysql 설정</w:t>
      </w:r>
      <w:r>
        <w:rPr>
          <w:rFonts w:hint="eastAsia"/>
          <w:b/>
          <w:sz w:val="22"/>
        </w:rPr>
        <w:t xml:space="preserve"> (</w:t>
      </w:r>
      <w:r w:rsidRPr="006951BF">
        <w:rPr>
          <w:rFonts w:hint="eastAsia"/>
          <w:b/>
          <w:sz w:val="22"/>
        </w:rPr>
        <w:t>단일 서버</w:t>
      </w:r>
      <w:ins w:id="928" w:author="박 성진" w:date="2023-01-19T10:10:00Z">
        <w:r w:rsidR="002B4E7B">
          <w:rPr>
            <w:rFonts w:hint="eastAsia"/>
            <w:b/>
            <w:sz w:val="22"/>
          </w:rPr>
          <w:t xml:space="preserve"> 또는 </w:t>
        </w:r>
        <w:r w:rsidR="002B4E7B">
          <w:rPr>
            <w:b/>
            <w:sz w:val="22"/>
          </w:rPr>
          <w:t xml:space="preserve">PBX </w:t>
        </w:r>
        <w:r w:rsidR="002B4E7B">
          <w:rPr>
            <w:rFonts w:hint="eastAsia"/>
            <w:b/>
            <w:sz w:val="22"/>
          </w:rPr>
          <w:t>이중화</w:t>
        </w:r>
      </w:ins>
      <w:r w:rsidRPr="006951BF">
        <w:rPr>
          <w:rFonts w:hint="eastAsia"/>
          <w:b/>
          <w:sz w:val="22"/>
        </w:rPr>
        <w:t>인 경우)</w:t>
      </w:r>
    </w:p>
    <w:p w14:paraId="730E3D8B" w14:textId="77777777" w:rsidR="006951BF" w:rsidRDefault="006951BF" w:rsidP="006951BF">
      <w:r>
        <w:t>[root@localhost ~]#</w:t>
      </w:r>
      <w:r>
        <w:rPr>
          <w:rFonts w:hint="eastAsia"/>
        </w:rPr>
        <w:t xml:space="preserve"> </w:t>
      </w:r>
      <w:r w:rsidRPr="005607E2">
        <w:rPr>
          <w:rFonts w:hint="eastAsia"/>
          <w:color w:val="548DD4" w:themeColor="text2" w:themeTint="99"/>
        </w:rPr>
        <w:t xml:space="preserve">mysql -u </w:t>
      </w:r>
      <w:r w:rsidRPr="005607E2">
        <w:rPr>
          <w:color w:val="548DD4" w:themeColor="text2" w:themeTint="99"/>
        </w:rPr>
        <w:t>root</w:t>
      </w:r>
      <w:r w:rsidRPr="005607E2">
        <w:rPr>
          <w:rFonts w:hint="eastAsia"/>
          <w:color w:val="548DD4" w:themeColor="text2" w:themeTint="99"/>
        </w:rPr>
        <w:t xml:space="preserve"> -p</w:t>
      </w:r>
      <w:r>
        <w:rPr>
          <w:rFonts w:hint="eastAsia"/>
        </w:rPr>
        <w:t xml:space="preserve"> </w:t>
      </w:r>
    </w:p>
    <w:p w14:paraId="045BE8CC" w14:textId="77777777" w:rsidR="006951BF" w:rsidRDefault="006951BF" w:rsidP="006951BF">
      <w:r>
        <w:t>M</w:t>
      </w:r>
      <w:r>
        <w:rPr>
          <w:rFonts w:hint="eastAsia"/>
        </w:rPr>
        <w:t xml:space="preserve">ysql&gt; </w:t>
      </w:r>
      <w:r w:rsidRPr="005607E2">
        <w:rPr>
          <w:rFonts w:hint="eastAsia"/>
          <w:color w:val="548DD4" w:themeColor="text2" w:themeTint="99"/>
        </w:rPr>
        <w:t>use mysql</w:t>
      </w:r>
    </w:p>
    <w:p w14:paraId="51858756" w14:textId="56CF6160" w:rsidR="006951BF" w:rsidRPr="006951BF" w:rsidRDefault="006951BF" w:rsidP="00786AA2">
      <w:r>
        <w:t>M</w:t>
      </w:r>
      <w:r>
        <w:rPr>
          <w:rFonts w:hint="eastAsia"/>
        </w:rPr>
        <w:t xml:space="preserve">ysql&gt; </w:t>
      </w:r>
      <w:r w:rsidRPr="005607E2">
        <w:rPr>
          <w:rFonts w:hint="eastAsia"/>
          <w:color w:val="548DD4" w:themeColor="text2" w:themeTint="99"/>
        </w:rPr>
        <w:t>select * from user;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951BF" w:rsidRPr="00D92582" w14:paraId="52A89ABF" w14:textId="77777777" w:rsidTr="006B17B4">
        <w:trPr>
          <w:trHeight w:val="2525"/>
        </w:trPr>
        <w:tc>
          <w:tcPr>
            <w:tcW w:w="10456" w:type="dxa"/>
          </w:tcPr>
          <w:p w14:paraId="1470C121" w14:textId="03D4534A" w:rsidR="00DA66E0" w:rsidRPr="00DA66E0" w:rsidRDefault="00DA66E0" w:rsidP="00DA66E0">
            <w:pPr>
              <w:rPr>
                <w:ins w:id="929" w:author="박 성진" w:date="2023-02-03T15:24:00Z"/>
                <w:color w:val="548DD4" w:themeColor="text2" w:themeTint="99"/>
              </w:rPr>
            </w:pPr>
            <w:ins w:id="930" w:author="박 성진" w:date="2023-02-03T15:24:00Z">
              <w:r w:rsidRPr="00DA66E0">
                <w:rPr>
                  <w:color w:val="548DD4" w:themeColor="text2" w:themeTint="99"/>
                </w:rPr>
                <w:t>grant all on eicn.* to 'eicn'@'pbx_vip' identified by 'eicnrw';</w:t>
              </w:r>
            </w:ins>
          </w:p>
          <w:p w14:paraId="44ADBC65" w14:textId="77777777" w:rsidR="00DA66E0" w:rsidRPr="00DA66E0" w:rsidRDefault="00DA66E0" w:rsidP="00DA66E0">
            <w:pPr>
              <w:rPr>
                <w:ins w:id="931" w:author="박 성진" w:date="2023-02-03T15:24:00Z"/>
                <w:color w:val="548DD4" w:themeColor="text2" w:themeTint="99"/>
              </w:rPr>
            </w:pPr>
            <w:ins w:id="932" w:author="박 성진" w:date="2023-02-03T15:24:00Z">
              <w:r w:rsidRPr="00DA66E0">
                <w:rPr>
                  <w:color w:val="548DD4" w:themeColor="text2" w:themeTint="99"/>
                </w:rPr>
                <w:t>grant all on eicn.* to 'eicn'@'pbx1' identified by 'eicnrw';</w:t>
              </w:r>
            </w:ins>
          </w:p>
          <w:p w14:paraId="6FF6D820" w14:textId="58214B60" w:rsidR="006951BF" w:rsidRPr="00D92582" w:rsidDel="00DA66E0" w:rsidRDefault="00DA66E0" w:rsidP="00DA66E0">
            <w:pPr>
              <w:rPr>
                <w:del w:id="933" w:author="박 성진" w:date="2023-02-03T15:24:00Z"/>
                <w:color w:val="548DD4" w:themeColor="text2" w:themeTint="99"/>
              </w:rPr>
            </w:pPr>
            <w:ins w:id="934" w:author="박 성진" w:date="2023-02-03T15:24:00Z">
              <w:r w:rsidRPr="00DA66E0">
                <w:rPr>
                  <w:color w:val="548DD4" w:themeColor="text2" w:themeTint="99"/>
                </w:rPr>
                <w:t>grant all on eicn.* to 'eicn'@'pbx2' identified by 'eicnrw';</w:t>
              </w:r>
            </w:ins>
            <w:del w:id="935" w:author="박 성진" w:date="2023-02-03T15:24:00Z">
              <w:r w:rsidR="006951BF" w:rsidRPr="00D92582" w:rsidDel="00DA66E0">
                <w:rPr>
                  <w:color w:val="548DD4" w:themeColor="text2" w:themeTint="99"/>
                </w:rPr>
                <w:delText>grant all on eicn.* to 'eicn'@'my_host' identified by 'eicnrw';</w:delText>
              </w:r>
            </w:del>
          </w:p>
          <w:p w14:paraId="6BCE3358" w14:textId="77EE4D6C" w:rsidR="006951BF" w:rsidRPr="00D92582" w:rsidDel="00DA66E0" w:rsidRDefault="006951BF" w:rsidP="006951BF">
            <w:pPr>
              <w:rPr>
                <w:del w:id="936" w:author="박 성진" w:date="2023-02-03T15:24:00Z"/>
                <w:color w:val="548DD4" w:themeColor="text2" w:themeTint="99"/>
              </w:rPr>
            </w:pPr>
            <w:del w:id="937" w:author="박 성진" w:date="2023-02-03T15:24:00Z">
              <w:r w:rsidRPr="00D92582" w:rsidDel="00DA66E0">
                <w:rPr>
                  <w:color w:val="548DD4" w:themeColor="text2" w:themeTint="99"/>
                </w:rPr>
                <w:delText>grant all on CUSTOMDB.* to 'eicn'@'my_host' identified by 'eicnrw';</w:delText>
              </w:r>
            </w:del>
          </w:p>
          <w:p w14:paraId="6094A124" w14:textId="54BC4CFC" w:rsidR="006951BF" w:rsidRPr="00D92582" w:rsidDel="00DA66E0" w:rsidRDefault="006951BF" w:rsidP="006951BF">
            <w:pPr>
              <w:rPr>
                <w:del w:id="938" w:author="박 성진" w:date="2023-02-03T15:24:00Z"/>
                <w:color w:val="548DD4" w:themeColor="text2" w:themeTint="99"/>
              </w:rPr>
            </w:pPr>
            <w:del w:id="939" w:author="박 성진" w:date="2023-02-03T15:24:00Z">
              <w:r w:rsidRPr="00D92582" w:rsidDel="00DA66E0">
                <w:rPr>
                  <w:color w:val="548DD4" w:themeColor="text2" w:themeTint="99"/>
                </w:rPr>
                <w:delText>grant all on CONFIGDB.* to 'eicn'@'my_host' identified by 'eicnrw';</w:delText>
              </w:r>
            </w:del>
          </w:p>
          <w:p w14:paraId="40F6CAC1" w14:textId="0F132803" w:rsidR="006951BF" w:rsidRPr="00D92582" w:rsidDel="00DA66E0" w:rsidRDefault="006951BF" w:rsidP="006951BF">
            <w:pPr>
              <w:rPr>
                <w:del w:id="940" w:author="박 성진" w:date="2023-02-03T15:24:00Z"/>
                <w:color w:val="548DD4" w:themeColor="text2" w:themeTint="99"/>
              </w:rPr>
            </w:pPr>
            <w:del w:id="941" w:author="박 성진" w:date="2023-02-03T15:24:00Z">
              <w:r w:rsidRPr="00D92582" w:rsidDel="00DA66E0">
                <w:rPr>
                  <w:color w:val="548DD4" w:themeColor="text2" w:themeTint="99"/>
                </w:rPr>
                <w:delText xml:space="preserve">grant all on </w:delText>
              </w:r>
              <w:r w:rsidRPr="00D92582" w:rsidDel="00DA66E0">
                <w:rPr>
                  <w:rFonts w:hint="eastAsia"/>
                  <w:color w:val="548DD4" w:themeColor="text2" w:themeTint="99"/>
                </w:rPr>
                <w:delText>S</w:delText>
              </w:r>
              <w:r w:rsidRPr="00D92582" w:rsidDel="00DA66E0">
                <w:rPr>
                  <w:color w:val="548DD4" w:themeColor="text2" w:themeTint="99"/>
                </w:rPr>
                <w:delText>TATDB.* to 'eicn'@'my_host' identified by 'eicnrw';</w:delText>
              </w:r>
            </w:del>
          </w:p>
          <w:p w14:paraId="12865D8A" w14:textId="5678DE71" w:rsidR="002B4E7B" w:rsidRDefault="006951BF" w:rsidP="006951BF">
            <w:pPr>
              <w:rPr>
                <w:ins w:id="942" w:author="박 성진" w:date="2023-02-03T15:24:00Z"/>
                <w:color w:val="548DD4" w:themeColor="text2" w:themeTint="99"/>
              </w:rPr>
            </w:pPr>
            <w:del w:id="943" w:author="박 성진" w:date="2023-02-03T15:24:00Z">
              <w:r w:rsidRPr="00D92582" w:rsidDel="00DA66E0">
                <w:rPr>
                  <w:color w:val="548DD4" w:themeColor="text2" w:themeTint="99"/>
                </w:rPr>
                <w:delText>grant all on PDS.* to 'eicn'@'my_host' identified by 'eicnrw';</w:delText>
              </w:r>
            </w:del>
          </w:p>
          <w:p w14:paraId="75FA6871" w14:textId="77777777" w:rsidR="00DA66E0" w:rsidRDefault="00DA66E0" w:rsidP="006951BF">
            <w:pPr>
              <w:rPr>
                <w:ins w:id="944" w:author="박 성진" w:date="2023-01-19T10:10:00Z"/>
                <w:color w:val="548DD4" w:themeColor="text2" w:themeTint="99"/>
              </w:rPr>
            </w:pPr>
          </w:p>
          <w:p w14:paraId="23F19F83" w14:textId="77777777" w:rsidR="002B4E7B" w:rsidRPr="002B4E7B" w:rsidRDefault="002B4E7B" w:rsidP="002B4E7B">
            <w:pPr>
              <w:rPr>
                <w:ins w:id="945" w:author="박 성진" w:date="2023-01-19T10:10:00Z"/>
                <w:color w:val="548DD4" w:themeColor="text2" w:themeTint="99"/>
              </w:rPr>
            </w:pPr>
            <w:ins w:id="946" w:author="박 성진" w:date="2023-01-19T10:10:00Z">
              <w:r w:rsidRPr="002B4E7B">
                <w:rPr>
                  <w:color w:val="548DD4" w:themeColor="text2" w:themeTint="99"/>
                </w:rPr>
                <w:t>grant all on CUSTOMDB.* to 'eicn'@'pbx_vip' identified by 'eicnrw';</w:t>
              </w:r>
            </w:ins>
          </w:p>
          <w:p w14:paraId="07812BA0" w14:textId="77777777" w:rsidR="002B4E7B" w:rsidRPr="002B4E7B" w:rsidRDefault="002B4E7B" w:rsidP="002B4E7B">
            <w:pPr>
              <w:rPr>
                <w:ins w:id="947" w:author="박 성진" w:date="2023-01-19T10:10:00Z"/>
                <w:color w:val="548DD4" w:themeColor="text2" w:themeTint="99"/>
              </w:rPr>
            </w:pPr>
            <w:ins w:id="948" w:author="박 성진" w:date="2023-01-19T10:10:00Z">
              <w:r w:rsidRPr="002B4E7B">
                <w:rPr>
                  <w:color w:val="548DD4" w:themeColor="text2" w:themeTint="99"/>
                </w:rPr>
                <w:t>grant all on CUSTOMDB.* to 'eicn'@'pbx1' identified by 'eicnrw';</w:t>
              </w:r>
            </w:ins>
          </w:p>
          <w:p w14:paraId="01735F99" w14:textId="77777777" w:rsidR="002B4E7B" w:rsidRPr="002B4E7B" w:rsidRDefault="002B4E7B" w:rsidP="002B4E7B">
            <w:pPr>
              <w:rPr>
                <w:ins w:id="949" w:author="박 성진" w:date="2023-01-19T10:10:00Z"/>
                <w:color w:val="548DD4" w:themeColor="text2" w:themeTint="99"/>
              </w:rPr>
            </w:pPr>
            <w:ins w:id="950" w:author="박 성진" w:date="2023-01-19T10:10:00Z">
              <w:r w:rsidRPr="002B4E7B">
                <w:rPr>
                  <w:color w:val="548DD4" w:themeColor="text2" w:themeTint="99"/>
                </w:rPr>
                <w:t>grant all on CUSTOMDB.* to 'eicn'@'pbx2' identified by 'eicnrw';</w:t>
              </w:r>
            </w:ins>
          </w:p>
          <w:p w14:paraId="422730D5" w14:textId="77777777" w:rsidR="002B4E7B" w:rsidRPr="002B4E7B" w:rsidRDefault="002B4E7B" w:rsidP="002B4E7B">
            <w:pPr>
              <w:rPr>
                <w:ins w:id="951" w:author="박 성진" w:date="2023-01-19T10:10:00Z"/>
                <w:color w:val="548DD4" w:themeColor="text2" w:themeTint="99"/>
              </w:rPr>
            </w:pPr>
            <w:ins w:id="952" w:author="박 성진" w:date="2023-01-19T10:10:00Z">
              <w:r w:rsidRPr="002B4E7B">
                <w:rPr>
                  <w:color w:val="548DD4" w:themeColor="text2" w:themeTint="99"/>
                </w:rPr>
                <w:t xml:space="preserve"> </w:t>
              </w:r>
            </w:ins>
          </w:p>
          <w:p w14:paraId="74893F12" w14:textId="77777777" w:rsidR="002B4E7B" w:rsidRPr="002B4E7B" w:rsidRDefault="002B4E7B" w:rsidP="002B4E7B">
            <w:pPr>
              <w:rPr>
                <w:ins w:id="953" w:author="박 성진" w:date="2023-01-19T10:10:00Z"/>
                <w:color w:val="548DD4" w:themeColor="text2" w:themeTint="99"/>
              </w:rPr>
            </w:pPr>
            <w:ins w:id="954" w:author="박 성진" w:date="2023-01-19T10:10:00Z">
              <w:r w:rsidRPr="002B4E7B">
                <w:rPr>
                  <w:color w:val="548DD4" w:themeColor="text2" w:themeTint="99"/>
                </w:rPr>
                <w:t>grant all on CONFIGDB.* to 'eicn'@'pbx_vip' identified by 'eicnrw';</w:t>
              </w:r>
            </w:ins>
          </w:p>
          <w:p w14:paraId="50458183" w14:textId="77777777" w:rsidR="002B4E7B" w:rsidRPr="002B4E7B" w:rsidRDefault="002B4E7B" w:rsidP="002B4E7B">
            <w:pPr>
              <w:rPr>
                <w:ins w:id="955" w:author="박 성진" w:date="2023-01-19T10:10:00Z"/>
                <w:color w:val="548DD4" w:themeColor="text2" w:themeTint="99"/>
              </w:rPr>
            </w:pPr>
            <w:ins w:id="956" w:author="박 성진" w:date="2023-01-19T10:10:00Z">
              <w:r w:rsidRPr="002B4E7B">
                <w:rPr>
                  <w:color w:val="548DD4" w:themeColor="text2" w:themeTint="99"/>
                </w:rPr>
                <w:t>grant all on CONFIGDB.* to 'eicn'@'pbx1' identified by 'eicnrw';</w:t>
              </w:r>
            </w:ins>
          </w:p>
          <w:p w14:paraId="15864EB1" w14:textId="77777777" w:rsidR="002B4E7B" w:rsidRPr="002B4E7B" w:rsidRDefault="002B4E7B" w:rsidP="002B4E7B">
            <w:pPr>
              <w:rPr>
                <w:ins w:id="957" w:author="박 성진" w:date="2023-01-19T10:10:00Z"/>
                <w:color w:val="548DD4" w:themeColor="text2" w:themeTint="99"/>
              </w:rPr>
            </w:pPr>
            <w:ins w:id="958" w:author="박 성진" w:date="2023-01-19T10:10:00Z">
              <w:r w:rsidRPr="002B4E7B">
                <w:rPr>
                  <w:color w:val="548DD4" w:themeColor="text2" w:themeTint="99"/>
                </w:rPr>
                <w:t>grant all on CONFIGDB.* to 'eicn'@'pbx2' identified by 'eicnrw';</w:t>
              </w:r>
            </w:ins>
          </w:p>
          <w:p w14:paraId="5C859672" w14:textId="77777777" w:rsidR="002B4E7B" w:rsidRPr="002B4E7B" w:rsidRDefault="002B4E7B" w:rsidP="002B4E7B">
            <w:pPr>
              <w:rPr>
                <w:ins w:id="959" w:author="박 성진" w:date="2023-01-19T10:10:00Z"/>
                <w:color w:val="548DD4" w:themeColor="text2" w:themeTint="99"/>
              </w:rPr>
            </w:pPr>
            <w:ins w:id="960" w:author="박 성진" w:date="2023-01-19T10:10:00Z">
              <w:r w:rsidRPr="002B4E7B">
                <w:rPr>
                  <w:color w:val="548DD4" w:themeColor="text2" w:themeTint="99"/>
                </w:rPr>
                <w:t xml:space="preserve"> </w:t>
              </w:r>
            </w:ins>
          </w:p>
          <w:p w14:paraId="0BE96B75" w14:textId="77777777" w:rsidR="002B4E7B" w:rsidRPr="002B4E7B" w:rsidRDefault="002B4E7B" w:rsidP="002B4E7B">
            <w:pPr>
              <w:rPr>
                <w:ins w:id="961" w:author="박 성진" w:date="2023-01-19T10:10:00Z"/>
                <w:color w:val="548DD4" w:themeColor="text2" w:themeTint="99"/>
              </w:rPr>
            </w:pPr>
            <w:ins w:id="962" w:author="박 성진" w:date="2023-01-19T10:10:00Z">
              <w:r w:rsidRPr="002B4E7B">
                <w:rPr>
                  <w:color w:val="548DD4" w:themeColor="text2" w:themeTint="99"/>
                </w:rPr>
                <w:t>grant all on STATDB.* to 'eicn'@'pbx_vip' identified by 'eicnrw';</w:t>
              </w:r>
            </w:ins>
          </w:p>
          <w:p w14:paraId="14CC2B64" w14:textId="77777777" w:rsidR="002B4E7B" w:rsidRPr="002B4E7B" w:rsidRDefault="002B4E7B" w:rsidP="002B4E7B">
            <w:pPr>
              <w:rPr>
                <w:ins w:id="963" w:author="박 성진" w:date="2023-01-19T10:10:00Z"/>
                <w:color w:val="548DD4" w:themeColor="text2" w:themeTint="99"/>
              </w:rPr>
            </w:pPr>
            <w:ins w:id="964" w:author="박 성진" w:date="2023-01-19T10:10:00Z">
              <w:r w:rsidRPr="002B4E7B">
                <w:rPr>
                  <w:color w:val="548DD4" w:themeColor="text2" w:themeTint="99"/>
                </w:rPr>
                <w:t>grant all on STATDB.* to 'eicn'@'pbx1' identified by 'eicnrw';</w:t>
              </w:r>
            </w:ins>
          </w:p>
          <w:p w14:paraId="77A96488" w14:textId="77777777" w:rsidR="002B4E7B" w:rsidRPr="002B4E7B" w:rsidRDefault="002B4E7B" w:rsidP="002B4E7B">
            <w:pPr>
              <w:rPr>
                <w:ins w:id="965" w:author="박 성진" w:date="2023-01-19T10:10:00Z"/>
                <w:color w:val="548DD4" w:themeColor="text2" w:themeTint="99"/>
              </w:rPr>
            </w:pPr>
            <w:ins w:id="966" w:author="박 성진" w:date="2023-01-19T10:10:00Z">
              <w:r w:rsidRPr="002B4E7B">
                <w:rPr>
                  <w:color w:val="548DD4" w:themeColor="text2" w:themeTint="99"/>
                </w:rPr>
                <w:t>grant all on STATDB.* to 'eicn'@'pbx2' identified by 'eicnrw';</w:t>
              </w:r>
            </w:ins>
          </w:p>
          <w:p w14:paraId="3882A101" w14:textId="77777777" w:rsidR="002B4E7B" w:rsidRPr="002B4E7B" w:rsidRDefault="002B4E7B" w:rsidP="002B4E7B">
            <w:pPr>
              <w:rPr>
                <w:ins w:id="967" w:author="박 성진" w:date="2023-01-19T10:10:00Z"/>
                <w:color w:val="548DD4" w:themeColor="text2" w:themeTint="99"/>
              </w:rPr>
            </w:pPr>
            <w:ins w:id="968" w:author="박 성진" w:date="2023-01-19T10:10:00Z">
              <w:r w:rsidRPr="002B4E7B">
                <w:rPr>
                  <w:color w:val="548DD4" w:themeColor="text2" w:themeTint="99"/>
                </w:rPr>
                <w:t xml:space="preserve"> </w:t>
              </w:r>
            </w:ins>
          </w:p>
          <w:p w14:paraId="066776EA" w14:textId="77777777" w:rsidR="002B4E7B" w:rsidRPr="002B4E7B" w:rsidRDefault="002B4E7B" w:rsidP="002B4E7B">
            <w:pPr>
              <w:rPr>
                <w:ins w:id="969" w:author="박 성진" w:date="2023-01-19T10:10:00Z"/>
                <w:color w:val="548DD4" w:themeColor="text2" w:themeTint="99"/>
              </w:rPr>
            </w:pPr>
            <w:ins w:id="970" w:author="박 성진" w:date="2023-01-19T10:10:00Z">
              <w:r w:rsidRPr="002B4E7B">
                <w:rPr>
                  <w:color w:val="548DD4" w:themeColor="text2" w:themeTint="99"/>
                </w:rPr>
                <w:t>grant all on PDS.* to 'eicn'@'pbx_vip' identified by 'eicnrw';</w:t>
              </w:r>
            </w:ins>
          </w:p>
          <w:p w14:paraId="4A49906D" w14:textId="77777777" w:rsidR="002B4E7B" w:rsidRPr="002B4E7B" w:rsidRDefault="002B4E7B" w:rsidP="002B4E7B">
            <w:pPr>
              <w:rPr>
                <w:ins w:id="971" w:author="박 성진" w:date="2023-01-19T10:10:00Z"/>
                <w:color w:val="548DD4" w:themeColor="text2" w:themeTint="99"/>
              </w:rPr>
            </w:pPr>
            <w:ins w:id="972" w:author="박 성진" w:date="2023-01-19T10:10:00Z">
              <w:r w:rsidRPr="002B4E7B">
                <w:rPr>
                  <w:color w:val="548DD4" w:themeColor="text2" w:themeTint="99"/>
                </w:rPr>
                <w:t>grant all on PDS.* to 'eicn'@'pbx1' identified by 'eicnrw';</w:t>
              </w:r>
            </w:ins>
          </w:p>
          <w:p w14:paraId="09957DBE" w14:textId="03367FE4" w:rsidR="002B4E7B" w:rsidRDefault="002B4E7B" w:rsidP="002B4E7B">
            <w:pPr>
              <w:rPr>
                <w:ins w:id="973" w:author="박 성진" w:date="2023-01-19T10:10:00Z"/>
                <w:color w:val="548DD4" w:themeColor="text2" w:themeTint="99"/>
              </w:rPr>
            </w:pPr>
            <w:ins w:id="974" w:author="박 성진" w:date="2023-01-19T10:10:00Z">
              <w:r w:rsidRPr="002B4E7B">
                <w:rPr>
                  <w:color w:val="548DD4" w:themeColor="text2" w:themeTint="99"/>
                </w:rPr>
                <w:t>grant all on PDS.* to 'eicn'@'pbx2' identified by 'eicnrw';</w:t>
              </w:r>
            </w:ins>
          </w:p>
          <w:p w14:paraId="5BD1C02F" w14:textId="39A6FE6A" w:rsidR="002B4E7B" w:rsidRDefault="002B4E7B" w:rsidP="006951BF">
            <w:pPr>
              <w:rPr>
                <w:ins w:id="975" w:author="박 성진" w:date="2023-01-19T10:10:00Z"/>
                <w:color w:val="548DD4" w:themeColor="text2" w:themeTint="99"/>
              </w:rPr>
            </w:pPr>
          </w:p>
          <w:p w14:paraId="567B0232" w14:textId="77777777" w:rsidR="002B4E7B" w:rsidRPr="00D92582" w:rsidRDefault="002B4E7B" w:rsidP="006951BF">
            <w:pPr>
              <w:rPr>
                <w:color w:val="548DD4" w:themeColor="text2" w:themeTint="99"/>
              </w:rPr>
            </w:pPr>
          </w:p>
          <w:p w14:paraId="13BDF0C8" w14:textId="77777777" w:rsidR="006951BF" w:rsidRDefault="006951BF" w:rsidP="009657C1">
            <w:pPr>
              <w:rPr>
                <w:color w:val="548DD4" w:themeColor="text2" w:themeTint="99"/>
              </w:rPr>
            </w:pPr>
          </w:p>
          <w:p w14:paraId="3556813C" w14:textId="1951F731" w:rsidR="006951BF" w:rsidRPr="006951BF" w:rsidRDefault="006951BF" w:rsidP="009657C1">
            <w:pPr>
              <w:rPr>
                <w:color w:val="548DD4" w:themeColor="text2" w:themeTint="99"/>
              </w:rPr>
            </w:pPr>
            <w:r w:rsidRPr="002B7214">
              <w:rPr>
                <w:color w:val="548DD4" w:themeColor="text2" w:themeTint="99"/>
              </w:rPr>
              <w:t>flush privileges;</w:t>
            </w:r>
          </w:p>
        </w:tc>
      </w:tr>
    </w:tbl>
    <w:p w14:paraId="19B590B9" w14:textId="77777777" w:rsidR="006B17B4" w:rsidRDefault="006B17B4" w:rsidP="006B17B4">
      <w:pPr>
        <w:rPr>
          <w:color w:val="548DD4" w:themeColor="text2" w:themeTint="99"/>
        </w:rPr>
      </w:pPr>
    </w:p>
    <w:p w14:paraId="7F560501" w14:textId="77777777" w:rsidR="006B17B4" w:rsidRPr="006B17B4" w:rsidRDefault="006B17B4" w:rsidP="006B17B4">
      <w:pPr>
        <w:rPr>
          <w:b/>
          <w:color w:val="000000" w:themeColor="text1"/>
        </w:rPr>
      </w:pPr>
      <w:r w:rsidRPr="006B17B4">
        <w:rPr>
          <w:rFonts w:hint="eastAsia"/>
          <w:b/>
          <w:color w:val="000000" w:themeColor="text1"/>
        </w:rPr>
        <w:t>로그인</w:t>
      </w:r>
      <w:r w:rsidRPr="006B17B4">
        <w:rPr>
          <w:b/>
          <w:color w:val="000000" w:themeColor="text1"/>
        </w:rPr>
        <w:t xml:space="preserve"> 페이지 안 열릴 때 // 240221</w:t>
      </w:r>
    </w:p>
    <w:p w14:paraId="220AFA7D" w14:textId="77777777" w:rsidR="006B17B4" w:rsidRPr="006B17B4" w:rsidRDefault="006B17B4" w:rsidP="006B17B4">
      <w:pPr>
        <w:rPr>
          <w:color w:val="548DD4" w:themeColor="text2" w:themeTint="99"/>
        </w:rPr>
      </w:pPr>
      <w:r w:rsidRPr="006B17B4">
        <w:rPr>
          <w:color w:val="548DD4" w:themeColor="text2" w:themeTint="99"/>
        </w:rPr>
        <w:t>grant all privileges on *.* to 'eicn'@'localhost' identified by 'eicnrw';</w:t>
      </w:r>
    </w:p>
    <w:p w14:paraId="1A386275" w14:textId="3FFB4692" w:rsidR="006B17B4" w:rsidRPr="006B17B4" w:rsidRDefault="006B17B4" w:rsidP="006B17B4">
      <w:pPr>
        <w:rPr>
          <w:color w:val="000000" w:themeColor="text1"/>
        </w:rPr>
      </w:pPr>
      <w:r w:rsidRPr="006B17B4">
        <w:rPr>
          <w:color w:val="000000" w:themeColor="text1"/>
        </w:rPr>
        <w:t>CUSTOMDB에 필요한 테이블들이 없어서 재시작해도 실패가 나는 것 같습니다</w:t>
      </w:r>
    </w:p>
    <w:p w14:paraId="0025DC34" w14:textId="77777777" w:rsidR="006B17B4" w:rsidRPr="006B17B4" w:rsidRDefault="006B17B4" w:rsidP="006B17B4">
      <w:pPr>
        <w:rPr>
          <w:color w:val="000000" w:themeColor="text1"/>
        </w:rPr>
      </w:pPr>
      <w:r w:rsidRPr="006B17B4">
        <w:rPr>
          <w:rFonts w:hint="eastAsia"/>
          <w:color w:val="000000" w:themeColor="text1"/>
        </w:rPr>
        <w:t>이게</w:t>
      </w:r>
      <w:r w:rsidRPr="006B17B4">
        <w:rPr>
          <w:color w:val="000000" w:themeColor="text1"/>
        </w:rPr>
        <w:t xml:space="preserve"> 원래는 테이블이 없으면 자동으로 생성되어야 하는데</w:t>
      </w:r>
    </w:p>
    <w:p w14:paraId="477D651F" w14:textId="77777777" w:rsidR="006B17B4" w:rsidRPr="006B17B4" w:rsidRDefault="006B17B4" w:rsidP="006B17B4">
      <w:pPr>
        <w:rPr>
          <w:color w:val="000000" w:themeColor="text1"/>
        </w:rPr>
      </w:pPr>
      <w:r w:rsidRPr="006B17B4">
        <w:rPr>
          <w:color w:val="000000" w:themeColor="text1"/>
        </w:rPr>
        <w:t>DB 계정에 권한이 없었던 것 같습니다</w:t>
      </w:r>
    </w:p>
    <w:p w14:paraId="0D1FC4F6" w14:textId="25CF3817" w:rsidR="006951BF" w:rsidRPr="006B17B4" w:rsidRDefault="006B17B4" w:rsidP="006B17B4">
      <w:pPr>
        <w:rPr>
          <w:color w:val="000000" w:themeColor="text1"/>
        </w:rPr>
      </w:pPr>
      <w:r w:rsidRPr="006B17B4">
        <w:rPr>
          <w:color w:val="000000" w:themeColor="text1"/>
        </w:rPr>
        <w:t>'eicn'@'localhost' 에도 권한 추가하고 재시작 했더니 되는 톰캣 구동 됩니다</w:t>
      </w:r>
    </w:p>
    <w:p w14:paraId="62DE4D6C" w14:textId="77777777" w:rsidR="00554782" w:rsidRDefault="00554782" w:rsidP="00BB4A32">
      <w:pPr>
        <w:rPr>
          <w:b/>
        </w:rPr>
      </w:pPr>
    </w:p>
    <w:p w14:paraId="6057CE0E" w14:textId="77777777" w:rsidR="006951BF" w:rsidRDefault="006951BF" w:rsidP="00BB4A32">
      <w:pPr>
        <w:rPr>
          <w:b/>
        </w:rPr>
      </w:pPr>
    </w:p>
    <w:p w14:paraId="6CD772E5" w14:textId="77777777" w:rsidR="006951BF" w:rsidRDefault="006951BF" w:rsidP="00BB4A32">
      <w:pPr>
        <w:rPr>
          <w:b/>
        </w:rPr>
      </w:pPr>
    </w:p>
    <w:p w14:paraId="054D1542" w14:textId="77777777" w:rsidR="00554782" w:rsidRPr="000049DF" w:rsidRDefault="00554782" w:rsidP="00554782">
      <w:pPr>
        <w:rPr>
          <w:b/>
          <w:sz w:val="22"/>
        </w:rPr>
      </w:pPr>
      <w:r w:rsidRPr="000049DF">
        <w:rPr>
          <w:rFonts w:hint="eastAsia"/>
          <w:b/>
          <w:sz w:val="22"/>
        </w:rPr>
        <w:t>##mysql 설정 (PBX/WEB 분리형일때)</w:t>
      </w:r>
    </w:p>
    <w:p w14:paraId="79354377" w14:textId="77777777" w:rsidR="00554782" w:rsidRDefault="00554782" w:rsidP="00554782">
      <w:r>
        <w:t>[root@localhost ~]#</w:t>
      </w:r>
      <w:r>
        <w:rPr>
          <w:rFonts w:hint="eastAsia"/>
        </w:rPr>
        <w:t xml:space="preserve"> </w:t>
      </w:r>
      <w:r w:rsidRPr="005607E2">
        <w:rPr>
          <w:rFonts w:hint="eastAsia"/>
          <w:color w:val="548DD4" w:themeColor="text2" w:themeTint="99"/>
        </w:rPr>
        <w:t xml:space="preserve">mysql -u </w:t>
      </w:r>
      <w:r w:rsidR="00565AA7" w:rsidRPr="005607E2">
        <w:rPr>
          <w:color w:val="548DD4" w:themeColor="text2" w:themeTint="99"/>
        </w:rPr>
        <w:t>root</w:t>
      </w:r>
      <w:r w:rsidRPr="005607E2">
        <w:rPr>
          <w:rFonts w:hint="eastAsia"/>
          <w:color w:val="548DD4" w:themeColor="text2" w:themeTint="99"/>
        </w:rPr>
        <w:t xml:space="preserve"> -p</w:t>
      </w:r>
      <w:r>
        <w:rPr>
          <w:rFonts w:hint="eastAsia"/>
        </w:rPr>
        <w:t xml:space="preserve"> </w:t>
      </w:r>
    </w:p>
    <w:p w14:paraId="0B6A18CE" w14:textId="77777777" w:rsidR="00554782" w:rsidRDefault="00554782" w:rsidP="00554782">
      <w:r>
        <w:t>M</w:t>
      </w:r>
      <w:r>
        <w:rPr>
          <w:rFonts w:hint="eastAsia"/>
        </w:rPr>
        <w:t xml:space="preserve">ysql&gt; </w:t>
      </w:r>
      <w:r w:rsidRPr="005607E2">
        <w:rPr>
          <w:rFonts w:hint="eastAsia"/>
          <w:color w:val="548DD4" w:themeColor="text2" w:themeTint="99"/>
        </w:rPr>
        <w:t>use mysql</w:t>
      </w:r>
    </w:p>
    <w:p w14:paraId="004651F5" w14:textId="77777777" w:rsidR="00554782" w:rsidRDefault="00554782" w:rsidP="00554782">
      <w:r>
        <w:t>M</w:t>
      </w:r>
      <w:r>
        <w:rPr>
          <w:rFonts w:hint="eastAsia"/>
        </w:rPr>
        <w:t xml:space="preserve">ysql&gt; </w:t>
      </w:r>
      <w:r w:rsidRPr="005607E2">
        <w:rPr>
          <w:rFonts w:hint="eastAsia"/>
          <w:color w:val="548DD4" w:themeColor="text2" w:themeTint="99"/>
        </w:rPr>
        <w:t>select * from user;</w:t>
      </w:r>
    </w:p>
    <w:p w14:paraId="24C2E38C" w14:textId="77777777" w:rsidR="00554782" w:rsidRPr="00486780" w:rsidRDefault="00554782" w:rsidP="00554782">
      <w:pPr>
        <w:rPr>
          <w:b/>
        </w:rPr>
      </w:pPr>
      <w:r w:rsidRPr="00486780">
        <w:rPr>
          <w:rFonts w:hint="eastAsia"/>
          <w:b/>
        </w:rPr>
        <w:t>#IPPBX에서</w:t>
      </w:r>
    </w:p>
    <w:tbl>
      <w:tblPr>
        <w:tblStyle w:val="a6"/>
        <w:tblW w:w="21328" w:type="dxa"/>
        <w:tblLook w:val="04A0" w:firstRow="1" w:lastRow="0" w:firstColumn="1" w:lastColumn="0" w:noHBand="0" w:noVBand="1"/>
      </w:tblPr>
      <w:tblGrid>
        <w:gridCol w:w="10664"/>
        <w:gridCol w:w="10664"/>
      </w:tblGrid>
      <w:tr w:rsidR="00BF7C15" w:rsidRPr="001C6ECF" w14:paraId="3C1ADB78" w14:textId="77777777" w:rsidTr="00BF7C15">
        <w:tc>
          <w:tcPr>
            <w:tcW w:w="10664" w:type="dxa"/>
          </w:tcPr>
          <w:p w14:paraId="63A02689" w14:textId="77777777" w:rsidR="00BF7C15" w:rsidRDefault="00BF7C15" w:rsidP="004A7DC2">
            <w:r w:rsidRPr="00565AA7">
              <w:t>grant all on eicn.* to 'eicn'@'</w:t>
            </w:r>
            <w:r w:rsidR="00172756">
              <w:rPr>
                <w:rFonts w:hint="eastAsia"/>
              </w:rPr>
              <w:t>w</w:t>
            </w:r>
            <w:r w:rsidR="00172756">
              <w:t>eb</w:t>
            </w:r>
            <w:r w:rsidRPr="00565AA7">
              <w:t>_vip' identified by 'eicnrw';</w:t>
            </w:r>
          </w:p>
          <w:p w14:paraId="11F3323C" w14:textId="77777777" w:rsidR="00BF7C15" w:rsidRDefault="00BF7C15" w:rsidP="004A7DC2">
            <w:r w:rsidRPr="00565AA7">
              <w:t>grant all on eicn.* to 'eicn'@'web</w:t>
            </w:r>
            <w:r>
              <w:t>1</w:t>
            </w:r>
            <w:r w:rsidRPr="00565AA7">
              <w:t>' identified by 'eicnrw';</w:t>
            </w:r>
          </w:p>
          <w:p w14:paraId="39DAE0D1" w14:textId="77777777" w:rsidR="00BF7C15" w:rsidRDefault="00BF7C15" w:rsidP="004A7DC2">
            <w:r w:rsidRPr="00565AA7">
              <w:t>grant all on eicn.* to 'eicn'@'web</w:t>
            </w:r>
            <w:r>
              <w:t>2</w:t>
            </w:r>
            <w:r w:rsidRPr="00565AA7">
              <w:t>' identified by 'eicnrw';</w:t>
            </w:r>
          </w:p>
          <w:p w14:paraId="1CEF9489" w14:textId="77777777" w:rsidR="00BF7C15" w:rsidRDefault="00BF7C15" w:rsidP="004A7DC2"/>
          <w:p w14:paraId="2E2200BF" w14:textId="77777777" w:rsidR="00DA4B82" w:rsidRDefault="00DA4B82" w:rsidP="00DA4B82">
            <w:r w:rsidRPr="00565AA7">
              <w:t xml:space="preserve">grant all on </w:t>
            </w:r>
            <w:r>
              <w:rPr>
                <w:rFonts w:hint="eastAsia"/>
              </w:rPr>
              <w:t>C</w:t>
            </w:r>
            <w:r>
              <w:t>USTOMDB</w:t>
            </w:r>
            <w:r w:rsidRPr="00565AA7">
              <w:t>.* to 'eicn'@'web_vip' identified by 'eicnrw';</w:t>
            </w:r>
          </w:p>
          <w:p w14:paraId="698362F8" w14:textId="77777777" w:rsidR="00DA4B82" w:rsidRDefault="00DA4B82" w:rsidP="00DA4B82">
            <w:r w:rsidRPr="00565AA7">
              <w:t xml:space="preserve">grant all on </w:t>
            </w:r>
            <w:r>
              <w:t>CUSTOMDB</w:t>
            </w:r>
            <w:r w:rsidRPr="00565AA7">
              <w:t>.* to 'eicn'@'web</w:t>
            </w:r>
            <w:r>
              <w:t>1</w:t>
            </w:r>
            <w:r w:rsidRPr="00565AA7">
              <w:t>' identified by 'eicnrw';</w:t>
            </w:r>
          </w:p>
          <w:p w14:paraId="7078BE26" w14:textId="77777777" w:rsidR="00DA4B82" w:rsidRDefault="00DA4B82" w:rsidP="00DA4B82">
            <w:r w:rsidRPr="00565AA7">
              <w:t xml:space="preserve">grant all on </w:t>
            </w:r>
            <w:r>
              <w:t>CUSTOMDB</w:t>
            </w:r>
            <w:r w:rsidRPr="00565AA7">
              <w:t>.* to 'eicn'@'web</w:t>
            </w:r>
            <w:r>
              <w:t>2</w:t>
            </w:r>
            <w:r w:rsidRPr="00565AA7">
              <w:t>' identified by 'eicnrw';</w:t>
            </w:r>
          </w:p>
          <w:p w14:paraId="6323B3E2" w14:textId="77777777" w:rsidR="00DA4B82" w:rsidRDefault="00DA4B82" w:rsidP="004A7DC2"/>
          <w:p w14:paraId="361FBC4F" w14:textId="4C073F33" w:rsidR="005607E2" w:rsidRDefault="005607E2" w:rsidP="005607E2">
            <w:r w:rsidRPr="00565AA7">
              <w:t xml:space="preserve">grant all on </w:t>
            </w:r>
            <w:r w:rsidRPr="005607E2">
              <w:t>CONFIGDB</w:t>
            </w:r>
            <w:r w:rsidRPr="00565AA7">
              <w:t>.* to 'eicn'@'web_vip' identified by 'eicnrw';</w:t>
            </w:r>
          </w:p>
          <w:p w14:paraId="7A87EF33" w14:textId="572FF2DC" w:rsidR="005607E2" w:rsidRDefault="005607E2" w:rsidP="005607E2">
            <w:r w:rsidRPr="00565AA7">
              <w:t xml:space="preserve">grant all on </w:t>
            </w:r>
            <w:r w:rsidRPr="005607E2">
              <w:t>CONFIGDB</w:t>
            </w:r>
            <w:r w:rsidRPr="00565AA7">
              <w:t>.* to 'eicn'@'web</w:t>
            </w:r>
            <w:r>
              <w:t>1</w:t>
            </w:r>
            <w:r w:rsidRPr="00565AA7">
              <w:t>' identified by 'eicnrw';</w:t>
            </w:r>
          </w:p>
          <w:p w14:paraId="4BF062D3" w14:textId="3749E2E4" w:rsidR="005607E2" w:rsidRDefault="005607E2" w:rsidP="005607E2">
            <w:r w:rsidRPr="00565AA7">
              <w:t xml:space="preserve">grant all on </w:t>
            </w:r>
            <w:r w:rsidRPr="005607E2">
              <w:t>CONFIGDB</w:t>
            </w:r>
            <w:r w:rsidRPr="00565AA7">
              <w:t>.* to 'eicn'@'web</w:t>
            </w:r>
            <w:r>
              <w:t>2</w:t>
            </w:r>
            <w:r w:rsidRPr="00565AA7">
              <w:t>' identified by 'eicnrw';</w:t>
            </w:r>
          </w:p>
          <w:p w14:paraId="3C9809D7" w14:textId="77777777" w:rsidR="005607E2" w:rsidRDefault="005607E2" w:rsidP="004A7DC2"/>
          <w:p w14:paraId="6BB8DD82" w14:textId="77777777" w:rsidR="00FD6B63" w:rsidRDefault="00FD6B63" w:rsidP="00FD6B63">
            <w:r w:rsidRPr="00565AA7">
              <w:t xml:space="preserve">grant all on </w:t>
            </w:r>
            <w:r>
              <w:rPr>
                <w:rFonts w:hint="eastAsia"/>
              </w:rPr>
              <w:t>S</w:t>
            </w:r>
            <w:r>
              <w:t>TATDB</w:t>
            </w:r>
            <w:r w:rsidRPr="00565AA7">
              <w:t>.* to 'eicn'@'web_vip' identified by 'eicnrw';</w:t>
            </w:r>
          </w:p>
          <w:p w14:paraId="2E16C076" w14:textId="77777777" w:rsidR="00FD6B63" w:rsidRDefault="00FD6B63" w:rsidP="00FD6B63">
            <w:r w:rsidRPr="00565AA7">
              <w:t xml:space="preserve">grant all on </w:t>
            </w:r>
            <w:r>
              <w:t>STATDB</w:t>
            </w:r>
            <w:r w:rsidRPr="00565AA7">
              <w:t>.* to 'eicn'@'web</w:t>
            </w:r>
            <w:r>
              <w:t>1</w:t>
            </w:r>
            <w:r w:rsidRPr="00565AA7">
              <w:t>' identified by 'eicnrw';</w:t>
            </w:r>
          </w:p>
          <w:p w14:paraId="39E228A3" w14:textId="77777777" w:rsidR="00FD6B63" w:rsidRDefault="00FD6B63" w:rsidP="00FD6B63">
            <w:r w:rsidRPr="00565AA7">
              <w:t xml:space="preserve">grant all on </w:t>
            </w:r>
            <w:r>
              <w:t>STATDB</w:t>
            </w:r>
            <w:r w:rsidRPr="00565AA7">
              <w:t>.* to 'eicn'@'web</w:t>
            </w:r>
            <w:r>
              <w:t>2</w:t>
            </w:r>
            <w:r w:rsidRPr="00565AA7">
              <w:t>' identified by 'eicnrw';</w:t>
            </w:r>
          </w:p>
          <w:p w14:paraId="343DD0C7" w14:textId="77777777" w:rsidR="00FD6B63" w:rsidRPr="00DA4B82" w:rsidRDefault="00FD6B63" w:rsidP="004A7DC2"/>
          <w:p w14:paraId="427F3AC9" w14:textId="77777777" w:rsidR="00BF7C15" w:rsidRDefault="00BF7C15" w:rsidP="004A7DC2">
            <w:r w:rsidRPr="00565AA7">
              <w:t xml:space="preserve">grant all on </w:t>
            </w:r>
            <w:r>
              <w:rPr>
                <w:rFonts w:hint="eastAsia"/>
              </w:rPr>
              <w:t>PDS</w:t>
            </w:r>
            <w:r w:rsidRPr="00565AA7">
              <w:t>.* to 'eicn'@'web_vip' identified by 'eicnrw';</w:t>
            </w:r>
          </w:p>
          <w:p w14:paraId="25FEF85A" w14:textId="77777777" w:rsidR="00BF7C15" w:rsidRDefault="00BF7C15" w:rsidP="004A7DC2">
            <w:r w:rsidRPr="00565AA7">
              <w:t xml:space="preserve">grant all on </w:t>
            </w:r>
            <w:r>
              <w:t>PDS</w:t>
            </w:r>
            <w:r w:rsidRPr="00565AA7">
              <w:t>.* to 'eicn'@'web</w:t>
            </w:r>
            <w:r>
              <w:t>1</w:t>
            </w:r>
            <w:r w:rsidRPr="00565AA7">
              <w:t>' identified by 'eicnrw';</w:t>
            </w:r>
          </w:p>
          <w:p w14:paraId="418A6B8A" w14:textId="77777777" w:rsidR="00BF7C15" w:rsidRDefault="00BF7C15" w:rsidP="004A7DC2">
            <w:r>
              <w:t>grant all on PDS</w:t>
            </w:r>
            <w:r w:rsidRPr="00565AA7">
              <w:t>.* to 'eicn'@'web</w:t>
            </w:r>
            <w:r>
              <w:t>2</w:t>
            </w:r>
            <w:r w:rsidRPr="00565AA7">
              <w:t>' identified by 'eicnrw';</w:t>
            </w:r>
          </w:p>
          <w:p w14:paraId="764C549D" w14:textId="77777777" w:rsidR="00BF7C15" w:rsidRDefault="00BF7C15" w:rsidP="004A7DC2"/>
          <w:p w14:paraId="6956EFD0" w14:textId="43E54748" w:rsidR="00BF7C15" w:rsidRDefault="00BF7C15" w:rsidP="004A7DC2">
            <w:r w:rsidRPr="00565AA7">
              <w:t>grant all on eicn.* to 'eicn'@'</w:t>
            </w:r>
            <w:r>
              <w:rPr>
                <w:rFonts w:hint="eastAsia"/>
              </w:rPr>
              <w:t>record_server</w:t>
            </w:r>
            <w:r w:rsidRPr="00565AA7">
              <w:t>' identified by 'eicnrw';</w:t>
            </w:r>
          </w:p>
          <w:p w14:paraId="796374F1" w14:textId="77777777" w:rsidR="00C44D42" w:rsidRDefault="00C44D42" w:rsidP="004A7DC2"/>
          <w:p w14:paraId="0D7F6C9C" w14:textId="77777777" w:rsidR="00242126" w:rsidRDefault="00242126" w:rsidP="004A7DC2">
            <w:pPr>
              <w:rPr>
                <w:color w:val="548DD4" w:themeColor="text2" w:themeTint="99"/>
              </w:rPr>
            </w:pPr>
            <w:r w:rsidRPr="002B7214">
              <w:rPr>
                <w:color w:val="548DD4" w:themeColor="text2" w:themeTint="99"/>
              </w:rPr>
              <w:t>flush privileges;</w:t>
            </w:r>
          </w:p>
          <w:p w14:paraId="473AE43D" w14:textId="0CDEEFE9" w:rsidR="00C44D42" w:rsidRPr="00296AD7" w:rsidRDefault="00C44D42" w:rsidP="00C44D42"/>
        </w:tc>
        <w:tc>
          <w:tcPr>
            <w:tcW w:w="10664" w:type="dxa"/>
          </w:tcPr>
          <w:p w14:paraId="3952E4A8" w14:textId="77777777" w:rsidR="00BF7C15" w:rsidRPr="0035403B" w:rsidRDefault="00BF7C15" w:rsidP="00327228">
            <w:bookmarkStart w:id="976" w:name="OLE_LINK1"/>
            <w:bookmarkStart w:id="977" w:name="OLE_LINK2"/>
            <w:r w:rsidRPr="00565AA7">
              <w:t>grant all on eicn.* to 'eicn'@'web_vip' identified by 'eicnrw';</w:t>
            </w:r>
          </w:p>
        </w:tc>
      </w:tr>
    </w:tbl>
    <w:bookmarkEnd w:id="976"/>
    <w:bookmarkEnd w:id="977"/>
    <w:p w14:paraId="6D626DA6" w14:textId="77777777" w:rsidR="00554782" w:rsidRPr="00486780" w:rsidRDefault="00554782" w:rsidP="00554782">
      <w:pPr>
        <w:rPr>
          <w:b/>
        </w:rPr>
      </w:pPr>
      <w:r w:rsidRPr="00486780">
        <w:rPr>
          <w:rFonts w:hint="eastAsia"/>
          <w:b/>
        </w:rPr>
        <w:t>#WEB에서</w:t>
      </w:r>
    </w:p>
    <w:tbl>
      <w:tblPr>
        <w:tblStyle w:val="a6"/>
        <w:tblW w:w="21328" w:type="dxa"/>
        <w:tblLook w:val="04A0" w:firstRow="1" w:lastRow="0" w:firstColumn="1" w:lastColumn="0" w:noHBand="0" w:noVBand="1"/>
      </w:tblPr>
      <w:tblGrid>
        <w:gridCol w:w="10664"/>
        <w:gridCol w:w="10664"/>
      </w:tblGrid>
      <w:tr w:rsidR="00BF7C15" w:rsidRPr="001C6ECF" w14:paraId="6B537808" w14:textId="77777777" w:rsidTr="00BF7C15">
        <w:tc>
          <w:tcPr>
            <w:tcW w:w="10664" w:type="dxa"/>
          </w:tcPr>
          <w:p w14:paraId="74155816" w14:textId="769F535A" w:rsidR="00BF7C15" w:rsidRDefault="00BF7C15" w:rsidP="0090694B">
            <w:r w:rsidRPr="00565AA7">
              <w:t>grant all on eicn.* to 'eicn'@'</w:t>
            </w:r>
            <w:r>
              <w:t>pbx</w:t>
            </w:r>
            <w:r w:rsidRPr="00565AA7">
              <w:t>_vip' identified by 'eicnrw';</w:t>
            </w:r>
          </w:p>
          <w:p w14:paraId="71E13BA6" w14:textId="77777777" w:rsidR="00BF7C15" w:rsidRDefault="00BF7C15" w:rsidP="004A7DC2">
            <w:r w:rsidRPr="00565AA7">
              <w:t>grant all on eicn.* to 'eicn'@'</w:t>
            </w:r>
            <w:r>
              <w:t>pbx1</w:t>
            </w:r>
            <w:r w:rsidRPr="00565AA7">
              <w:t>' identified by 'eicnrw';</w:t>
            </w:r>
          </w:p>
          <w:p w14:paraId="68BA52A7" w14:textId="77777777" w:rsidR="00BF7C15" w:rsidRDefault="00BF7C15" w:rsidP="004A7DC2">
            <w:r w:rsidRPr="00565AA7">
              <w:t>grant all on eicn.* to 'eicn'@'</w:t>
            </w:r>
            <w:r>
              <w:t>pbx2</w:t>
            </w:r>
            <w:r w:rsidRPr="00565AA7">
              <w:t>' identified by 'eicnrw';</w:t>
            </w:r>
          </w:p>
          <w:p w14:paraId="4F01BA8B" w14:textId="77777777" w:rsidR="00BF7C15" w:rsidRDefault="00BF7C15" w:rsidP="004A7DC2"/>
          <w:p w14:paraId="105E333A" w14:textId="77777777" w:rsidR="0003026E" w:rsidRDefault="0003026E" w:rsidP="0003026E">
            <w:r w:rsidRPr="00565AA7">
              <w:t xml:space="preserve">grant all on </w:t>
            </w:r>
            <w:r>
              <w:t>CUSTOMDB</w:t>
            </w:r>
            <w:r w:rsidRPr="00565AA7">
              <w:t>.* to 'eicn'@'</w:t>
            </w:r>
            <w:r>
              <w:t>pbx</w:t>
            </w:r>
            <w:r w:rsidRPr="00565AA7">
              <w:t>_vip' identified by 'eicnrw';</w:t>
            </w:r>
          </w:p>
          <w:p w14:paraId="08DFEB8D" w14:textId="77777777" w:rsidR="0003026E" w:rsidRDefault="0003026E" w:rsidP="0003026E">
            <w:r w:rsidRPr="00565AA7">
              <w:t xml:space="preserve">grant all on </w:t>
            </w:r>
            <w:r>
              <w:t>CUSTOMDB</w:t>
            </w:r>
            <w:r w:rsidRPr="00565AA7">
              <w:t>.* to 'eicn'@'</w:t>
            </w:r>
            <w:r>
              <w:t>pbx1</w:t>
            </w:r>
            <w:r w:rsidRPr="00565AA7">
              <w:t>' identified by 'eicnrw';</w:t>
            </w:r>
          </w:p>
          <w:p w14:paraId="115C2B89" w14:textId="77777777" w:rsidR="0003026E" w:rsidRDefault="0003026E" w:rsidP="0003026E">
            <w:r w:rsidRPr="00565AA7">
              <w:t xml:space="preserve">grant all on </w:t>
            </w:r>
            <w:r>
              <w:t>CUSTOMDB</w:t>
            </w:r>
            <w:r w:rsidRPr="00565AA7">
              <w:t>.* to 'eicn'@'</w:t>
            </w:r>
            <w:r>
              <w:t>pbx2</w:t>
            </w:r>
            <w:r w:rsidRPr="00565AA7">
              <w:t>' identified by 'eicnrw';</w:t>
            </w:r>
          </w:p>
          <w:p w14:paraId="17FED9CC" w14:textId="77777777" w:rsidR="0003026E" w:rsidRDefault="0003026E" w:rsidP="004A7DC2"/>
          <w:p w14:paraId="516D4497" w14:textId="6A48E2F3" w:rsidR="005607E2" w:rsidRDefault="005607E2" w:rsidP="005607E2">
            <w:r w:rsidRPr="00565AA7">
              <w:t xml:space="preserve">grant all on </w:t>
            </w:r>
            <w:r w:rsidRPr="005607E2">
              <w:t>CONFIGDB</w:t>
            </w:r>
            <w:r w:rsidRPr="00565AA7">
              <w:t>.* to 'eicn'@'</w:t>
            </w:r>
            <w:r>
              <w:t>pbx</w:t>
            </w:r>
            <w:r w:rsidRPr="00565AA7">
              <w:t>_vip' identified by 'eicnrw';</w:t>
            </w:r>
          </w:p>
          <w:p w14:paraId="67ED4180" w14:textId="07171BB3" w:rsidR="005607E2" w:rsidRDefault="005607E2" w:rsidP="005607E2">
            <w:r w:rsidRPr="00565AA7">
              <w:t xml:space="preserve">grant all on </w:t>
            </w:r>
            <w:r w:rsidRPr="005607E2">
              <w:t>CONFIGDB</w:t>
            </w:r>
            <w:r w:rsidRPr="00565AA7">
              <w:t>.* to 'eicn'@'</w:t>
            </w:r>
            <w:r>
              <w:t>pbx1</w:t>
            </w:r>
            <w:r w:rsidRPr="00565AA7">
              <w:t>' identified by 'eicnrw';</w:t>
            </w:r>
          </w:p>
          <w:p w14:paraId="13F6B3E1" w14:textId="11BE06A9" w:rsidR="005607E2" w:rsidRDefault="005607E2" w:rsidP="005607E2">
            <w:r w:rsidRPr="00565AA7">
              <w:t xml:space="preserve">grant all on </w:t>
            </w:r>
            <w:r w:rsidRPr="005607E2">
              <w:t>CONFIGDB</w:t>
            </w:r>
            <w:r w:rsidR="00646F9A">
              <w:t>.* to 'eicn'@'pbx</w:t>
            </w:r>
            <w:r>
              <w:t>2</w:t>
            </w:r>
            <w:r w:rsidRPr="00565AA7">
              <w:t>' identified by 'eicnrw';</w:t>
            </w:r>
          </w:p>
          <w:p w14:paraId="4C28B9D0" w14:textId="77777777" w:rsidR="005607E2" w:rsidRPr="00646F9A" w:rsidRDefault="005607E2" w:rsidP="004A7DC2"/>
          <w:p w14:paraId="3E06084A" w14:textId="4B0C04B4" w:rsidR="005607E2" w:rsidRDefault="005607E2" w:rsidP="005607E2">
            <w:r w:rsidRPr="00565AA7">
              <w:t xml:space="preserve">grant all on </w:t>
            </w:r>
            <w:r>
              <w:rPr>
                <w:rFonts w:hint="eastAsia"/>
              </w:rPr>
              <w:t>S</w:t>
            </w:r>
            <w:r>
              <w:t>TATDB</w:t>
            </w:r>
            <w:r w:rsidR="00D430D8">
              <w:t>.* to 'eicn'@'pbx</w:t>
            </w:r>
            <w:r w:rsidRPr="00565AA7">
              <w:t>_vip' identified by 'eicnrw';</w:t>
            </w:r>
          </w:p>
          <w:p w14:paraId="0878CBEA" w14:textId="2BD7965D" w:rsidR="005607E2" w:rsidRDefault="005607E2" w:rsidP="005607E2">
            <w:r w:rsidRPr="00565AA7">
              <w:t xml:space="preserve">grant all on </w:t>
            </w:r>
            <w:r>
              <w:t>STATDB</w:t>
            </w:r>
            <w:r w:rsidR="00D430D8">
              <w:t>.* to 'eicn'@'pbx</w:t>
            </w:r>
            <w:r>
              <w:t>1</w:t>
            </w:r>
            <w:r w:rsidRPr="00565AA7">
              <w:t>' identified by 'eicnrw';</w:t>
            </w:r>
          </w:p>
          <w:p w14:paraId="1D3378FF" w14:textId="6996C663" w:rsidR="005607E2" w:rsidRDefault="005607E2" w:rsidP="005607E2">
            <w:r w:rsidRPr="00565AA7">
              <w:t xml:space="preserve">grant all on </w:t>
            </w:r>
            <w:r>
              <w:t>STATDB</w:t>
            </w:r>
            <w:r w:rsidRPr="00565AA7">
              <w:t>.* t</w:t>
            </w:r>
            <w:r w:rsidR="00D430D8">
              <w:t>o 'eicn'@'pbx</w:t>
            </w:r>
            <w:r>
              <w:t>2</w:t>
            </w:r>
            <w:r w:rsidRPr="00565AA7">
              <w:t>' identified by 'eicnrw';</w:t>
            </w:r>
          </w:p>
          <w:p w14:paraId="4C03E303" w14:textId="77777777" w:rsidR="005607E2" w:rsidRPr="0003026E" w:rsidRDefault="005607E2" w:rsidP="004A7DC2"/>
          <w:p w14:paraId="26F63556" w14:textId="77777777" w:rsidR="00BF7C15" w:rsidRDefault="00BF7C15" w:rsidP="004A7DC2">
            <w:r w:rsidRPr="00565AA7">
              <w:t xml:space="preserve">grant all on </w:t>
            </w:r>
            <w:r>
              <w:t>PDS</w:t>
            </w:r>
            <w:r w:rsidRPr="00565AA7">
              <w:t>.* to 'eicn'@'</w:t>
            </w:r>
            <w:r>
              <w:t>pbx</w:t>
            </w:r>
            <w:r w:rsidRPr="00565AA7">
              <w:t>_vip' identified by 'eicnrw';</w:t>
            </w:r>
          </w:p>
          <w:p w14:paraId="4E68EFFE" w14:textId="77777777" w:rsidR="00BF7C15" w:rsidRDefault="00BF7C15" w:rsidP="004A7DC2">
            <w:r w:rsidRPr="00565AA7">
              <w:t xml:space="preserve">grant all on </w:t>
            </w:r>
            <w:r>
              <w:t>PDS</w:t>
            </w:r>
            <w:r w:rsidRPr="00565AA7">
              <w:t>.* to 'eicn'@'</w:t>
            </w:r>
            <w:r>
              <w:t>pbx1</w:t>
            </w:r>
            <w:r w:rsidRPr="00565AA7">
              <w:t>' identified by 'eicnrw';</w:t>
            </w:r>
          </w:p>
          <w:p w14:paraId="2ACBD59E" w14:textId="77777777" w:rsidR="00BF7C15" w:rsidRDefault="00BF7C15" w:rsidP="004A7DC2">
            <w:r w:rsidRPr="00565AA7">
              <w:t xml:space="preserve">grant all on </w:t>
            </w:r>
            <w:r>
              <w:t>PDS</w:t>
            </w:r>
            <w:r w:rsidRPr="00565AA7">
              <w:t>.* to 'eicn'@'</w:t>
            </w:r>
            <w:r>
              <w:t>pbx2</w:t>
            </w:r>
            <w:r w:rsidRPr="00565AA7">
              <w:t>' identified by 'eicnrw';</w:t>
            </w:r>
          </w:p>
          <w:p w14:paraId="68CEC8EA" w14:textId="77777777" w:rsidR="00BF7C15" w:rsidRDefault="00BF7C15" w:rsidP="004A7DC2"/>
          <w:p w14:paraId="1CA301C3" w14:textId="77777777" w:rsidR="00BF7C15" w:rsidRDefault="00BF7C15" w:rsidP="004A7DC2">
            <w:r w:rsidRPr="00565AA7">
              <w:t>grant all on eicn.* to 'eicn'@'</w:t>
            </w:r>
            <w:r>
              <w:t>record_server</w:t>
            </w:r>
            <w:r w:rsidRPr="00565AA7">
              <w:t>' identified by 'eicnrw';</w:t>
            </w:r>
          </w:p>
          <w:p w14:paraId="594DACBD" w14:textId="77777777" w:rsidR="00646F9A" w:rsidRDefault="00646F9A" w:rsidP="004A7DC2"/>
          <w:p w14:paraId="60DCB96D" w14:textId="77777777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eicn.* to 'eicn'@'web_vip' identified by 'eicnrw';</w:t>
            </w:r>
          </w:p>
          <w:p w14:paraId="0EC280EA" w14:textId="2D330B9B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eicn.* to 'eicn'@'web1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56D83D37" w14:textId="157F6203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eicn.* to 'eicn'@'web2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40B14743" w14:textId="77777777" w:rsidR="00646F9A" w:rsidRPr="00646F9A" w:rsidRDefault="00646F9A" w:rsidP="00646F9A">
            <w:pPr>
              <w:rPr>
                <w:color w:val="000000" w:themeColor="text1"/>
              </w:rPr>
            </w:pPr>
          </w:p>
          <w:p w14:paraId="6C07BED6" w14:textId="77777777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PDS.* to 'eicn'@'web_vip' identified by 'eicnrw';</w:t>
            </w:r>
          </w:p>
          <w:p w14:paraId="00310E5C" w14:textId="6F2A327B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PDS.* to 'eicn'@'web1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75008136" w14:textId="5A1EEF0F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PDS.* to 'eicn'@'web2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2F69F1C0" w14:textId="77777777" w:rsidR="00646F9A" w:rsidRPr="00646F9A" w:rsidRDefault="00646F9A" w:rsidP="00646F9A">
            <w:pPr>
              <w:rPr>
                <w:color w:val="000000" w:themeColor="text1"/>
              </w:rPr>
            </w:pPr>
          </w:p>
          <w:p w14:paraId="0E6C21A7" w14:textId="77777777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CUSTOMDB.* to 'eicn'@'web_vip' identified by 'eicnrw';</w:t>
            </w:r>
          </w:p>
          <w:p w14:paraId="6553C168" w14:textId="19A4666D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CUSTOMDB.* to 'eicn'@'web1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592FA665" w14:textId="5F1A8829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CUSTOMDB.* to 'eicn'@'web2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140F54F3" w14:textId="77777777" w:rsidR="00646F9A" w:rsidRPr="00646F9A" w:rsidRDefault="00646F9A" w:rsidP="00646F9A">
            <w:pPr>
              <w:rPr>
                <w:color w:val="000000" w:themeColor="text1"/>
              </w:rPr>
            </w:pPr>
          </w:p>
          <w:p w14:paraId="2B3AA31A" w14:textId="77777777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CONFIGDB.* to 'eicn'@'web_vip' identified by 'eicnrw';</w:t>
            </w:r>
          </w:p>
          <w:p w14:paraId="038FF876" w14:textId="7DC942EA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CONFIGDB.* to 'eicn'@'web1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453B7C71" w14:textId="31C20B8B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CONFIGDB.* to 'eicn'@'web2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1621D006" w14:textId="77777777" w:rsidR="00646F9A" w:rsidRPr="00646F9A" w:rsidRDefault="00646F9A" w:rsidP="00646F9A">
            <w:pPr>
              <w:rPr>
                <w:color w:val="000000" w:themeColor="text1"/>
              </w:rPr>
            </w:pPr>
          </w:p>
          <w:p w14:paraId="2A3628E8" w14:textId="77777777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STATDB.* to 'eicn'@'web_vip' identified by 'eicnrw';</w:t>
            </w:r>
          </w:p>
          <w:p w14:paraId="7ACC24FE" w14:textId="7B1FD664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STAT</w:t>
            </w:r>
            <w:r>
              <w:rPr>
                <w:color w:val="000000" w:themeColor="text1"/>
              </w:rPr>
              <w:t>DB.* to 'eicn'@'web1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04B426E1" w14:textId="70779EC2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STAT</w:t>
            </w:r>
            <w:r>
              <w:rPr>
                <w:color w:val="000000" w:themeColor="text1"/>
              </w:rPr>
              <w:t>DB.* to 'eicn'@'web2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13E8B10B" w14:textId="77777777" w:rsidR="00646F9A" w:rsidRPr="00646F9A" w:rsidRDefault="00646F9A" w:rsidP="004A7DC2"/>
          <w:p w14:paraId="5FFEB3E3" w14:textId="35278E78" w:rsidR="00D430D8" w:rsidRPr="00D430D8" w:rsidRDefault="00D430D8" w:rsidP="004A7DC2">
            <w:pPr>
              <w:rPr>
                <w:color w:val="548DD4" w:themeColor="text2" w:themeTint="99"/>
              </w:rPr>
            </w:pPr>
            <w:r w:rsidRPr="002B7214">
              <w:rPr>
                <w:color w:val="548DD4" w:themeColor="text2" w:themeTint="99"/>
              </w:rPr>
              <w:t>flush privileges;</w:t>
            </w:r>
          </w:p>
        </w:tc>
        <w:tc>
          <w:tcPr>
            <w:tcW w:w="10664" w:type="dxa"/>
          </w:tcPr>
          <w:p w14:paraId="49480779" w14:textId="77777777" w:rsidR="00BF7C15" w:rsidRPr="001C6ECF" w:rsidRDefault="00BF7C15" w:rsidP="00565AA7">
            <w:r w:rsidRPr="00565AA7">
              <w:t>grant all on eicn.* to 'eicn'@'</w:t>
            </w:r>
            <w:r>
              <w:t>pbx</w:t>
            </w:r>
            <w:r w:rsidRPr="00565AA7">
              <w:t>_vip' identified by 'eicnrw';</w:t>
            </w:r>
          </w:p>
        </w:tc>
      </w:tr>
    </w:tbl>
    <w:p w14:paraId="7C30CB41" w14:textId="77777777" w:rsidR="00554782" w:rsidRPr="00486780" w:rsidRDefault="00554782" w:rsidP="00554782">
      <w:pPr>
        <w:rPr>
          <w:color w:val="C00000"/>
        </w:rPr>
      </w:pPr>
      <w:r w:rsidRPr="00486780">
        <w:rPr>
          <w:rFonts w:hint="eastAsia"/>
          <w:color w:val="C00000"/>
        </w:rPr>
        <w:t>완료후 iptables에 mysql 포트(tcp 3306) OPEN</w:t>
      </w:r>
    </w:p>
    <w:p w14:paraId="76F282A8" w14:textId="77777777" w:rsidR="00554782" w:rsidRDefault="00554782" w:rsidP="00BB4A32">
      <w:pPr>
        <w:rPr>
          <w:b/>
        </w:rPr>
      </w:pPr>
    </w:p>
    <w:p w14:paraId="508B6596" w14:textId="77777777" w:rsidR="00D64A6C" w:rsidRDefault="00D64A6C" w:rsidP="00BB4A32">
      <w:pPr>
        <w:rPr>
          <w:b/>
        </w:rPr>
      </w:pPr>
      <w:r>
        <w:rPr>
          <w:rFonts w:hint="eastAsia"/>
          <w:b/>
        </w:rPr>
        <w:t>#Tomcat Session</w:t>
      </w:r>
      <w:r w:rsidR="004D63F9">
        <w:rPr>
          <w:b/>
        </w:rPr>
        <w:t xml:space="preserve"> – </w:t>
      </w:r>
      <w:r w:rsidR="004D63F9">
        <w:rPr>
          <w:rFonts w:hint="eastAsia"/>
          <w:b/>
        </w:rPr>
        <w:t>필요지 작업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64A6C" w14:paraId="5DB8A533" w14:textId="77777777" w:rsidTr="00D64A6C">
        <w:tc>
          <w:tcPr>
            <w:tcW w:w="10664" w:type="dxa"/>
          </w:tcPr>
          <w:p w14:paraId="0EC4FD64" w14:textId="77777777" w:rsidR="00D64A6C" w:rsidRDefault="00E23BE0" w:rsidP="00D64A6C">
            <w:pPr>
              <w:rPr>
                <w:rFonts w:ascii="굴림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cs="굴림" w:hint="eastAsia"/>
                <w:color w:val="000000"/>
                <w:kern w:val="0"/>
                <w:sz w:val="18"/>
                <w:szCs w:val="18"/>
              </w:rPr>
              <w:t xml:space="preserve">vi </w:t>
            </w:r>
            <w:r w:rsidR="00D64A6C" w:rsidRPr="00EB7489">
              <w:rPr>
                <w:rFonts w:ascii="굴림" w:eastAsia="굴림" w:cs="굴림"/>
                <w:color w:val="000000"/>
                <w:kern w:val="0"/>
                <w:sz w:val="18"/>
                <w:szCs w:val="18"/>
              </w:rPr>
              <w:t>/usr/local/tomcat/conf/web.xml</w:t>
            </w:r>
          </w:p>
          <w:p w14:paraId="3639AD43" w14:textId="77777777" w:rsidR="00D64A6C" w:rsidRPr="00D64A6C" w:rsidRDefault="00D64A6C" w:rsidP="00BB4A32">
            <w:pPr>
              <w:rPr>
                <w:rFonts w:ascii="굴림" w:eastAsia="굴림" w:cs="굴림"/>
                <w:color w:val="000000"/>
                <w:kern w:val="0"/>
                <w:sz w:val="18"/>
                <w:szCs w:val="18"/>
              </w:rPr>
            </w:pPr>
            <w:r w:rsidRPr="00321395">
              <w:rPr>
                <w:rFonts w:ascii="굴림" w:eastAsia="굴림" w:cs="굴림" w:hint="eastAsia"/>
                <w:color w:val="000000"/>
                <w:kern w:val="0"/>
                <w:sz w:val="18"/>
                <w:szCs w:val="18"/>
              </w:rPr>
              <w:t>session timeout 800</w:t>
            </w:r>
            <w:r>
              <w:rPr>
                <w:rFonts w:ascii="굴림" w:eastAsia="굴림" w:cs="굴림"/>
                <w:color w:val="000000"/>
                <w:kern w:val="0"/>
                <w:sz w:val="18"/>
                <w:szCs w:val="18"/>
                <w:lang w:val="ko-KR"/>
              </w:rPr>
              <w:t>으로</w:t>
            </w:r>
            <w:r w:rsidRPr="00321395">
              <w:rPr>
                <w:rFonts w:ascii="굴림" w:eastAsia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굴림" w:cs="굴림" w:hint="eastAsia"/>
                <w:color w:val="000000"/>
                <w:kern w:val="0"/>
                <w:sz w:val="18"/>
                <w:szCs w:val="18"/>
                <w:lang w:val="ko-KR"/>
              </w:rPr>
              <w:t>수정</w:t>
            </w:r>
          </w:p>
        </w:tc>
      </w:tr>
    </w:tbl>
    <w:p w14:paraId="0FA688C5" w14:textId="77777777" w:rsidR="00D64A6C" w:rsidRDefault="00D64A6C" w:rsidP="00BB4A32">
      <w:pPr>
        <w:rPr>
          <w:b/>
        </w:rPr>
      </w:pPr>
    </w:p>
    <w:p w14:paraId="02D9AEFC" w14:textId="77777777" w:rsidR="00D64A6C" w:rsidRDefault="00D64A6C" w:rsidP="00BB4A32">
      <w:pPr>
        <w:rPr>
          <w:b/>
        </w:rPr>
      </w:pPr>
      <w:r>
        <w:rPr>
          <w:rFonts w:hint="eastAsia"/>
          <w:b/>
        </w:rPr>
        <w:t>#Apache 포트변경</w:t>
      </w:r>
      <w:r w:rsidR="004D63F9">
        <w:rPr>
          <w:rFonts w:hint="eastAsia"/>
          <w:b/>
        </w:rPr>
        <w:t xml:space="preserve"> </w:t>
      </w:r>
      <w:r w:rsidR="004D63F9">
        <w:rPr>
          <w:b/>
        </w:rPr>
        <w:t>–</w:t>
      </w:r>
      <w:r w:rsidR="004D63F9">
        <w:rPr>
          <w:rFonts w:hint="eastAsia"/>
          <w:b/>
        </w:rPr>
        <w:t xml:space="preserve"> 필요시 작업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64A6C" w14:paraId="0FC15589" w14:textId="77777777" w:rsidTr="00D64A6C">
        <w:tc>
          <w:tcPr>
            <w:tcW w:w="10664" w:type="dxa"/>
          </w:tcPr>
          <w:p w14:paraId="741A9C9C" w14:textId="77777777" w:rsidR="00D64A6C" w:rsidRPr="00D64A6C" w:rsidRDefault="00D64A6C" w:rsidP="00D64A6C">
            <w:pPr>
              <w:pStyle w:val="a5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vi </w:t>
            </w:r>
            <w:r w:rsidRPr="00D64A6C">
              <w:rPr>
                <w:rFonts w:ascii="맑은 고딕" w:eastAsia="맑은 고딕" w:hAnsi="맑은 고딕"/>
              </w:rPr>
              <w:t>/usr/local/apache/conf</w:t>
            </w:r>
            <w:r w:rsidRPr="00D64A6C">
              <w:rPr>
                <w:rFonts w:ascii="맑은 고딕" w:eastAsia="맑은 고딕" w:hAnsi="맑은 고딕" w:hint="eastAsia"/>
              </w:rPr>
              <w:t>/httpd.conf</w:t>
            </w:r>
          </w:p>
          <w:p w14:paraId="3BF70D2D" w14:textId="77777777" w:rsidR="00D64A6C" w:rsidRDefault="00D64A6C" w:rsidP="00D64A6C">
            <w:pPr>
              <w:rPr>
                <w:b/>
              </w:rPr>
            </w:pPr>
            <w:r w:rsidRPr="00D64A6C">
              <w:rPr>
                <w:rFonts w:hint="eastAsia"/>
                <w:color w:val="FF0000"/>
              </w:rPr>
              <w:t>Listen 8888</w:t>
            </w:r>
          </w:p>
        </w:tc>
      </w:tr>
    </w:tbl>
    <w:p w14:paraId="06FB289D" w14:textId="77777777" w:rsidR="00D64A6C" w:rsidRDefault="00D64A6C" w:rsidP="00BB4A32">
      <w:pPr>
        <w:rPr>
          <w:b/>
        </w:rPr>
      </w:pPr>
    </w:p>
    <w:p w14:paraId="6C51B938" w14:textId="77777777" w:rsidR="008A0DA3" w:rsidRPr="00C714F3" w:rsidRDefault="00C714F3" w:rsidP="00ED610F">
      <w:pPr>
        <w:rPr>
          <w:b/>
        </w:rPr>
      </w:pPr>
      <w:r w:rsidRPr="00C714F3">
        <w:rPr>
          <w:rFonts w:hint="eastAsia"/>
          <w:b/>
        </w:rPr>
        <w:t>#필요없는 데몬 실행취소하기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714F3" w14:paraId="74DB52AC" w14:textId="77777777" w:rsidTr="00C714F3">
        <w:tc>
          <w:tcPr>
            <w:tcW w:w="10664" w:type="dxa"/>
          </w:tcPr>
          <w:p w14:paraId="163B7D4D" w14:textId="77777777" w:rsidR="00C714F3" w:rsidRDefault="00C714F3" w:rsidP="00ED610F">
            <w:pPr>
              <w:rPr>
                <w:b/>
              </w:rPr>
            </w:pPr>
            <w:r>
              <w:rPr>
                <w:rFonts w:hint="eastAsia"/>
                <w:b/>
              </w:rPr>
              <w:t>n</w:t>
            </w:r>
            <w:r w:rsidRPr="00C714F3">
              <w:rPr>
                <w:rFonts w:hint="eastAsia"/>
                <w:b/>
              </w:rPr>
              <w:t>tsysv</w:t>
            </w:r>
          </w:p>
          <w:p w14:paraId="0342B271" w14:textId="77777777" w:rsidR="00C714F3" w:rsidRPr="00C714F3" w:rsidRDefault="00C714F3" w:rsidP="00ED610F">
            <w:pPr>
              <w:rPr>
                <w:b/>
              </w:rPr>
            </w:pPr>
          </w:p>
          <w:p w14:paraId="30C446C2" w14:textId="77777777" w:rsidR="00C714F3" w:rsidRDefault="00E23BE0" w:rsidP="00E23BE0">
            <w:r>
              <w:t>Bluetooth</w:t>
            </w:r>
            <w:r>
              <w:rPr>
                <w:rFonts w:hint="eastAsia"/>
              </w:rPr>
              <w:t xml:space="preserve">, </w:t>
            </w:r>
            <w:r w:rsidR="00C714F3">
              <w:rPr>
                <w:rFonts w:hint="eastAsia"/>
              </w:rPr>
              <w:t>ipv6, s</w:t>
            </w:r>
            <w:r>
              <w:rPr>
                <w:rFonts w:hint="eastAsia"/>
              </w:rPr>
              <w:t>endmail</w:t>
            </w:r>
            <w:r w:rsidR="00C714F3">
              <w:rPr>
                <w:rFonts w:hint="eastAsia"/>
              </w:rPr>
              <w:t>(mail서버), yum update</w:t>
            </w:r>
          </w:p>
        </w:tc>
      </w:tr>
    </w:tbl>
    <w:p w14:paraId="1CFF8B4B" w14:textId="77777777" w:rsidR="00C714F3" w:rsidRDefault="00C714F3" w:rsidP="00ED610F"/>
    <w:p w14:paraId="128F8B00" w14:textId="77777777" w:rsidR="00A914C9" w:rsidRDefault="00A914C9" w:rsidP="00ED610F"/>
    <w:p w14:paraId="27D42ECE" w14:textId="77777777" w:rsidR="003847AF" w:rsidRDefault="003847AF" w:rsidP="003847AF">
      <w:pPr>
        <w:rPr>
          <w:b/>
          <w:sz w:val="22"/>
        </w:rPr>
      </w:pPr>
      <w:r>
        <w:rPr>
          <w:rFonts w:hint="eastAsia"/>
          <w:b/>
          <w:sz w:val="22"/>
        </w:rPr>
        <w:t>##ssh rsa key 생성 (PBX/WEB 분리형 – PBX, REC에 있는 녹취파일을 SCP로 가져와 들을 때)</w:t>
      </w:r>
    </w:p>
    <w:p w14:paraId="12146A55" w14:textId="77777777" w:rsidR="003847AF" w:rsidRDefault="003847AF" w:rsidP="003847AF">
      <w:pPr>
        <w:rPr>
          <w:b/>
        </w:rPr>
      </w:pPr>
      <w:r>
        <w:rPr>
          <w:rFonts w:hint="eastAsia"/>
          <w:b/>
        </w:rPr>
        <w:t>#WEB 서버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847AF" w14:paraId="4046BD92" w14:textId="77777777" w:rsidTr="003847AF">
        <w:tc>
          <w:tcPr>
            <w:tcW w:w="10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FC05" w14:textId="77777777" w:rsidR="003847AF" w:rsidRDefault="003847AF">
            <w:pPr>
              <w:rPr>
                <w:rFonts w:asciiTheme="majorHAnsi" w:eastAsiaTheme="majorHAnsi" w:hAnsiTheme="majorHAnsi" w:cs="Calibri"/>
                <w:szCs w:val="20"/>
              </w:rPr>
            </w:pPr>
            <w:r>
              <w:rPr>
                <w:rFonts w:hint="eastAsia"/>
              </w:rPr>
              <w:t xml:space="preserve">[root@localhost ~]# </w:t>
            </w:r>
            <w:r>
              <w:rPr>
                <w:rFonts w:asciiTheme="majorHAnsi" w:eastAsiaTheme="majorHAnsi" w:hAnsiTheme="majorHAnsi" w:cs="Calibri" w:hint="eastAsia"/>
                <w:szCs w:val="20"/>
              </w:rPr>
              <w:t>ssh-keygen -t rsa</w:t>
            </w:r>
          </w:p>
          <w:p w14:paraId="15B42E0D" w14:textId="77777777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Generating public/private rsa key pair.</w:t>
            </w:r>
          </w:p>
          <w:p w14:paraId="3C576138" w14:textId="77777777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Enter file in which to save the key (/root/.ssh/id_rsa): ----&gt; 엔터</w:t>
            </w:r>
          </w:p>
          <w:p w14:paraId="7F397988" w14:textId="494BE6E0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Enter passphrase (</w:t>
            </w:r>
            <w:r w:rsidR="002A3889">
              <w:rPr>
                <w:rFonts w:ascii="돋움" w:eastAsia="돋움" w:hAnsi="돋움" w:cs="Calibri" w:hint="eastAsia"/>
                <w:sz w:val="18"/>
                <w:szCs w:val="18"/>
              </w:rPr>
              <w:t>em</w:t>
            </w:r>
            <w:r>
              <w:rPr>
                <w:rFonts w:ascii="돋움" w:eastAsia="돋움" w:hAnsi="돋움" w:cs="Calibri" w:hint="eastAsia"/>
                <w:sz w:val="18"/>
                <w:szCs w:val="18"/>
              </w:rPr>
              <w:t>pty for no passphrase):   ----&gt; 엔터</w:t>
            </w:r>
          </w:p>
          <w:p w14:paraId="5AF84E97" w14:textId="77777777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Enter same passphrase again:     ----&gt; 엔터</w:t>
            </w:r>
          </w:p>
          <w:p w14:paraId="02EBDE30" w14:textId="77777777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Your identification has been saved in /root/.ssh/id_rsa.</w:t>
            </w:r>
          </w:p>
          <w:p w14:paraId="2DB7770F" w14:textId="77777777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Your public key has been saved in /root/.ssh/id_rsa.pub.</w:t>
            </w:r>
          </w:p>
          <w:p w14:paraId="725F46F3" w14:textId="77777777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The key fingerprint is:      ----&gt; 엔터</w:t>
            </w:r>
          </w:p>
          <w:p w14:paraId="4C31DA94" w14:textId="77777777" w:rsidR="003847AF" w:rsidRDefault="003847AF"/>
          <w:p w14:paraId="2F9B34D0" w14:textId="77777777" w:rsidR="003847AF" w:rsidRDefault="003847AF">
            <w:pPr>
              <w:rPr>
                <w:rFonts w:asciiTheme="majorHAnsi" w:eastAsiaTheme="majorHAnsi" w:hAnsiTheme="majorHAnsi" w:cs="Calibri"/>
                <w:szCs w:val="20"/>
              </w:rPr>
            </w:pPr>
            <w:r>
              <w:rPr>
                <w:rFonts w:hint="eastAsia"/>
              </w:rPr>
              <w:t>[root@localhost ~]# cat /root/.</w:t>
            </w:r>
            <w:r>
              <w:rPr>
                <w:rFonts w:asciiTheme="majorHAnsi" w:eastAsiaTheme="majorHAnsi" w:hAnsiTheme="majorHAnsi" w:cs="Calibri" w:hint="eastAsia"/>
                <w:szCs w:val="20"/>
              </w:rPr>
              <w:t>ssh/id_rsa.pub</w:t>
            </w:r>
          </w:p>
          <w:p w14:paraId="7045C941" w14:textId="77777777" w:rsidR="003847AF" w:rsidRDefault="003847AF">
            <w:pPr>
              <w:rPr>
                <w:rFonts w:asciiTheme="majorHAnsi" w:eastAsiaTheme="majorHAnsi" w:hAnsiTheme="majorHAnsi"/>
                <w:b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szCs w:val="20"/>
              </w:rPr>
              <w:t xml:space="preserve"> ---- 출력된 부분 복사 ----</w:t>
            </w:r>
          </w:p>
        </w:tc>
      </w:tr>
    </w:tbl>
    <w:p w14:paraId="74E366B9" w14:textId="77777777" w:rsidR="003847AF" w:rsidRDefault="003847AF" w:rsidP="003847AF">
      <w:pPr>
        <w:rPr>
          <w:b/>
        </w:rPr>
      </w:pPr>
    </w:p>
    <w:p w14:paraId="52E8BB7F" w14:textId="77777777" w:rsidR="003847AF" w:rsidRDefault="003847AF" w:rsidP="003847AF">
      <w:pPr>
        <w:rPr>
          <w:b/>
        </w:rPr>
      </w:pPr>
      <w:r>
        <w:rPr>
          <w:rFonts w:hint="eastAsia"/>
          <w:b/>
        </w:rPr>
        <w:t>#IPPBX, RECORD 서버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847AF" w14:paraId="0BA8586A" w14:textId="77777777" w:rsidTr="003847AF">
        <w:tc>
          <w:tcPr>
            <w:tcW w:w="10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DCD61" w14:textId="77777777" w:rsidR="003847AF" w:rsidRDefault="003847AF">
            <w:pPr>
              <w:rPr>
                <w:rFonts w:asciiTheme="majorHAnsi" w:eastAsiaTheme="majorHAnsi" w:hAnsiTheme="majorHAnsi" w:cs="Calibri"/>
                <w:szCs w:val="20"/>
              </w:rPr>
            </w:pPr>
            <w:r>
              <w:rPr>
                <w:rFonts w:hint="eastAsia"/>
              </w:rPr>
              <w:t>[root@localhost ~]# vi /root/.</w:t>
            </w:r>
            <w:r>
              <w:rPr>
                <w:rFonts w:asciiTheme="majorHAnsi" w:eastAsiaTheme="majorHAnsi" w:hAnsiTheme="majorHAnsi" w:cs="Calibri" w:hint="eastAsia"/>
                <w:szCs w:val="20"/>
              </w:rPr>
              <w:t>ssh/authorized_keys</w:t>
            </w:r>
          </w:p>
          <w:p w14:paraId="206CDEB4" w14:textId="77777777" w:rsidR="003847AF" w:rsidRDefault="003847AF">
            <w:pPr>
              <w:ind w:firstLineChars="50" w:firstLine="100"/>
              <w:rPr>
                <w:b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szCs w:val="20"/>
              </w:rPr>
              <w:t>---- WEB서버에서 복사한 부분 붙여넣기 ----</w:t>
            </w:r>
          </w:p>
        </w:tc>
      </w:tr>
    </w:tbl>
    <w:p w14:paraId="545496C0" w14:textId="77777777" w:rsidR="00554782" w:rsidRPr="003847AF" w:rsidRDefault="00554782" w:rsidP="00ED610F"/>
    <w:p w14:paraId="4C281F16" w14:textId="77777777" w:rsidR="00554782" w:rsidRDefault="00554782" w:rsidP="00ED610F"/>
    <w:p w14:paraId="3A3D78F1" w14:textId="77777777" w:rsidR="00554782" w:rsidRDefault="00554782" w:rsidP="00ED610F"/>
    <w:p w14:paraId="6355893E" w14:textId="77777777" w:rsidR="00554782" w:rsidRDefault="00554782" w:rsidP="00ED610F"/>
    <w:p w14:paraId="637F0B9A" w14:textId="77777777" w:rsidR="00554782" w:rsidRDefault="00554782" w:rsidP="00ED610F"/>
    <w:p w14:paraId="1BED0B5C" w14:textId="77777777" w:rsidR="00327228" w:rsidRDefault="00327228" w:rsidP="00ED610F"/>
    <w:p w14:paraId="6FD977EC" w14:textId="77777777" w:rsidR="00327228" w:rsidRPr="00E25BA8" w:rsidRDefault="00327228" w:rsidP="00327228">
      <w:pPr>
        <w:jc w:val="right"/>
        <w:rPr>
          <w:b/>
          <w:u w:val="single"/>
        </w:rPr>
      </w:pPr>
      <w:r>
        <w:rPr>
          <w:rFonts w:hint="eastAsia"/>
          <w:b/>
          <w:u w:val="single"/>
        </w:rPr>
        <w:t xml:space="preserve">&lt; </w:t>
      </w:r>
      <w:r>
        <w:rPr>
          <w:b/>
          <w:u w:val="single"/>
        </w:rPr>
        <w:t xml:space="preserve">HA </w:t>
      </w:r>
      <w:r w:rsidRPr="00E25BA8">
        <w:rPr>
          <w:rFonts w:hint="eastAsia"/>
          <w:b/>
          <w:u w:val="single"/>
        </w:rPr>
        <w:t xml:space="preserve">시스템 </w:t>
      </w:r>
      <w:r>
        <w:rPr>
          <w:rFonts w:hint="eastAsia"/>
          <w:b/>
          <w:u w:val="single"/>
        </w:rPr>
        <w:t xml:space="preserve">설치 </w:t>
      </w:r>
      <w:r>
        <w:rPr>
          <w:b/>
          <w:u w:val="single"/>
        </w:rPr>
        <w:t>– WEB | PBX | RECORD</w:t>
      </w:r>
      <w:r>
        <w:rPr>
          <w:rFonts w:hint="eastAsia"/>
          <w:b/>
          <w:u w:val="single"/>
        </w:rPr>
        <w:t xml:space="preserve"> &gt;</w:t>
      </w:r>
    </w:p>
    <w:p w14:paraId="04DA9F16" w14:textId="77777777" w:rsidR="00327228" w:rsidRPr="00771684" w:rsidRDefault="00327228" w:rsidP="00ED610F">
      <w:pPr>
        <w:rPr>
          <w:b/>
        </w:rPr>
      </w:pPr>
      <w:r w:rsidRPr="00771684">
        <w:rPr>
          <w:rFonts w:hint="eastAsia"/>
          <w:b/>
        </w:rPr>
        <w:t># 파티션 설정</w:t>
      </w:r>
    </w:p>
    <w:p w14:paraId="5215B654" w14:textId="77777777" w:rsidR="00327228" w:rsidRDefault="00327228" w:rsidP="00ED610F">
      <w:r>
        <w:rPr>
          <w:rFonts w:hint="eastAsia"/>
        </w:rPr>
        <w:t>OS 설치시</w:t>
      </w:r>
      <w:r>
        <w:t xml:space="preserve"> DRBD</w:t>
      </w:r>
      <w:r>
        <w:rPr>
          <w:rFonts w:hint="eastAsia"/>
        </w:rPr>
        <w:t>용 파티션 분할해야 함.</w:t>
      </w:r>
      <w:r>
        <w:t>(</w:t>
      </w:r>
      <w:r>
        <w:rPr>
          <w:rFonts w:hint="eastAsia"/>
        </w:rPr>
        <w:t>용량은 상황에 맞춰 설정)</w:t>
      </w:r>
    </w:p>
    <w:p w14:paraId="26009C38" w14:textId="77777777" w:rsidR="00327228" w:rsidRDefault="00327228" w:rsidP="00327228">
      <w:pPr>
        <w:pStyle w:val="a9"/>
        <w:numPr>
          <w:ilvl w:val="0"/>
          <w:numId w:val="8"/>
        </w:numPr>
        <w:ind w:leftChars="0"/>
      </w:pPr>
      <w:r>
        <w:rPr>
          <w:rFonts w:hint="eastAsia"/>
        </w:rPr>
        <w:t>WEB/DB : 64GB</w:t>
      </w:r>
    </w:p>
    <w:p w14:paraId="0075D2CF" w14:textId="77777777" w:rsidR="00327228" w:rsidRDefault="00327228" w:rsidP="00327228">
      <w:pPr>
        <w:pStyle w:val="a9"/>
        <w:numPr>
          <w:ilvl w:val="0"/>
          <w:numId w:val="8"/>
        </w:numPr>
        <w:ind w:leftChars="0"/>
      </w:pPr>
      <w:r>
        <w:t>IP-PBX : 32GB</w:t>
      </w:r>
    </w:p>
    <w:p w14:paraId="43250719" w14:textId="77777777" w:rsidR="00327228" w:rsidRDefault="00327228" w:rsidP="00ED610F"/>
    <w:p w14:paraId="7E8E10E3" w14:textId="77777777" w:rsidR="00327228" w:rsidRPr="00771684" w:rsidRDefault="00327228" w:rsidP="00ED610F">
      <w:pPr>
        <w:rPr>
          <w:b/>
        </w:rPr>
      </w:pPr>
      <w:r w:rsidRPr="00771684">
        <w:rPr>
          <w:rFonts w:hint="eastAsia"/>
          <w:b/>
        </w:rPr>
        <w:t># 다운로드</w:t>
      </w:r>
    </w:p>
    <w:p w14:paraId="2B2AD2B8" w14:textId="77777777" w:rsidR="00327228" w:rsidRDefault="00327228" w:rsidP="00ED610F">
      <w:r>
        <w:t>[root@localhost ~]# cd ~</w:t>
      </w:r>
    </w:p>
    <w:p w14:paraId="5D2F07F6" w14:textId="7F61A9AA" w:rsidR="00777A96" w:rsidRDefault="00777A96" w:rsidP="00777A96">
      <w:r>
        <w:t>[root@localhost ~]#</w:t>
      </w:r>
      <w:r>
        <w:rPr>
          <w:rFonts w:hint="eastAsia"/>
        </w:rPr>
        <w:t xml:space="preserve"> </w:t>
      </w:r>
      <w:r w:rsidRPr="008260C3">
        <w:t xml:space="preserve">wget </w:t>
      </w:r>
      <w:hyperlink r:id="rId11" w:history="1">
        <w:r w:rsidRPr="005F7AC9">
          <w:rPr>
            <w:rStyle w:val="a8"/>
          </w:rPr>
          <w:t>http://211.115.81.41/install/utf8_pack/</w:t>
        </w:r>
      </w:hyperlink>
      <w:r w:rsidR="00E8058D" w:rsidRPr="00E8058D">
        <w:rPr>
          <w:rStyle w:val="a8"/>
        </w:rPr>
        <w:t>HA_install_Rocky8.8_20231011_test.tar.gz</w:t>
      </w:r>
      <w:r>
        <w:t xml:space="preserve"> -</w:t>
      </w:r>
      <w:r>
        <w:rPr>
          <w:rFonts w:hint="eastAsia"/>
        </w:rPr>
        <w:t>테스트 중</w:t>
      </w:r>
    </w:p>
    <w:p w14:paraId="24E2B93B" w14:textId="631882D3" w:rsidR="00327228" w:rsidRPr="00E37450" w:rsidRDefault="008260C3" w:rsidP="00ED610F">
      <w:del w:id="978" w:author="Microsoft 계정" w:date="2023-07-06T15:39:00Z">
        <w:r w:rsidRPr="008260C3" w:rsidDel="00CE1D09">
          <w:delText>HA_install_CentOS7.9_20210902.tar.gz</w:delText>
        </w:r>
      </w:del>
    </w:p>
    <w:p w14:paraId="28E8E4DA" w14:textId="77777777" w:rsidR="00327228" w:rsidRPr="00771684" w:rsidRDefault="00327228" w:rsidP="00ED610F">
      <w:pPr>
        <w:rPr>
          <w:b/>
        </w:rPr>
      </w:pPr>
      <w:r w:rsidRPr="00771684">
        <w:rPr>
          <w:rFonts w:hint="eastAsia"/>
          <w:b/>
        </w:rPr>
        <w:t xml:space="preserve"># </w:t>
      </w:r>
      <w:r w:rsidRPr="00771684">
        <w:rPr>
          <w:b/>
        </w:rPr>
        <w:t xml:space="preserve">Heartbeat </w:t>
      </w:r>
      <w:r w:rsidRPr="00771684">
        <w:rPr>
          <w:rFonts w:hint="eastAsia"/>
          <w:b/>
        </w:rPr>
        <w:t>설치</w:t>
      </w:r>
    </w:p>
    <w:p w14:paraId="09A03F90" w14:textId="2B7CB5DD" w:rsidR="00327228" w:rsidRDefault="00327228" w:rsidP="00ED610F">
      <w:r>
        <w:t xml:space="preserve">[root@localhost ~]# tar </w:t>
      </w:r>
      <w:r w:rsidR="002565DB">
        <w:t xml:space="preserve">xvfz </w:t>
      </w:r>
      <w:r w:rsidR="00E8058D" w:rsidRPr="00E8058D">
        <w:t>HA_install_Rocky8.8_20231011_test.tar.gz</w:t>
      </w:r>
    </w:p>
    <w:p w14:paraId="63B32BE9" w14:textId="77777777" w:rsidR="00327228" w:rsidRDefault="00327228" w:rsidP="00ED610F">
      <w:r>
        <w:t>[root@localhost ~]# cd HA</w:t>
      </w:r>
    </w:p>
    <w:p w14:paraId="6BA8771D" w14:textId="77777777" w:rsidR="00327228" w:rsidRDefault="00327228" w:rsidP="00ED610F"/>
    <w:p w14:paraId="38EE7BD6" w14:textId="77777777" w:rsidR="00327228" w:rsidRDefault="00327228" w:rsidP="00ED610F">
      <w:r>
        <w:t>[root@localhost HA]# ./Ha_install.sh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27228" w14:paraId="6C403763" w14:textId="77777777" w:rsidTr="00327228">
        <w:tc>
          <w:tcPr>
            <w:tcW w:w="10456" w:type="dxa"/>
          </w:tcPr>
          <w:p w14:paraId="30119497" w14:textId="77777777" w:rsidR="00327228" w:rsidRDefault="00327228" w:rsidP="00327228">
            <w:r>
              <w:t>Master Hostname ?[MasterPBX]</w:t>
            </w:r>
          </w:p>
          <w:p w14:paraId="2D7E2226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마스터</w:t>
            </w:r>
            <w:r w:rsidRPr="00524BD9">
              <w:rPr>
                <w:rFonts w:hint="eastAsia"/>
                <w:color w:val="FF0000"/>
              </w:rPr>
              <w:t xml:space="preserve"> 서버의 hostname</w:t>
            </w:r>
          </w:p>
          <w:p w14:paraId="5AF0D59C" w14:textId="77777777" w:rsidR="00327228" w:rsidRDefault="00327228" w:rsidP="00327228">
            <w:r>
              <w:t>Slaver Hostname ?[SlaverPBX]</w:t>
            </w:r>
          </w:p>
          <w:p w14:paraId="643F9849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백업</w:t>
            </w:r>
            <w:r w:rsidRPr="00524BD9">
              <w:rPr>
                <w:rFonts w:hint="eastAsia"/>
                <w:color w:val="FF0000"/>
              </w:rPr>
              <w:t xml:space="preserve"> 서버의 hostname</w:t>
            </w:r>
          </w:p>
          <w:p w14:paraId="76C227D2" w14:textId="77777777" w:rsidR="00327228" w:rsidRDefault="00327228" w:rsidP="00327228">
            <w:r>
              <w:t>HeartBeat Interface ?[eth1]</w:t>
            </w:r>
          </w:p>
          <w:p w14:paraId="117E946F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Sync를 맺을 이더넷포트</w:t>
            </w:r>
          </w:p>
          <w:p w14:paraId="40112497" w14:textId="77777777" w:rsidR="00327228" w:rsidRDefault="00327228" w:rsidP="00327228">
            <w:r>
              <w:t>MasterPBX Host IP ?[10.10.10.1]</w:t>
            </w:r>
          </w:p>
          <w:p w14:paraId="6CB58C85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 xml:space="preserve">Sync를 할 </w:t>
            </w:r>
            <w:r>
              <w:rPr>
                <w:rFonts w:hint="eastAsia"/>
                <w:color w:val="FF0000"/>
              </w:rPr>
              <w:t>마스터</w:t>
            </w:r>
            <w:r w:rsidRPr="00524BD9">
              <w:rPr>
                <w:rFonts w:hint="eastAsia"/>
                <w:color w:val="FF0000"/>
              </w:rPr>
              <w:t>서버의 ip</w:t>
            </w:r>
          </w:p>
          <w:p w14:paraId="0BDCB817" w14:textId="77777777" w:rsidR="00327228" w:rsidRDefault="00327228" w:rsidP="00327228">
            <w:r>
              <w:t>SlaverPBX Host IP ?[10.10.10.2]</w:t>
            </w:r>
          </w:p>
          <w:p w14:paraId="2D8F01E1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 xml:space="preserve">Sync를 할 </w:t>
            </w:r>
            <w:r>
              <w:rPr>
                <w:rFonts w:hint="eastAsia"/>
                <w:color w:val="FF0000"/>
              </w:rPr>
              <w:t>백업</w:t>
            </w:r>
            <w:r w:rsidRPr="00524BD9">
              <w:rPr>
                <w:rFonts w:hint="eastAsia"/>
                <w:color w:val="FF0000"/>
              </w:rPr>
              <w:t>서버의 ip</w:t>
            </w:r>
          </w:p>
          <w:p w14:paraId="6247DF11" w14:textId="77777777" w:rsidR="00327228" w:rsidRDefault="00327228" w:rsidP="00327228">
            <w:r>
              <w:t>Vertual IP Interface ?[eth0]</w:t>
            </w:r>
          </w:p>
          <w:p w14:paraId="7A457034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Vip 이더넷포트</w:t>
            </w:r>
          </w:p>
          <w:p w14:paraId="54EE83B5" w14:textId="77777777" w:rsidR="00327228" w:rsidRDefault="00327228" w:rsidP="00327228">
            <w:r>
              <w:t>Vertual IP ?[122.49.74.110]</w:t>
            </w:r>
          </w:p>
          <w:p w14:paraId="5D3FAAAB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Vip 주소</w:t>
            </w:r>
          </w:p>
          <w:p w14:paraId="6E833BE2" w14:textId="77777777" w:rsidR="00327228" w:rsidRDefault="00327228" w:rsidP="00327228">
            <w:r>
              <w:t>GATEWAY IP ?[122.49.74.97]</w:t>
            </w:r>
          </w:p>
          <w:p w14:paraId="3B9D3E2B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Gateway ip</w:t>
            </w:r>
          </w:p>
          <w:p w14:paraId="1A66D536" w14:textId="77777777" w:rsidR="00327228" w:rsidRDefault="00327228" w:rsidP="00327228">
            <w:r>
              <w:t>NETMASK ?[255.255.255.224]</w:t>
            </w:r>
          </w:p>
          <w:p w14:paraId="760E2712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Netmask ip</w:t>
            </w:r>
          </w:p>
          <w:p w14:paraId="17FDCF0F" w14:textId="1089AA04" w:rsidR="00327228" w:rsidRDefault="00327228" w:rsidP="00327228">
            <w:r>
              <w:t>RUN DA</w:t>
            </w:r>
            <w:r w:rsidR="002A3889">
              <w:t>EM</w:t>
            </w:r>
            <w:r>
              <w:t>ON USER ID ?[ippbxmng]</w:t>
            </w:r>
          </w:p>
          <w:p w14:paraId="7EFD2D1D" w14:textId="77777777" w:rsidR="00327228" w:rsidRPr="00524BD9" w:rsidRDefault="00327228" w:rsidP="00327228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사용자계정</w:t>
            </w:r>
          </w:p>
          <w:p w14:paraId="51B8BA5A" w14:textId="77777777" w:rsidR="00327228" w:rsidRDefault="00327228" w:rsidP="00327228">
            <w:r>
              <w:t>IS MasterServer?[y/N]</w:t>
            </w:r>
          </w:p>
          <w:p w14:paraId="36D2029C" w14:textId="77777777" w:rsidR="00327228" w:rsidRPr="00524BD9" w:rsidRDefault="00327228" w:rsidP="00327228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☞</w:t>
            </w:r>
            <w:r>
              <w:rPr>
                <w:rFonts w:hint="eastAsia"/>
                <w:color w:val="FF0000"/>
              </w:rPr>
              <w:t xml:space="preserve"> 마스터</w:t>
            </w:r>
            <w:r w:rsidRPr="00524BD9">
              <w:rPr>
                <w:rFonts w:hint="eastAsia"/>
                <w:color w:val="FF0000"/>
              </w:rPr>
              <w:t>서버는 Y</w:t>
            </w:r>
          </w:p>
          <w:p w14:paraId="31BAF470" w14:textId="77777777" w:rsidR="00327228" w:rsidRDefault="00327228" w:rsidP="00327228">
            <w:r>
              <w:rPr>
                <w:rFonts w:hint="eastAsia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☞</w:t>
            </w:r>
            <w:r>
              <w:rPr>
                <w:rFonts w:hint="eastAsia"/>
                <w:color w:val="FF0000"/>
              </w:rPr>
              <w:t xml:space="preserve"> 백업</w:t>
            </w:r>
            <w:r w:rsidRPr="00524BD9">
              <w:rPr>
                <w:rFonts w:hint="eastAsia"/>
                <w:color w:val="FF0000"/>
              </w:rPr>
              <w:t>서버는 N</w:t>
            </w:r>
          </w:p>
        </w:tc>
      </w:tr>
    </w:tbl>
    <w:p w14:paraId="7699D4D6" w14:textId="77777777" w:rsidR="00327228" w:rsidRPr="00771684" w:rsidRDefault="00771684" w:rsidP="00771684">
      <w:pPr>
        <w:rPr>
          <w:b/>
          <w:color w:val="FF0000"/>
          <w:u w:val="single"/>
        </w:rPr>
      </w:pPr>
      <w:r w:rsidRPr="00771684">
        <w:rPr>
          <w:rFonts w:hint="eastAsia"/>
          <w:b/>
          <w:color w:val="FF0000"/>
          <w:u w:val="single"/>
        </w:rPr>
        <w:t>※</w:t>
      </w:r>
      <w:r w:rsidR="00327228" w:rsidRPr="00771684">
        <w:rPr>
          <w:rFonts w:hint="eastAsia"/>
          <w:b/>
          <w:color w:val="FF0000"/>
          <w:u w:val="single"/>
        </w:rPr>
        <w:t xml:space="preserve">설치 후 </w:t>
      </w:r>
      <w:r w:rsidRPr="00771684">
        <w:rPr>
          <w:rFonts w:hint="eastAsia"/>
          <w:b/>
          <w:color w:val="FF0000"/>
          <w:u w:val="single"/>
        </w:rPr>
        <w:t>heart</w:t>
      </w:r>
      <w:r w:rsidRPr="00771684">
        <w:rPr>
          <w:b/>
          <w:color w:val="FF0000"/>
          <w:u w:val="single"/>
        </w:rPr>
        <w:t xml:space="preserve">beat </w:t>
      </w:r>
      <w:r w:rsidRPr="00771684">
        <w:rPr>
          <w:rFonts w:hint="eastAsia"/>
          <w:b/>
          <w:color w:val="FF0000"/>
          <w:u w:val="single"/>
        </w:rPr>
        <w:t xml:space="preserve">을 실행 했을 때, 오류가 발생한다면 </w:t>
      </w:r>
      <w:r w:rsidRPr="00771684">
        <w:rPr>
          <w:b/>
          <w:color w:val="FF0000"/>
          <w:u w:val="single"/>
        </w:rPr>
        <w:t>1</w:t>
      </w:r>
      <w:r w:rsidRPr="00771684">
        <w:rPr>
          <w:rFonts w:hint="eastAsia"/>
          <w:b/>
          <w:color w:val="FF0000"/>
          <w:u w:val="single"/>
        </w:rPr>
        <w:t xml:space="preserve">회 더 설치(현재 </w:t>
      </w:r>
      <w:r w:rsidRPr="00771684">
        <w:rPr>
          <w:b/>
          <w:color w:val="FF0000"/>
          <w:u w:val="single"/>
        </w:rPr>
        <w:t>2</w:t>
      </w:r>
      <w:r w:rsidRPr="00771684">
        <w:rPr>
          <w:rFonts w:hint="eastAsia"/>
          <w:b/>
          <w:color w:val="FF0000"/>
          <w:u w:val="single"/>
        </w:rPr>
        <w:t>번씩 설치하고 있음)</w:t>
      </w:r>
    </w:p>
    <w:p w14:paraId="068709F6" w14:textId="77777777" w:rsidR="00327228" w:rsidRDefault="00327228" w:rsidP="00ED610F"/>
    <w:p w14:paraId="0595CB5B" w14:textId="77777777" w:rsidR="00327228" w:rsidRPr="00771684" w:rsidRDefault="00771684" w:rsidP="00ED610F">
      <w:pPr>
        <w:rPr>
          <w:b/>
        </w:rPr>
      </w:pPr>
      <w:r w:rsidRPr="00771684">
        <w:rPr>
          <w:b/>
        </w:rPr>
        <w:t xml:space="preserve">#DRBD </w:t>
      </w:r>
      <w:r w:rsidRPr="00771684">
        <w:rPr>
          <w:rFonts w:hint="eastAsia"/>
          <w:b/>
        </w:rPr>
        <w:t>설치</w:t>
      </w:r>
    </w:p>
    <w:p w14:paraId="5EA7233F" w14:textId="77777777" w:rsidR="00771684" w:rsidRDefault="00771684" w:rsidP="00ED610F">
      <w:r>
        <w:t xml:space="preserve">[root@localhost HA]# </w:t>
      </w:r>
      <w:r w:rsidR="008260C3">
        <w:t>./drbd_install.sh</w:t>
      </w:r>
    </w:p>
    <w:p w14:paraId="4D0002C6" w14:textId="77777777" w:rsidR="005055F8" w:rsidRPr="005055F8" w:rsidRDefault="005055F8" w:rsidP="005055F8">
      <w:pPr>
        <w:ind w:firstLineChars="300" w:firstLine="600"/>
        <w:rPr>
          <w:b/>
          <w:color w:val="FF0000"/>
        </w:rPr>
      </w:pPr>
      <w:r>
        <w:rPr>
          <w:b/>
          <w:color w:val="FF0000"/>
        </w:rPr>
        <w:t>!!!</w:t>
      </w:r>
      <w:r w:rsidRPr="005055F8">
        <w:rPr>
          <w:rFonts w:hint="eastAsia"/>
          <w:b/>
          <w:color w:val="FF0000"/>
        </w:rPr>
        <w:t>DRBD</w:t>
      </w:r>
      <w:r w:rsidRPr="005055F8">
        <w:rPr>
          <w:b/>
          <w:color w:val="FF0000"/>
        </w:rPr>
        <w:t xml:space="preserve"> </w:t>
      </w:r>
      <w:r w:rsidRPr="005055F8">
        <w:rPr>
          <w:rFonts w:hint="eastAsia"/>
          <w:b/>
          <w:color w:val="FF0000"/>
        </w:rPr>
        <w:t>설치시 주의</w:t>
      </w:r>
      <w:r>
        <w:rPr>
          <w:rFonts w:hint="eastAsia"/>
          <w:b/>
          <w:color w:val="FF0000"/>
        </w:rPr>
        <w:t>!!!!</w:t>
      </w:r>
    </w:p>
    <w:p w14:paraId="14774C6F" w14:textId="77777777" w:rsidR="005055F8" w:rsidRDefault="005055F8" w:rsidP="00ED610F">
      <w:r>
        <w:t xml:space="preserve"> </w:t>
      </w:r>
      <w:r w:rsidRPr="005055F8">
        <w:rPr>
          <w:color w:val="FF0000"/>
        </w:rPr>
        <w:t xml:space="preserve">“DRBD Disk Partition ?[/dev/sda2]” </w:t>
      </w:r>
      <w:r>
        <w:rPr>
          <w:rFonts w:hint="eastAsia"/>
        </w:rPr>
        <w:t xml:space="preserve">질문의 엔터 치면 </w:t>
      </w:r>
      <w:r w:rsidRPr="005055F8">
        <w:rPr>
          <w:b/>
          <w:color w:val="FF0000"/>
        </w:rPr>
        <w:t>NO~!!!</w:t>
      </w:r>
      <w:r>
        <w:t xml:space="preserve"> </w:t>
      </w:r>
      <w:r>
        <w:rPr>
          <w:rFonts w:hint="eastAsia"/>
        </w:rPr>
        <w:t xml:space="preserve">엔터 치면 </w:t>
      </w:r>
      <w:r w:rsidRPr="005055F8">
        <w:rPr>
          <w:rFonts w:hint="eastAsia"/>
          <w:b/>
          <w:color w:val="FF0000"/>
        </w:rPr>
        <w:t>root</w:t>
      </w:r>
      <w:r>
        <w:rPr>
          <w:rFonts w:hint="eastAsia"/>
        </w:rPr>
        <w:t xml:space="preserve"> 영역에 </w:t>
      </w:r>
    </w:p>
    <w:p w14:paraId="3FBC0462" w14:textId="77777777" w:rsidR="005055F8" w:rsidRDefault="005055F8" w:rsidP="005055F8">
      <w:pPr>
        <w:ind w:firstLineChars="100" w:firstLine="200"/>
      </w:pPr>
      <w:r>
        <w:rPr>
          <w:rFonts w:hint="eastAsia"/>
        </w:rPr>
        <w:t>설치(</w:t>
      </w:r>
      <w:r w:rsidRPr="005055F8">
        <w:rPr>
          <w:color w:val="FF0000"/>
        </w:rPr>
        <w:t xml:space="preserve">OS </w:t>
      </w:r>
      <w:r w:rsidRPr="005055F8">
        <w:rPr>
          <w:rFonts w:hint="eastAsia"/>
          <w:color w:val="FF0000"/>
        </w:rPr>
        <w:t>날라감</w:t>
      </w:r>
      <w:r>
        <w:rPr>
          <w:rFonts w:hint="eastAsia"/>
        </w:rPr>
        <w:t xml:space="preserve">) 되기 때문에 </w:t>
      </w:r>
      <w:r w:rsidRPr="005055F8">
        <w:rPr>
          <w:b/>
          <w:color w:val="FF0000"/>
        </w:rPr>
        <w:t>df –h</w:t>
      </w:r>
      <w:r w:rsidRPr="005055F8">
        <w:rPr>
          <w:color w:val="FF0000"/>
        </w:rPr>
        <w:t xml:space="preserve"> </w:t>
      </w:r>
      <w:r>
        <w:rPr>
          <w:rFonts w:hint="eastAsia"/>
        </w:rPr>
        <w:t xml:space="preserve">해서 </w:t>
      </w:r>
      <w:r>
        <w:t>“</w:t>
      </w:r>
      <w:r w:rsidRPr="005055F8">
        <w:rPr>
          <w:b/>
          <w:color w:val="FF0000"/>
        </w:rPr>
        <w:t xml:space="preserve">DRBD </w:t>
      </w:r>
      <w:r w:rsidRPr="005055F8">
        <w:rPr>
          <w:rFonts w:hint="eastAsia"/>
          <w:b/>
          <w:color w:val="FF0000"/>
        </w:rPr>
        <w:t>파티션</w:t>
      </w:r>
      <w:r>
        <w:t>”</w:t>
      </w:r>
      <w:r>
        <w:rPr>
          <w:rFonts w:hint="eastAsia"/>
        </w:rPr>
        <w:t xml:space="preserve"> 확인 후 설치~</w:t>
      </w:r>
      <w:r>
        <w:t>!!</w:t>
      </w:r>
      <w:r>
        <w:rPr>
          <w:rFonts w:hint="eastAsia"/>
        </w:rPr>
        <w:t>.</w:t>
      </w:r>
      <w:r>
        <w:br/>
      </w:r>
      <w:r w:rsidR="00766C53" w:rsidRPr="00766C53">
        <w:rPr>
          <w:rFonts w:hint="eastAsia"/>
          <w:b/>
          <w:color w:val="FF0000"/>
        </w:rPr>
        <w:t>예시)</w:t>
      </w:r>
    </w:p>
    <w:p w14:paraId="2B00F713" w14:textId="5C169B71" w:rsidR="005055F8" w:rsidRPr="005055F8" w:rsidRDefault="005055F8" w:rsidP="005055F8">
      <w:pPr>
        <w:ind w:firstLineChars="100" w:firstLine="200"/>
      </w:pPr>
      <w:r w:rsidRPr="005055F8">
        <w:t>Filesyst</w:t>
      </w:r>
      <w:r w:rsidR="002A3889">
        <w:t>em</w:t>
      </w:r>
      <w:r w:rsidRPr="005055F8">
        <w:t xml:space="preserve">      Size  Used Avail Use% Mounted on</w:t>
      </w:r>
    </w:p>
    <w:p w14:paraId="5F1354B7" w14:textId="77777777" w:rsidR="005055F8" w:rsidRPr="005055F8" w:rsidRDefault="005055F8" w:rsidP="005055F8">
      <w:r w:rsidRPr="005055F8">
        <w:t>devtmpfs        3.7G     0  3.7G   0% /dev</w:t>
      </w:r>
    </w:p>
    <w:p w14:paraId="03A5CEE5" w14:textId="77777777" w:rsidR="005055F8" w:rsidRPr="005055F8" w:rsidRDefault="005055F8" w:rsidP="005055F8">
      <w:r w:rsidRPr="005055F8">
        <w:t>tmpfs           3.7G     0  3.7G   0% /dev/shm</w:t>
      </w:r>
    </w:p>
    <w:p w14:paraId="0AFED593" w14:textId="77777777" w:rsidR="005055F8" w:rsidRPr="005055F8" w:rsidRDefault="005055F8" w:rsidP="005055F8">
      <w:r w:rsidRPr="005055F8">
        <w:t>tmpfs           3.7G  8.7M  3.7G   1% /run</w:t>
      </w:r>
    </w:p>
    <w:p w14:paraId="6D542C96" w14:textId="77777777" w:rsidR="005055F8" w:rsidRPr="005055F8" w:rsidRDefault="005055F8" w:rsidP="005055F8">
      <w:r w:rsidRPr="005055F8">
        <w:t>tmpfs           3.7G     0  3.7G   0% /sys/fs/cgroup</w:t>
      </w:r>
    </w:p>
    <w:p w14:paraId="513F5B92" w14:textId="77777777" w:rsidR="005055F8" w:rsidRPr="005055F8" w:rsidRDefault="005055F8" w:rsidP="005055F8">
      <w:r w:rsidRPr="005055F8">
        <w:t>/dev/sda2       227G   10G  206G   5% /</w:t>
      </w:r>
    </w:p>
    <w:p w14:paraId="06A8CB3B" w14:textId="77777777" w:rsidR="005055F8" w:rsidRPr="005055F8" w:rsidRDefault="005055F8" w:rsidP="005055F8">
      <w:pPr>
        <w:rPr>
          <w:color w:val="FF0000"/>
        </w:rPr>
      </w:pPr>
      <w:r w:rsidRPr="005055F8">
        <w:rPr>
          <w:color w:val="FF0000"/>
        </w:rPr>
        <w:t>/dev/sda3        32G   49M   30G   1% /drbd</w:t>
      </w:r>
      <w:r w:rsidR="00766C53">
        <w:rPr>
          <w:color w:val="FF0000"/>
        </w:rPr>
        <w:t xml:space="preserve">  </w:t>
      </w:r>
    </w:p>
    <w:p w14:paraId="14894C16" w14:textId="77777777" w:rsidR="005055F8" w:rsidRPr="005055F8" w:rsidRDefault="005055F8" w:rsidP="005055F8">
      <w:r w:rsidRPr="005055F8">
        <w:t>/dev/sda1       283M  139M  126M  53% /boot</w:t>
      </w:r>
    </w:p>
    <w:p w14:paraId="72389D90" w14:textId="77777777" w:rsidR="005055F8" w:rsidRPr="005055F8" w:rsidRDefault="005055F8" w:rsidP="005055F8">
      <w:r w:rsidRPr="005055F8">
        <w:t>tmpfs           742M     0  742M   0% /run/user/0</w:t>
      </w:r>
    </w:p>
    <w:p w14:paraId="010198A6" w14:textId="77777777" w:rsidR="005055F8" w:rsidRPr="005055F8" w:rsidRDefault="005055F8" w:rsidP="005055F8">
      <w:r w:rsidRPr="005055F8">
        <w:t>tmpfs           1.0G     0  1.0G   0% /tmp/monit</w:t>
      </w:r>
    </w:p>
    <w:p w14:paraId="3549CB2F" w14:textId="77777777" w:rsidR="005055F8" w:rsidRDefault="005055F8" w:rsidP="00ED610F"/>
    <w:p w14:paraId="6B048A5D" w14:textId="77777777" w:rsidR="005055F8" w:rsidRPr="005055F8" w:rsidRDefault="005055F8" w:rsidP="00ED610F">
      <w:pPr>
        <w:rPr>
          <w:b/>
        </w:rPr>
      </w:pPr>
      <w:r w:rsidRPr="00766C53">
        <w:rPr>
          <w:rFonts w:hint="eastAsia"/>
          <w:b/>
          <w:color w:val="FF0000"/>
        </w:rPr>
        <w:t>예시</w:t>
      </w:r>
      <w:r w:rsidR="00766C53">
        <w:rPr>
          <w:rFonts w:hint="eastAsia"/>
          <w:b/>
          <w:color w:val="FF0000"/>
        </w:rPr>
        <w:t>)</w:t>
      </w:r>
      <w:r w:rsidRPr="005055F8">
        <w:rPr>
          <w:rFonts w:hint="eastAsia"/>
          <w:b/>
        </w:rPr>
        <w:t xml:space="preserve">- </w:t>
      </w:r>
      <w:r w:rsidRPr="005055F8">
        <w:rPr>
          <w:b/>
        </w:rPr>
        <w:t>korea1 DRBD Disk Partition ?[/dev/sda2]</w:t>
      </w:r>
    </w:p>
    <w:p w14:paraId="283CF148" w14:textId="77777777" w:rsidR="005055F8" w:rsidRPr="00376E4B" w:rsidRDefault="005055F8" w:rsidP="00376E4B">
      <w:pPr>
        <w:ind w:firstLineChars="300" w:firstLine="600"/>
        <w:rPr>
          <w:b/>
          <w:color w:val="FF0000"/>
        </w:rPr>
      </w:pPr>
      <w:r w:rsidRPr="005055F8">
        <w:rPr>
          <w:b/>
          <w:color w:val="FF0000"/>
        </w:rPr>
        <w:t xml:space="preserve">/dev/sda3  &lt;- </w:t>
      </w:r>
      <w:r w:rsidRPr="005055F8">
        <w:rPr>
          <w:rFonts w:hint="eastAsia"/>
          <w:b/>
          <w:color w:val="FF0000"/>
        </w:rPr>
        <w:t>입력</w:t>
      </w:r>
    </w:p>
    <w:p w14:paraId="45013125" w14:textId="77777777" w:rsidR="00C23C8C" w:rsidRDefault="00C23C8C" w:rsidP="00ED610F">
      <w:r>
        <w:t>[root@l</w:t>
      </w:r>
      <w:r w:rsidR="005055F8">
        <w:t xml:space="preserve">ocalhost ~]# cd </w:t>
      </w:r>
      <w:r w:rsidR="005055F8" w:rsidRPr="005055F8">
        <w:t>/usr/HA/</w:t>
      </w:r>
    </w:p>
    <w:p w14:paraId="59C7380C" w14:textId="77777777" w:rsidR="00C23C8C" w:rsidRDefault="00C23C8C" w:rsidP="00ED610F">
      <w:r>
        <w:t>[root@localhost ~]# vi ha_info</w:t>
      </w:r>
    </w:p>
    <w:p w14:paraId="4ABE1BDF" w14:textId="77777777" w:rsidR="008D7B44" w:rsidRDefault="008D7B44" w:rsidP="008D7B44">
      <w:pPr>
        <w:rPr>
          <w:b/>
          <w:color w:val="FF0000"/>
        </w:rPr>
      </w:pPr>
      <w:r>
        <w:rPr>
          <w:b/>
          <w:color w:val="FF0000"/>
        </w:rPr>
        <w:t xml:space="preserve"> 1</w:t>
      </w:r>
      <w:r w:rsidR="00C23C8C" w:rsidRPr="008D7B44">
        <w:rPr>
          <w:rFonts w:hint="eastAsia"/>
          <w:b/>
          <w:color w:val="FF0000"/>
        </w:rPr>
        <w:t xml:space="preserve">번은 </w:t>
      </w:r>
      <w:r w:rsidR="00C23C8C" w:rsidRPr="008D7B44">
        <w:rPr>
          <w:b/>
          <w:color w:val="FF0000"/>
        </w:rPr>
        <w:t>Active , 2</w:t>
      </w:r>
      <w:r w:rsidR="00C23C8C" w:rsidRPr="008D7B44">
        <w:rPr>
          <w:rFonts w:hint="eastAsia"/>
          <w:b/>
          <w:color w:val="FF0000"/>
        </w:rPr>
        <w:t xml:space="preserve">번은 </w:t>
      </w:r>
      <w:r w:rsidR="00C23C8C" w:rsidRPr="008D7B44">
        <w:rPr>
          <w:b/>
          <w:color w:val="FF0000"/>
        </w:rPr>
        <w:t>Standby</w:t>
      </w:r>
    </w:p>
    <w:p w14:paraId="58CBA757" w14:textId="77777777" w:rsidR="00C64702" w:rsidRDefault="00C64702" w:rsidP="008D7B44">
      <w:pPr>
        <w:rPr>
          <w:b/>
          <w:color w:val="FF0000"/>
        </w:rPr>
      </w:pPr>
    </w:p>
    <w:p w14:paraId="773493E7" w14:textId="30C1E6BC" w:rsidR="00C64702" w:rsidRPr="00C64702" w:rsidRDefault="00C64702" w:rsidP="00C64702">
      <w:r w:rsidRPr="009536B9">
        <w:t>[root@</w:t>
      </w:r>
      <w:r w:rsidRPr="009536B9">
        <w:rPr>
          <w:rFonts w:hint="eastAsia"/>
        </w:rPr>
        <w:t>Master</w:t>
      </w:r>
      <w:r w:rsidRPr="009536B9">
        <w:t>PBX ~]#</w:t>
      </w:r>
      <w:r>
        <w:rPr>
          <w:rFonts w:hint="eastAsia"/>
        </w:rPr>
        <w:t xml:space="preserve"> cat /proc/drbd</w:t>
      </w:r>
      <w:r>
        <w:t xml:space="preserve"> –  drbd </w:t>
      </w:r>
      <w:r>
        <w:rPr>
          <w:rFonts w:hint="eastAsia"/>
        </w:rPr>
        <w:t>싱크 확인</w:t>
      </w:r>
    </w:p>
    <w:p w14:paraId="17DF93C4" w14:textId="77777777" w:rsidR="00C64702" w:rsidRPr="008D7B44" w:rsidRDefault="00C64702" w:rsidP="008D7B44">
      <w:pPr>
        <w:rPr>
          <w:b/>
          <w:color w:val="FF0000"/>
        </w:rPr>
      </w:pPr>
    </w:p>
    <w:p w14:paraId="7A4008FC" w14:textId="77777777" w:rsidR="008D7B44" w:rsidRDefault="008D7B44" w:rsidP="008D7B44">
      <w:pPr>
        <w:rPr>
          <w:b/>
        </w:rPr>
      </w:pPr>
      <w:r>
        <w:rPr>
          <w:b/>
        </w:rPr>
        <w:t>#</w:t>
      </w:r>
      <w:r w:rsidRPr="00EB4E37">
        <w:rPr>
          <w:b/>
        </w:rPr>
        <w:t xml:space="preserve"> </w:t>
      </w:r>
      <w:r w:rsidRPr="006845DC">
        <w:rPr>
          <w:rFonts w:hint="eastAsia"/>
          <w:b/>
          <w:color w:val="FF0000"/>
        </w:rPr>
        <w:t>DB 공유</w:t>
      </w:r>
      <w:r>
        <w:rPr>
          <w:rFonts w:hint="eastAsia"/>
          <w:b/>
        </w:rPr>
        <w:t xml:space="preserve"> * (</w:t>
      </w:r>
      <w:r w:rsidRPr="00D6030C">
        <w:rPr>
          <w:rFonts w:hint="eastAsia"/>
          <w:b/>
          <w:color w:val="FF0000"/>
        </w:rPr>
        <w:t>변경</w:t>
      </w:r>
      <w:r>
        <w:rPr>
          <w:rFonts w:hint="eastAsia"/>
          <w:b/>
        </w:rPr>
        <w:t>)</w:t>
      </w:r>
    </w:p>
    <w:p w14:paraId="05A596A0" w14:textId="77777777" w:rsidR="008D7B44" w:rsidRDefault="008D7B44" w:rsidP="008D7B44">
      <w:pPr>
        <w:rPr>
          <w:b/>
        </w:rPr>
      </w:pPr>
      <w:r>
        <w:rPr>
          <w:rFonts w:hint="eastAsia"/>
          <w:b/>
        </w:rPr>
        <w:t>해당 서버가 Primary인 상태에서만 가능(cat /proc/drbd)</w:t>
      </w:r>
    </w:p>
    <w:p w14:paraId="3C901AF8" w14:textId="77777777" w:rsidR="008D7B44" w:rsidRPr="00CE7E08" w:rsidRDefault="008D7B44" w:rsidP="008D7B44">
      <w:r>
        <w:rPr>
          <w:rFonts w:hint="eastAsia"/>
        </w:rPr>
        <w:t>&lt;1번서버&gt;</w:t>
      </w:r>
    </w:p>
    <w:p w14:paraId="7F676153" w14:textId="77777777" w:rsidR="008D7B44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mv /usr/local/mysql/data/eicn /var/db/drbd0/eicn</w:t>
      </w:r>
    </w:p>
    <w:p w14:paraId="3C0DA710" w14:textId="77777777" w:rsidR="008D7B44" w:rsidRPr="007D5C6D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mv /usr/local/mysql/data/CUSTOMDB /var/db/drbd0/CUSTOMDB</w:t>
      </w:r>
    </w:p>
    <w:p w14:paraId="72CED8AA" w14:textId="77777777" w:rsidR="008D7B44" w:rsidRPr="00ED37D0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mv /usr/local/mysql/data/STATDB /var/db/drbd0/STATDB</w:t>
      </w:r>
    </w:p>
    <w:p w14:paraId="045AF962" w14:textId="77777777" w:rsidR="008D7B44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mv /usr/local/mysql/data/PDS /var/db/drbd0/PDS</w:t>
      </w:r>
    </w:p>
    <w:p w14:paraId="655469E3" w14:textId="19677FB8" w:rsidR="00A07294" w:rsidRDefault="00A0729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</w:t>
      </w:r>
      <w:r w:rsidRPr="00A07294">
        <w:t>mv /usr/local/mysql/data/CONFIGDB /var/db/drbd0/CONFIGDB</w:t>
      </w:r>
    </w:p>
    <w:p w14:paraId="311DCF63" w14:textId="77777777" w:rsidR="008D7B44" w:rsidRDefault="008D7B44" w:rsidP="008D7B44"/>
    <w:p w14:paraId="5FA9D7F0" w14:textId="77777777" w:rsidR="008D7B44" w:rsidRPr="00ED37D0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cd /var/db/drbd0/</w:t>
      </w:r>
    </w:p>
    <w:p w14:paraId="11CDFD43" w14:textId="77777777" w:rsidR="0055252D" w:rsidRDefault="0055252D" w:rsidP="008D7B44">
      <w:r>
        <w:t xml:space="preserve">root@MasterPBX </w:t>
      </w:r>
      <w:r w:rsidRPr="0055252D">
        <w:t>drbd0</w:t>
      </w:r>
      <w:r>
        <w:t xml:space="preserve">]# ls  </w:t>
      </w:r>
      <w:r w:rsidRPr="0055252D">
        <w:rPr>
          <w:b/>
        </w:rPr>
        <w:t>&lt;–</w:t>
      </w:r>
      <w:r>
        <w:t xml:space="preserve"> </w:t>
      </w:r>
      <w:r w:rsidRPr="0055252D">
        <w:rPr>
          <w:b/>
        </w:rPr>
        <w:t>(eicn , CUSTOMDB, STATDB, PDS)</w:t>
      </w:r>
    </w:p>
    <w:p w14:paraId="2679BC79" w14:textId="77777777" w:rsidR="0055252D" w:rsidRPr="0055252D" w:rsidRDefault="008D7B44" w:rsidP="0055252D">
      <w:pPr>
        <w:pStyle w:val="a9"/>
        <w:numPr>
          <w:ilvl w:val="0"/>
          <w:numId w:val="18"/>
        </w:numPr>
        <w:ind w:leftChars="0"/>
        <w:rPr>
          <w:b/>
          <w:color w:val="FF0000"/>
        </w:rPr>
      </w:pPr>
      <w:r w:rsidRPr="0055252D">
        <w:rPr>
          <w:rFonts w:hint="eastAsia"/>
          <w:b/>
          <w:color w:val="FF0000"/>
        </w:rPr>
        <w:t xml:space="preserve">각각의 폴더 </w:t>
      </w:r>
      <w:r w:rsidR="0055252D">
        <w:rPr>
          <w:rFonts w:hint="eastAsia"/>
          <w:b/>
          <w:color w:val="FF0000"/>
        </w:rPr>
        <w:t>압축 -</w:t>
      </w:r>
      <w:r w:rsidR="0055252D">
        <w:rPr>
          <w:b/>
          <w:color w:val="FF0000"/>
        </w:rPr>
        <w:t xml:space="preserve"> ex)</w:t>
      </w:r>
      <w:r w:rsidR="0055252D">
        <w:rPr>
          <w:rFonts w:hint="eastAsia"/>
          <w:b/>
          <w:color w:val="FF0000"/>
        </w:rPr>
        <w:t xml:space="preserve"> tar </w:t>
      </w:r>
      <w:r w:rsidR="004D63F9">
        <w:rPr>
          <w:b/>
          <w:color w:val="FF0000"/>
        </w:rPr>
        <w:t>cvfz</w:t>
      </w:r>
      <w:r w:rsidR="0055252D">
        <w:rPr>
          <w:b/>
          <w:color w:val="FF0000"/>
        </w:rPr>
        <w:t xml:space="preserve"> eicn.tar.gz</w:t>
      </w:r>
      <w:r w:rsidR="004D63F9">
        <w:rPr>
          <w:b/>
          <w:color w:val="FF0000"/>
        </w:rPr>
        <w:t xml:space="preserve"> eicn</w:t>
      </w:r>
      <w:r w:rsidR="0055252D">
        <w:rPr>
          <w:b/>
          <w:color w:val="FF0000"/>
        </w:rPr>
        <w:t xml:space="preserve"> </w:t>
      </w:r>
      <w:r w:rsidRPr="0055252D">
        <w:rPr>
          <w:rFonts w:hint="eastAsia"/>
          <w:b/>
          <w:color w:val="FF0000"/>
        </w:rPr>
        <w:t xml:space="preserve"> </w:t>
      </w:r>
      <w:r w:rsidR="002308A2" w:rsidRPr="0055252D">
        <w:rPr>
          <w:b/>
        </w:rPr>
        <w:t>(eicn , CUSTOMDB, STATDB, PDS)</w:t>
      </w:r>
    </w:p>
    <w:p w14:paraId="27402C39" w14:textId="77777777" w:rsidR="008D7B44" w:rsidRPr="0055252D" w:rsidRDefault="0055252D" w:rsidP="0055252D">
      <w:pPr>
        <w:pStyle w:val="a9"/>
        <w:numPr>
          <w:ilvl w:val="0"/>
          <w:numId w:val="18"/>
        </w:numPr>
        <w:ind w:leftChars="0"/>
      </w:pPr>
      <w:r>
        <w:rPr>
          <w:rFonts w:hint="eastAsia"/>
          <w:b/>
          <w:color w:val="FF0000"/>
        </w:rPr>
        <w:t xml:space="preserve">압축한 압축 파일들을 각각의 폴더로 이동 </w:t>
      </w:r>
      <w:r>
        <w:rPr>
          <w:b/>
          <w:color w:val="FF0000"/>
        </w:rPr>
        <w:t>– ex) mv eicn.tar.gz eicn</w:t>
      </w:r>
    </w:p>
    <w:p w14:paraId="63ED5E5F" w14:textId="77777777" w:rsidR="008D7B44" w:rsidRDefault="008D7B44" w:rsidP="008D7B44">
      <w:pPr>
        <w:rPr>
          <w:b/>
        </w:rPr>
      </w:pPr>
      <w:r w:rsidRPr="00D6030C">
        <w:rPr>
          <w:rFonts w:hint="eastAsia"/>
          <w:b/>
        </w:rPr>
        <w:t xml:space="preserve">   </w:t>
      </w:r>
      <w:r w:rsidR="0055252D">
        <w:rPr>
          <w:b/>
        </w:rPr>
        <w:t xml:space="preserve">   </w:t>
      </w:r>
      <w:r w:rsidRPr="00D6030C">
        <w:rPr>
          <w:rFonts w:hint="eastAsia"/>
          <w:b/>
        </w:rPr>
        <w:t>(</w:t>
      </w:r>
      <w:r>
        <w:rPr>
          <w:rFonts w:hint="eastAsia"/>
          <w:b/>
        </w:rPr>
        <w:t>eicn, CUSTOMDB, STATDB, PDS</w:t>
      </w:r>
      <w:r w:rsidRPr="00D6030C">
        <w:rPr>
          <w:rFonts w:hint="eastAsia"/>
          <w:b/>
        </w:rPr>
        <w:t>)</w:t>
      </w:r>
    </w:p>
    <w:p w14:paraId="244A5049" w14:textId="77777777" w:rsidR="008D7B44" w:rsidRDefault="0055252D" w:rsidP="0055252D">
      <w:pPr>
        <w:pStyle w:val="a9"/>
        <w:numPr>
          <w:ilvl w:val="0"/>
          <w:numId w:val="18"/>
        </w:numPr>
        <w:ind w:leftChars="0"/>
        <w:rPr>
          <w:b/>
          <w:color w:val="FF0000"/>
        </w:rPr>
      </w:pPr>
      <w:r>
        <w:rPr>
          <w:rFonts w:hint="eastAsia"/>
          <w:b/>
          <w:color w:val="FF0000"/>
        </w:rPr>
        <w:t>각각 이동 시킨</w:t>
      </w:r>
      <w:r w:rsidRPr="0055252D">
        <w:rPr>
          <w:rFonts w:hint="eastAsia"/>
          <w:b/>
          <w:color w:val="FF0000"/>
        </w:rPr>
        <w:t xml:space="preserve"> 폴더로</w:t>
      </w:r>
      <w:r>
        <w:rPr>
          <w:rFonts w:hint="eastAsia"/>
          <w:b/>
          <w:color w:val="FF0000"/>
        </w:rPr>
        <w:t xml:space="preserve"> 진입 후</w:t>
      </w:r>
      <w:r w:rsidRPr="0055252D">
        <w:rPr>
          <w:rFonts w:hint="eastAsia"/>
          <w:b/>
          <w:color w:val="FF0000"/>
        </w:rPr>
        <w:t xml:space="preserve"> 압축파일 해제</w:t>
      </w:r>
      <w:r w:rsidR="004D63F9">
        <w:rPr>
          <w:rFonts w:hint="eastAsia"/>
          <w:b/>
          <w:color w:val="FF0000"/>
        </w:rPr>
        <w:t xml:space="preserve"> </w:t>
      </w:r>
      <w:r w:rsidR="004D63F9">
        <w:rPr>
          <w:b/>
          <w:color w:val="FF0000"/>
        </w:rPr>
        <w:t>–</w:t>
      </w:r>
      <w:r w:rsidR="004D63F9" w:rsidRPr="004D63F9">
        <w:rPr>
          <w:rFonts w:hint="eastAsia"/>
          <w:b/>
        </w:rPr>
        <w:t xml:space="preserve"> </w:t>
      </w:r>
      <w:r w:rsidR="004D63F9">
        <w:rPr>
          <w:b/>
        </w:rPr>
        <w:t>(</w:t>
      </w:r>
      <w:r w:rsidR="004D63F9">
        <w:rPr>
          <w:rFonts w:hint="eastAsia"/>
          <w:b/>
        </w:rPr>
        <w:t>eicn, CUSTOMDB, STATDB, PDS</w:t>
      </w:r>
      <w:r w:rsidR="004D63F9" w:rsidRPr="00D6030C">
        <w:rPr>
          <w:rFonts w:hint="eastAsia"/>
          <w:b/>
        </w:rPr>
        <w:t>)</w:t>
      </w:r>
    </w:p>
    <w:p w14:paraId="51F6B7F7" w14:textId="77777777" w:rsidR="0055252D" w:rsidRDefault="0055252D" w:rsidP="0055252D">
      <w:pPr>
        <w:pStyle w:val="a9"/>
        <w:ind w:leftChars="0" w:left="560"/>
        <w:rPr>
          <w:b/>
          <w:color w:val="FF0000"/>
        </w:rPr>
      </w:pPr>
      <w:r>
        <w:rPr>
          <w:b/>
          <w:color w:val="FF0000"/>
        </w:rPr>
        <w:t xml:space="preserve">Ex) </w:t>
      </w:r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</w:t>
      </w:r>
      <w:r>
        <w:rPr>
          <w:b/>
          <w:color w:val="FF0000"/>
        </w:rPr>
        <w:t>cd eicn</w:t>
      </w:r>
    </w:p>
    <w:p w14:paraId="00FC6875" w14:textId="77777777" w:rsidR="0055252D" w:rsidRDefault="0055252D" w:rsidP="0055252D">
      <w:pPr>
        <w:pStyle w:val="a9"/>
        <w:ind w:leftChars="280" w:left="560"/>
      </w:pPr>
      <w:r>
        <w:rPr>
          <w:b/>
          <w:color w:val="FF0000"/>
        </w:rPr>
        <w:t xml:space="preserve">    </w:t>
      </w:r>
      <w:r>
        <w:t xml:space="preserve">[root@MasterPBX </w:t>
      </w:r>
      <w:r>
        <w:rPr>
          <w:rFonts w:hint="eastAsia"/>
        </w:rPr>
        <w:t>eicn</w:t>
      </w:r>
      <w:r>
        <w:t xml:space="preserve">]# </w:t>
      </w:r>
      <w:r w:rsidR="004D63F9" w:rsidRPr="004D63F9">
        <w:rPr>
          <w:b/>
          <w:color w:val="FF0000"/>
        </w:rPr>
        <w:t>tar xvfz eicn.tar.gz</w:t>
      </w:r>
    </w:p>
    <w:p w14:paraId="6E400F4B" w14:textId="77777777" w:rsidR="0055252D" w:rsidRPr="004D63F9" w:rsidRDefault="0055252D" w:rsidP="004D63F9">
      <w:pPr>
        <w:pStyle w:val="a9"/>
        <w:ind w:leftChars="0" w:left="560"/>
        <w:rPr>
          <w:b/>
          <w:color w:val="FF0000"/>
        </w:rPr>
      </w:pPr>
      <w:r>
        <w:t xml:space="preserve">    </w:t>
      </w:r>
      <w:r w:rsidRPr="004D63F9">
        <w:rPr>
          <w:b/>
          <w:color w:val="FF0000"/>
        </w:rPr>
        <w:t xml:space="preserve">   </w:t>
      </w:r>
    </w:p>
    <w:p w14:paraId="2A979254" w14:textId="77777777" w:rsidR="008D7B44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/var/db/drbd0/eicn /usr/local/mysql/data/eicn</w:t>
      </w:r>
    </w:p>
    <w:p w14:paraId="13D57D0E" w14:textId="77777777" w:rsidR="008D7B44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/var/db/drbd0/CUSTOMDB /usr/local/mysql/data/CUSTOMDB</w:t>
      </w:r>
    </w:p>
    <w:p w14:paraId="002B4214" w14:textId="77777777" w:rsidR="008D7B44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/var/db/drbd0/STATDB /usr/local/mysql/data/STATDB</w:t>
      </w:r>
    </w:p>
    <w:p w14:paraId="1692B164" w14:textId="77777777" w:rsidR="0087712C" w:rsidRPr="007D5C6D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/var/db/drbd0/PDS /usr/local/mysql/data/PDS</w:t>
      </w:r>
    </w:p>
    <w:p w14:paraId="14ABFEAE" w14:textId="77777777" w:rsidR="008D7B44" w:rsidRDefault="0087712C" w:rsidP="008D7B44">
      <w:r>
        <w:t xml:space="preserve">[root@MasterPBX </w:t>
      </w:r>
      <w:r>
        <w:rPr>
          <w:rFonts w:hint="eastAsia"/>
        </w:rPr>
        <w:t>~</w:t>
      </w:r>
      <w:r>
        <w:t xml:space="preserve">]# </w:t>
      </w:r>
      <w:r>
        <w:rPr>
          <w:rFonts w:hint="eastAsia"/>
        </w:rPr>
        <w:t>ln -s /var/db/drbd0/</w:t>
      </w:r>
      <w:r w:rsidRPr="0087712C">
        <w:t>CONFIGDB</w:t>
      </w:r>
      <w:r>
        <w:rPr>
          <w:rFonts w:hint="eastAsia"/>
        </w:rPr>
        <w:t xml:space="preserve"> /usr/local/mysql/data/</w:t>
      </w:r>
      <w:r w:rsidRPr="0087712C">
        <w:t>CONFIGDB</w:t>
      </w:r>
    </w:p>
    <w:p w14:paraId="255627A5" w14:textId="77777777" w:rsidR="008D7B44" w:rsidRDefault="008D7B44" w:rsidP="008D7B44"/>
    <w:p w14:paraId="753BA715" w14:textId="77777777" w:rsidR="008D7B44" w:rsidRPr="00CE7E08" w:rsidRDefault="008D7B44" w:rsidP="008D7B44">
      <w:r>
        <w:rPr>
          <w:rFonts w:hint="eastAsia"/>
        </w:rPr>
        <w:t>&lt;2번서버&gt;</w:t>
      </w:r>
    </w:p>
    <w:p w14:paraId="0C85C140" w14:textId="77777777" w:rsidR="004D63F9" w:rsidRDefault="004D63F9" w:rsidP="008D7B44"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>]# cd</w:t>
      </w:r>
      <w:r>
        <w:rPr>
          <w:rFonts w:hint="eastAsia"/>
        </w:rPr>
        <w:t xml:space="preserve"> /usr/local/mysql/data</w:t>
      </w:r>
    </w:p>
    <w:p w14:paraId="02536808" w14:textId="77777777" w:rsidR="004D63F9" w:rsidRDefault="004D63F9" w:rsidP="008D7B44">
      <w:pPr>
        <w:rPr>
          <w:b/>
        </w:rPr>
      </w:pPr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 xml:space="preserve">]# </w:t>
      </w:r>
      <w:r>
        <w:rPr>
          <w:rFonts w:hint="eastAsia"/>
        </w:rPr>
        <w:t>ls</w:t>
      </w:r>
      <w:r>
        <w:t xml:space="preserve"> </w:t>
      </w:r>
      <w:r>
        <w:rPr>
          <w:b/>
          <w:color w:val="FF0000"/>
        </w:rPr>
        <w:t>–</w:t>
      </w:r>
      <w:r w:rsidRPr="004D63F9">
        <w:rPr>
          <w:rFonts w:hint="eastAsia"/>
          <w:b/>
        </w:rPr>
        <w:t xml:space="preserve"> </w:t>
      </w:r>
      <w:r>
        <w:rPr>
          <w:b/>
        </w:rPr>
        <w:t>(</w:t>
      </w:r>
      <w:r>
        <w:rPr>
          <w:rFonts w:hint="eastAsia"/>
          <w:b/>
        </w:rPr>
        <w:t>eicn, CUSTOMDB, STATDB, PDS</w:t>
      </w:r>
      <w:r w:rsidRPr="00D6030C">
        <w:rPr>
          <w:rFonts w:hint="eastAsia"/>
          <w:b/>
        </w:rPr>
        <w:t>)</w:t>
      </w:r>
    </w:p>
    <w:p w14:paraId="54CA9BB9" w14:textId="77777777" w:rsidR="008D7B44" w:rsidRDefault="008D7B44" w:rsidP="008D7B44">
      <w:r w:rsidRPr="00D7289B">
        <w:rPr>
          <w:rFonts w:hint="eastAsia"/>
          <w:b/>
          <w:color w:val="FF0000"/>
        </w:rPr>
        <w:t>(</w:t>
      </w:r>
      <w:r w:rsidRPr="008749EE">
        <w:rPr>
          <w:rFonts w:hint="eastAsia"/>
          <w:b/>
          <w:color w:val="FF0000"/>
        </w:rPr>
        <w:t>신규서버일 경우, 폴더 삭제해도 무방. 기존 사용서버일 경우, 백업</w:t>
      </w:r>
      <w:r>
        <w:rPr>
          <w:rFonts w:hint="eastAsia"/>
          <w:b/>
          <w:color w:val="FF0000"/>
        </w:rPr>
        <w:t xml:space="preserve"> 후 작업</w:t>
      </w:r>
      <w:r w:rsidRPr="008749EE">
        <w:rPr>
          <w:rFonts w:hint="eastAsia"/>
          <w:b/>
          <w:color w:val="FF0000"/>
        </w:rPr>
        <w:t>.)</w:t>
      </w:r>
    </w:p>
    <w:p w14:paraId="7BC4F779" w14:textId="77777777" w:rsidR="004D63F9" w:rsidRPr="00E57D2D" w:rsidRDefault="004D63F9" w:rsidP="008D7B44"/>
    <w:p w14:paraId="4E56EA0C" w14:textId="77777777" w:rsidR="008D7B44" w:rsidRDefault="008D7B44" w:rsidP="008D7B44"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</w:t>
      </w:r>
      <w:r w:rsidRPr="00033C99">
        <w:rPr>
          <w:highlight w:val="yellow"/>
          <w:rPrChange w:id="979" w:author="박 성진" w:date="2023-01-18T18:26:00Z">
            <w:rPr/>
          </w:rPrChange>
        </w:rPr>
        <w:t>ln -s /var/db/drbd0/eicn /usr/local/mysql/data/eicn</w:t>
      </w:r>
    </w:p>
    <w:p w14:paraId="775DA965" w14:textId="77777777" w:rsidR="008D7B44" w:rsidRDefault="008D7B44" w:rsidP="008D7B44"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/var/db/drbd0/CUSTOMDB /usr/local/mysql/data/CUSTOMDB</w:t>
      </w:r>
    </w:p>
    <w:p w14:paraId="5F387C21" w14:textId="77777777" w:rsidR="008D7B44" w:rsidRDefault="008D7B44" w:rsidP="008D7B44"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/var/db/drbd0/STATDB /usr/local/mysql/data/STATDB</w:t>
      </w:r>
    </w:p>
    <w:p w14:paraId="14FEE252" w14:textId="77777777" w:rsidR="008D7B44" w:rsidRPr="007D5C6D" w:rsidRDefault="008D7B44" w:rsidP="008D7B44"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/var/db/drbd0/PDS /usr/local/mysql/data/PDS</w:t>
      </w:r>
    </w:p>
    <w:p w14:paraId="113D1F96" w14:textId="1B1F62DE" w:rsidR="008D7B44" w:rsidRDefault="00A07294" w:rsidP="008D7B44"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 xml:space="preserve">]# </w:t>
      </w:r>
      <w:r>
        <w:rPr>
          <w:rFonts w:hint="eastAsia"/>
        </w:rPr>
        <w:t>ln -s /var/db/drbd0/</w:t>
      </w:r>
      <w:r w:rsidRPr="0087712C">
        <w:t>CONFIGDB</w:t>
      </w:r>
      <w:r>
        <w:rPr>
          <w:rFonts w:hint="eastAsia"/>
        </w:rPr>
        <w:t xml:space="preserve"> /usr/local/mysql/data/</w:t>
      </w:r>
      <w:r w:rsidRPr="0087712C">
        <w:t>CONFIGDB</w:t>
      </w:r>
    </w:p>
    <w:p w14:paraId="0C56BC4E" w14:textId="77777777" w:rsidR="00582761" w:rsidRDefault="00582761" w:rsidP="008D7B44"/>
    <w:p w14:paraId="4921EBA4" w14:textId="1BCBBDAB" w:rsidR="00DA187D" w:rsidRPr="00DA187D" w:rsidRDefault="00DA187D" w:rsidP="008D7B44">
      <w:r>
        <w:t xml:space="preserve">[root@MasterPBX </w:t>
      </w:r>
      <w:r>
        <w:rPr>
          <w:rFonts w:hint="eastAsia"/>
        </w:rPr>
        <w:t>~</w:t>
      </w:r>
      <w:r>
        <w:t xml:space="preserve">]# </w:t>
      </w:r>
      <w:r w:rsidRPr="00DA187D">
        <w:t>/usr/local/sbin/drbd-master</w:t>
      </w:r>
      <w:r>
        <w:t xml:space="preserve"> – ( drbd </w:t>
      </w:r>
      <w:r>
        <w:rPr>
          <w:rFonts w:hint="eastAsia"/>
        </w:rPr>
        <w:t>master</w:t>
      </w:r>
      <w:r>
        <w:t xml:space="preserve"> 로 </w:t>
      </w:r>
      <w:r>
        <w:rPr>
          <w:rFonts w:hint="eastAsia"/>
        </w:rPr>
        <w:t>가져오기)</w:t>
      </w:r>
      <w:r w:rsidR="001425E6">
        <w:t xml:space="preserve"> -1</w:t>
      </w:r>
      <w:r w:rsidR="001425E6">
        <w:rPr>
          <w:rFonts w:hint="eastAsia"/>
        </w:rPr>
        <w:t>번 장비</w:t>
      </w:r>
    </w:p>
    <w:p w14:paraId="189159F6" w14:textId="4D603677" w:rsidR="00DA187D" w:rsidRDefault="00DA187D" w:rsidP="008D7B44">
      <w:r>
        <w:t>syst</w:t>
      </w:r>
      <w:r w:rsidR="002A3889">
        <w:t>em</w:t>
      </w:r>
      <w:r>
        <w:t xml:space="preserve">ctl </w:t>
      </w:r>
      <w:r w:rsidRPr="00DA187D">
        <w:t>start keepalived</w:t>
      </w:r>
      <w:r w:rsidR="001425E6">
        <w:t xml:space="preserve"> / syst</w:t>
      </w:r>
      <w:r w:rsidR="002A3889">
        <w:t>em</w:t>
      </w:r>
      <w:r w:rsidR="001425E6">
        <w:t xml:space="preserve">ctl </w:t>
      </w:r>
      <w:r w:rsidR="001425E6">
        <w:rPr>
          <w:rFonts w:hint="eastAsia"/>
        </w:rPr>
        <w:t>stop</w:t>
      </w:r>
      <w:r w:rsidR="001425E6" w:rsidRPr="00DA187D">
        <w:t xml:space="preserve"> keepalived</w:t>
      </w:r>
      <w:r w:rsidR="001425E6">
        <w:t xml:space="preserve">  / syst</w:t>
      </w:r>
      <w:r w:rsidR="002A3889">
        <w:t>em</w:t>
      </w:r>
      <w:r w:rsidR="001425E6">
        <w:t>ctl re</w:t>
      </w:r>
      <w:r w:rsidR="001425E6" w:rsidRPr="00DA187D">
        <w:t>start keepalived</w:t>
      </w:r>
    </w:p>
    <w:p w14:paraId="3F5FF7B5" w14:textId="17076CA9" w:rsidR="00DA187D" w:rsidRDefault="00DA187D" w:rsidP="008D7B44">
      <w:r>
        <w:t xml:space="preserve">[root@MasterPBX </w:t>
      </w:r>
      <w:r>
        <w:rPr>
          <w:rFonts w:hint="eastAsia"/>
        </w:rPr>
        <w:t>~</w:t>
      </w:r>
      <w:r>
        <w:t>]# syst</w:t>
      </w:r>
      <w:r w:rsidR="002A3889">
        <w:t>em</w:t>
      </w:r>
      <w:r>
        <w:t>ctl re</w:t>
      </w:r>
      <w:r w:rsidRPr="00DA187D">
        <w:t>start keepalived</w:t>
      </w:r>
      <w:r>
        <w:t xml:space="preserve"> – </w:t>
      </w:r>
      <w:r>
        <w:rPr>
          <w:rFonts w:hint="eastAsia"/>
        </w:rPr>
        <w:t>이중화 넘길 때</w:t>
      </w:r>
    </w:p>
    <w:p w14:paraId="6C062732" w14:textId="77777777" w:rsidR="001425E6" w:rsidRDefault="001425E6" w:rsidP="008D7B44"/>
    <w:p w14:paraId="22AA85A5" w14:textId="166CEE7E" w:rsidR="001425E6" w:rsidRDefault="001425E6" w:rsidP="008D7B44">
      <w:r>
        <w:t xml:space="preserve">###### </w:t>
      </w:r>
      <w:r w:rsidRPr="001425E6">
        <w:rPr>
          <w:rFonts w:hint="eastAsia"/>
        </w:rPr>
        <w:t>1번 장비 설정</w:t>
      </w:r>
      <w:r>
        <w:rPr>
          <w:rFonts w:hint="eastAsia"/>
        </w:rPr>
        <w:t xml:space="preserve"> </w:t>
      </w:r>
      <w:r>
        <w:t>####</w:t>
      </w:r>
    </w:p>
    <w:p w14:paraId="3559BF28" w14:textId="49A5EC22" w:rsidR="00DA187D" w:rsidRDefault="00DA187D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 w:rsidR="00D81367">
        <w:t xml:space="preserve"> </w:t>
      </w:r>
      <w:r w:rsidRPr="00DA187D">
        <w:t>vim /usr/HA/scripts/pbxSvr.sh</w:t>
      </w:r>
    </w:p>
    <w:p w14:paraId="4B5E66B9" w14:textId="56C7038C" w:rsidR="00DA187D" w:rsidRPr="001425E6" w:rsidRDefault="00DA187D" w:rsidP="008D7B44">
      <w:pPr>
        <w:rPr>
          <w:color w:val="FF0000"/>
        </w:rPr>
      </w:pPr>
      <w:r w:rsidRPr="001425E6">
        <w:rPr>
          <w:color w:val="FF0000"/>
        </w:rPr>
        <w:t xml:space="preserve">export CLASSPATH=$CLASSPATH:/home/ippbxmng/lib/mysql-connector-java-5.0.3-bin.jar -&gt; </w:t>
      </w:r>
      <w:r w:rsidR="00D81367">
        <w:rPr>
          <w:rFonts w:hint="eastAsia"/>
          <w:color w:val="FF0000"/>
        </w:rPr>
        <w:t xml:space="preserve">버전에 따라 </w:t>
      </w:r>
      <w:r w:rsidR="001425E6" w:rsidRPr="001425E6">
        <w:rPr>
          <w:rFonts w:hint="eastAsia"/>
          <w:color w:val="FF0000"/>
        </w:rPr>
        <w:t>변경</w:t>
      </w:r>
      <w:r w:rsidR="00D81367">
        <w:rPr>
          <w:rFonts w:hint="eastAsia"/>
          <w:color w:val="FF0000"/>
        </w:rPr>
        <w:t xml:space="preserve"> </w:t>
      </w:r>
    </w:p>
    <w:p w14:paraId="522513AD" w14:textId="333A597E" w:rsidR="00DA187D" w:rsidRDefault="00DA187D" w:rsidP="008D7B44">
      <w:r w:rsidRPr="00DA187D">
        <w:t>export CLASSPATH=$CLASSPATH:/home/ippbxmng/lib/mysql-connector-</w:t>
      </w:r>
      <w:r w:rsidR="001425E6">
        <w:t>-java-8.0.18.jar</w:t>
      </w:r>
    </w:p>
    <w:p w14:paraId="5AF9A426" w14:textId="720F0C4F" w:rsidR="001425E6" w:rsidRDefault="001425E6" w:rsidP="008D7B44"/>
    <w:p w14:paraId="06E261C6" w14:textId="41D6A6A6" w:rsidR="001425E6" w:rsidRDefault="001425E6" w:rsidP="008D7B44">
      <w:r w:rsidRPr="001425E6">
        <w:t># Start da</w:t>
      </w:r>
      <w:r w:rsidR="002A3889">
        <w:t>em</w:t>
      </w:r>
      <w:r w:rsidRPr="001425E6">
        <w:t>on</w:t>
      </w:r>
    </w:p>
    <w:p w14:paraId="5FA6E068" w14:textId="77777777" w:rsidR="001425E6" w:rsidRDefault="001425E6" w:rsidP="001425E6">
      <w:pPr>
        <w:ind w:firstLineChars="400" w:firstLine="800"/>
      </w:pPr>
      <w:r>
        <w:t>/usr/local/sbin/drbd-master</w:t>
      </w:r>
    </w:p>
    <w:p w14:paraId="1FFBE19B" w14:textId="77777777" w:rsidR="001425E6" w:rsidRDefault="001425E6" w:rsidP="001425E6">
      <w:r>
        <w:t xml:space="preserve">        /bin/touch /usr/HA/ISRUN</w:t>
      </w:r>
    </w:p>
    <w:p w14:paraId="1D0AB966" w14:textId="77777777" w:rsidR="001425E6" w:rsidRDefault="001425E6" w:rsidP="001425E6">
      <w:r>
        <w:t xml:space="preserve">        /etc/init.d/mysqld start</w:t>
      </w:r>
    </w:p>
    <w:p w14:paraId="3F773979" w14:textId="77777777" w:rsidR="001425E6" w:rsidRDefault="001425E6" w:rsidP="001425E6">
      <w:r>
        <w:t xml:space="preserve">        sleep 1</w:t>
      </w:r>
    </w:p>
    <w:p w14:paraId="5BE4B25E" w14:textId="77777777" w:rsidR="001425E6" w:rsidRDefault="001425E6" w:rsidP="001425E6">
      <w:r>
        <w:t xml:space="preserve">        /usr/sbin/asterisk</w:t>
      </w:r>
    </w:p>
    <w:p w14:paraId="6F9BB110" w14:textId="77777777" w:rsidR="001425E6" w:rsidRDefault="001425E6" w:rsidP="001425E6">
      <w:r>
        <w:t xml:space="preserve">        sleep 1</w:t>
      </w:r>
    </w:p>
    <w:p w14:paraId="42E4A8C0" w14:textId="77777777" w:rsidR="001425E6" w:rsidRDefault="001425E6" w:rsidP="001425E6">
      <w:r>
        <w:t xml:space="preserve">        /home/ippbxmng/lib/start_all.sh</w:t>
      </w:r>
    </w:p>
    <w:p w14:paraId="592AA3FE" w14:textId="77777777" w:rsidR="001425E6" w:rsidRDefault="001425E6" w:rsidP="001425E6">
      <w:r>
        <w:t xml:space="preserve">        sleep 1</w:t>
      </w:r>
    </w:p>
    <w:p w14:paraId="7BC64A3A" w14:textId="77777777" w:rsidR="001425E6" w:rsidRDefault="001425E6" w:rsidP="001425E6">
      <w:r>
        <w:t xml:space="preserve">        /usr/local/tomcat/bin/startup.sh</w:t>
      </w:r>
    </w:p>
    <w:p w14:paraId="7E166FD0" w14:textId="011A86C4" w:rsidR="001425E6" w:rsidRDefault="001425E6" w:rsidP="001425E6">
      <w:pPr>
        <w:ind w:firstLineChars="400" w:firstLine="800"/>
      </w:pPr>
      <w:r>
        <w:t>sleep 3</w:t>
      </w:r>
    </w:p>
    <w:p w14:paraId="3DCC8044" w14:textId="77777777" w:rsidR="001425E6" w:rsidRDefault="001425E6" w:rsidP="001425E6">
      <w:r>
        <w:t xml:space="preserve">        /home/ippbxmng/lib/ipcc_chk_ha_vrrp.sh start</w:t>
      </w:r>
    </w:p>
    <w:p w14:paraId="35CD8AB9" w14:textId="59D2B64C" w:rsidR="001425E6" w:rsidRPr="001425E6" w:rsidRDefault="001425E6" w:rsidP="001425E6">
      <w:pPr>
        <w:rPr>
          <w:color w:val="FF0000"/>
        </w:rPr>
      </w:pPr>
      <w:r>
        <w:t xml:space="preserve">        </w:t>
      </w:r>
      <w:r w:rsidRPr="001425E6">
        <w:rPr>
          <w:color w:val="FF0000"/>
        </w:rPr>
        <w:t xml:space="preserve">ping -c3 -I 122.49.74.200 </w:t>
      </w:r>
      <w:r w:rsidR="00D81367">
        <w:rPr>
          <w:color w:val="FF0000"/>
        </w:rPr>
        <w:t>122.49.74.</w:t>
      </w:r>
      <w:r w:rsidRPr="001425E6">
        <w:rPr>
          <w:color w:val="FF0000"/>
        </w:rPr>
        <w:t>.97</w:t>
      </w:r>
      <w:r>
        <w:rPr>
          <w:color w:val="FF0000"/>
        </w:rPr>
        <w:t xml:space="preserve"> – IP </w:t>
      </w:r>
      <w:r>
        <w:rPr>
          <w:rFonts w:hint="eastAsia"/>
          <w:color w:val="FF0000"/>
        </w:rPr>
        <w:t xml:space="preserve">변경 시 수정 </w:t>
      </w:r>
      <w:r>
        <w:rPr>
          <w:color w:val="FF0000"/>
        </w:rPr>
        <w:t>(VIP /</w:t>
      </w:r>
      <w:r>
        <w:rPr>
          <w:rFonts w:hint="eastAsia"/>
          <w:color w:val="FF0000"/>
        </w:rPr>
        <w:t>게이트웨이)</w:t>
      </w:r>
    </w:p>
    <w:p w14:paraId="30BE34D6" w14:textId="13909B1A" w:rsidR="001425E6" w:rsidRDefault="001425E6" w:rsidP="001425E6">
      <w:r>
        <w:t># Stop da</w:t>
      </w:r>
      <w:r w:rsidR="002A3889">
        <w:t>em</w:t>
      </w:r>
      <w:r>
        <w:t>on</w:t>
      </w:r>
    </w:p>
    <w:p w14:paraId="0BFDB6A2" w14:textId="77777777" w:rsidR="001425E6" w:rsidRDefault="001425E6" w:rsidP="001425E6">
      <w:r>
        <w:t xml:space="preserve">        /home/ippbxmng/lib/ipcc_chk_ha_vrrp.sh stop</w:t>
      </w:r>
    </w:p>
    <w:p w14:paraId="79F0CC45" w14:textId="21B7C919" w:rsidR="001425E6" w:rsidRDefault="001425E6" w:rsidP="001425E6">
      <w:r>
        <w:t xml:space="preserve">        sleep 3</w:t>
      </w:r>
    </w:p>
    <w:p w14:paraId="25D95DFE" w14:textId="77777777" w:rsidR="001425E6" w:rsidRDefault="001425E6" w:rsidP="001425E6">
      <w:r>
        <w:t xml:space="preserve">        /usr/local/tomcat/bin/shutdown.sh</w:t>
      </w:r>
    </w:p>
    <w:p w14:paraId="1EF7948B" w14:textId="77777777" w:rsidR="001425E6" w:rsidRDefault="001425E6" w:rsidP="001425E6">
      <w:r>
        <w:t xml:space="preserve">        /home/ippbxmng/lib/stop_all.sh</w:t>
      </w:r>
    </w:p>
    <w:p w14:paraId="1B0A65F9" w14:textId="77777777" w:rsidR="001425E6" w:rsidRDefault="001425E6" w:rsidP="001425E6">
      <w:r>
        <w:t xml:space="preserve">        /usr/sbin/asterisk -rx 'core stop now'</w:t>
      </w:r>
    </w:p>
    <w:p w14:paraId="78F6D440" w14:textId="77777777" w:rsidR="001425E6" w:rsidRDefault="001425E6" w:rsidP="001425E6">
      <w:r>
        <w:t xml:space="preserve">        /etc/init.d/mysqld stop</w:t>
      </w:r>
    </w:p>
    <w:p w14:paraId="4F072D6F" w14:textId="30399070" w:rsidR="00DA187D" w:rsidRDefault="001425E6" w:rsidP="001425E6">
      <w:r>
        <w:t xml:space="preserve">        /usr/local/sbin/drbd-backup</w:t>
      </w:r>
    </w:p>
    <w:p w14:paraId="361B1FDF" w14:textId="77777777" w:rsidR="001425E6" w:rsidRDefault="001425E6" w:rsidP="001425E6"/>
    <w:p w14:paraId="44EBF7A3" w14:textId="1C6AD624" w:rsidR="001425E6" w:rsidRDefault="001425E6" w:rsidP="001425E6">
      <w:r>
        <w:t xml:space="preserve">[root@MasterPBX </w:t>
      </w:r>
      <w:r>
        <w:rPr>
          <w:rFonts w:hint="eastAsia"/>
        </w:rPr>
        <w:t>~</w:t>
      </w:r>
      <w:r>
        <w:t>]#</w:t>
      </w:r>
      <w:r w:rsidR="00D81367">
        <w:t xml:space="preserve"> </w:t>
      </w:r>
      <w:r w:rsidRPr="001425E6">
        <w:t>vim /etc/keepalived/keepalived.conf</w:t>
      </w:r>
    </w:p>
    <w:p w14:paraId="3E221CE7" w14:textId="77777777" w:rsidR="001425E6" w:rsidRDefault="001425E6" w:rsidP="001425E6"/>
    <w:p w14:paraId="3DBBA16F" w14:textId="77777777" w:rsidR="001425E6" w:rsidRDefault="001425E6" w:rsidP="001425E6">
      <w:r>
        <w:t>vrrp_script gateway_check {</w:t>
      </w:r>
    </w:p>
    <w:p w14:paraId="622CFF28" w14:textId="64ACBA8B" w:rsidR="001425E6" w:rsidRDefault="001425E6" w:rsidP="001425E6">
      <w:r>
        <w:t xml:space="preserve">    </w:t>
      </w:r>
      <w:r w:rsidRPr="00D81367">
        <w:rPr>
          <w:color w:val="FF0000"/>
        </w:rPr>
        <w:t xml:space="preserve">script "/usr/bin/ping -c 1 122.49.74.97" – </w:t>
      </w:r>
      <w:r w:rsidRPr="00D81367">
        <w:rPr>
          <w:rFonts w:hint="eastAsia"/>
          <w:color w:val="FF0000"/>
        </w:rPr>
        <w:t>IP 변경 시 ( 게이트웨이)</w:t>
      </w:r>
    </w:p>
    <w:p w14:paraId="73458795" w14:textId="77777777" w:rsidR="001425E6" w:rsidRDefault="001425E6" w:rsidP="001425E6">
      <w:r>
        <w:t xml:space="preserve">    interval 2</w:t>
      </w:r>
    </w:p>
    <w:p w14:paraId="4D6F481A" w14:textId="77777777" w:rsidR="001425E6" w:rsidRDefault="001425E6" w:rsidP="001425E6">
      <w:r>
        <w:t xml:space="preserve">    fall 5</w:t>
      </w:r>
    </w:p>
    <w:p w14:paraId="412DF9B8" w14:textId="77777777" w:rsidR="001425E6" w:rsidRDefault="001425E6" w:rsidP="001425E6">
      <w:r>
        <w:t>}</w:t>
      </w:r>
    </w:p>
    <w:p w14:paraId="1BD1CD61" w14:textId="77777777" w:rsidR="001425E6" w:rsidRDefault="001425E6" w:rsidP="001425E6"/>
    <w:p w14:paraId="5AC0CB4B" w14:textId="77777777" w:rsidR="001425E6" w:rsidRDefault="001425E6" w:rsidP="001425E6">
      <w:r>
        <w:t>vrrp_instance VI_1 {</w:t>
      </w:r>
    </w:p>
    <w:p w14:paraId="3143D9E8" w14:textId="77777777" w:rsidR="001425E6" w:rsidRDefault="001425E6" w:rsidP="001425E6">
      <w:r>
        <w:t xml:space="preserve">    state BACKUP</w:t>
      </w:r>
    </w:p>
    <w:p w14:paraId="130B7512" w14:textId="2C3009DB" w:rsidR="001425E6" w:rsidRDefault="001425E6" w:rsidP="001425E6">
      <w:r>
        <w:t xml:space="preserve">    nopre</w:t>
      </w:r>
      <w:r w:rsidR="002A3889">
        <w:t>em</w:t>
      </w:r>
      <w:r>
        <w:t>pt</w:t>
      </w:r>
    </w:p>
    <w:p w14:paraId="3996FA92" w14:textId="77777777" w:rsidR="001425E6" w:rsidRDefault="001425E6" w:rsidP="001425E6">
      <w:r>
        <w:t xml:space="preserve">    garp_master_delay 10</w:t>
      </w:r>
    </w:p>
    <w:p w14:paraId="7017945E" w14:textId="77777777" w:rsidR="001425E6" w:rsidRDefault="001425E6" w:rsidP="001425E6">
      <w:r>
        <w:t xml:space="preserve">    interface eth1</w:t>
      </w:r>
    </w:p>
    <w:p w14:paraId="53A3D87A" w14:textId="77777777" w:rsidR="001425E6" w:rsidRDefault="001425E6" w:rsidP="001425E6">
      <w:r>
        <w:t xml:space="preserve">    virtual_router_id 50     # 0~255</w:t>
      </w:r>
    </w:p>
    <w:p w14:paraId="4FB4A3C0" w14:textId="77777777" w:rsidR="001425E6" w:rsidRDefault="001425E6" w:rsidP="001425E6">
      <w:r>
        <w:t xml:space="preserve">    priority 100               # highest priority wins, 0~1000</w:t>
      </w:r>
    </w:p>
    <w:p w14:paraId="5FFAD803" w14:textId="77777777" w:rsidR="001425E6" w:rsidRDefault="001425E6" w:rsidP="001425E6">
      <w:r>
        <w:t xml:space="preserve">    advert_int 1</w:t>
      </w:r>
    </w:p>
    <w:p w14:paraId="353DCE12" w14:textId="77777777" w:rsidR="001425E6" w:rsidRDefault="001425E6" w:rsidP="001425E6">
      <w:r>
        <w:t xml:space="preserve">    authentication {</w:t>
      </w:r>
    </w:p>
    <w:p w14:paraId="1F17605B" w14:textId="77777777" w:rsidR="001425E6" w:rsidRDefault="001425E6" w:rsidP="001425E6">
      <w:r>
        <w:t xml:space="preserve">        auth_type PASS</w:t>
      </w:r>
    </w:p>
    <w:p w14:paraId="5ED85866" w14:textId="77777777" w:rsidR="001425E6" w:rsidRDefault="001425E6" w:rsidP="001425E6">
      <w:r>
        <w:t xml:space="preserve">        auth_pass eicnvrrp</w:t>
      </w:r>
    </w:p>
    <w:p w14:paraId="2CC43CFD" w14:textId="77777777" w:rsidR="001425E6" w:rsidRDefault="001425E6" w:rsidP="001425E6">
      <w:r>
        <w:t xml:space="preserve">    }</w:t>
      </w:r>
    </w:p>
    <w:p w14:paraId="7F647A04" w14:textId="77777777" w:rsidR="001425E6" w:rsidRDefault="001425E6" w:rsidP="001425E6">
      <w:r>
        <w:t xml:space="preserve">    unicast_peer {</w:t>
      </w:r>
    </w:p>
    <w:p w14:paraId="4CA9EFED" w14:textId="3F28D61A" w:rsidR="001425E6" w:rsidRPr="008E4354" w:rsidRDefault="001425E6" w:rsidP="001425E6">
      <w:pPr>
        <w:rPr>
          <w:color w:val="FF0000"/>
          <w:rPrChange w:id="980" w:author="Microsoft 계정" w:date="2023-07-12T17:56:00Z">
            <w:rPr/>
          </w:rPrChange>
        </w:rPr>
      </w:pPr>
      <w:r w:rsidRPr="008E4354">
        <w:rPr>
          <w:color w:val="FF0000"/>
          <w:rPrChange w:id="981" w:author="Microsoft 계정" w:date="2023-07-12T17:56:00Z">
            <w:rPr/>
          </w:rPrChange>
        </w:rPr>
        <w:t xml:space="preserve">        </w:t>
      </w:r>
      <w:del w:id="982" w:author="Microsoft 계정" w:date="2023-07-12T17:55:00Z">
        <w:r w:rsidRPr="008E4354" w:rsidDel="008E4354">
          <w:rPr>
            <w:color w:val="FF0000"/>
            <w:rPrChange w:id="983" w:author="Microsoft 계정" w:date="2023-07-12T17:56:00Z">
              <w:rPr/>
            </w:rPrChange>
          </w:rPr>
          <w:delText>10.10.10.12</w:delText>
        </w:r>
      </w:del>
      <w:ins w:id="984" w:author="Microsoft 계정" w:date="2023-07-12T17:55:00Z">
        <w:r w:rsidR="008E4354" w:rsidRPr="008E4354">
          <w:rPr>
            <w:color w:val="FF0000"/>
            <w:rPrChange w:id="985" w:author="Microsoft 계정" w:date="2023-07-12T17:56:00Z">
              <w:rPr/>
            </w:rPrChange>
          </w:rPr>
          <w:t>2번서버 공인 ip</w:t>
        </w:r>
      </w:ins>
    </w:p>
    <w:p w14:paraId="2E663655" w14:textId="77777777" w:rsidR="001425E6" w:rsidRDefault="001425E6" w:rsidP="001425E6">
      <w:r>
        <w:t xml:space="preserve">    }</w:t>
      </w:r>
    </w:p>
    <w:p w14:paraId="223F2F8D" w14:textId="77777777" w:rsidR="001425E6" w:rsidRDefault="001425E6" w:rsidP="001425E6">
      <w:r>
        <w:t xml:space="preserve">    virtual_ipaddress {</w:t>
      </w:r>
    </w:p>
    <w:p w14:paraId="4BF857E2" w14:textId="023661AE" w:rsidR="001425E6" w:rsidRDefault="001425E6" w:rsidP="001425E6">
      <w:r>
        <w:t xml:space="preserve">        </w:t>
      </w:r>
      <w:r>
        <w:rPr>
          <w:color w:val="FF0000"/>
        </w:rPr>
        <w:t>122.49.74.200/27</w:t>
      </w:r>
      <w:r w:rsidRPr="001425E6">
        <w:rPr>
          <w:color w:val="FF0000"/>
        </w:rPr>
        <w:t xml:space="preserve"> </w:t>
      </w:r>
      <w:r>
        <w:t xml:space="preserve">dev eth0 – </w:t>
      </w:r>
      <w:r w:rsidRPr="001425E6">
        <w:rPr>
          <w:color w:val="FF0000"/>
        </w:rPr>
        <w:t xml:space="preserve">ip </w:t>
      </w:r>
      <w:r w:rsidRPr="001425E6">
        <w:rPr>
          <w:rFonts w:hint="eastAsia"/>
          <w:color w:val="FF0000"/>
        </w:rPr>
        <w:t xml:space="preserve">변경시 수정 </w:t>
      </w:r>
      <w:r w:rsidRPr="001425E6">
        <w:rPr>
          <w:color w:val="FF0000"/>
        </w:rPr>
        <w:t xml:space="preserve">( VIP </w:t>
      </w:r>
      <w:r w:rsidRPr="001425E6">
        <w:rPr>
          <w:rFonts w:hint="eastAsia"/>
          <w:color w:val="FF0000"/>
        </w:rPr>
        <w:t xml:space="preserve">와 </w:t>
      </w:r>
      <w:r w:rsidRPr="001425E6">
        <w:rPr>
          <w:color w:val="FF0000"/>
        </w:rPr>
        <w:t xml:space="preserve">/ </w:t>
      </w:r>
      <w:r w:rsidRPr="001425E6">
        <w:rPr>
          <w:rFonts w:hint="eastAsia"/>
          <w:color w:val="FF0000"/>
        </w:rPr>
        <w:t>비트 수 입력)</w:t>
      </w:r>
    </w:p>
    <w:p w14:paraId="6166D53D" w14:textId="77777777" w:rsidR="00DA187D" w:rsidRDefault="00DA187D" w:rsidP="008D7B44"/>
    <w:p w14:paraId="6E39EB6A" w14:textId="7D60B202" w:rsidR="001425E6" w:rsidRDefault="001425E6" w:rsidP="001425E6">
      <w:r>
        <w:t xml:space="preserve">###### </w:t>
      </w:r>
      <w:r>
        <w:rPr>
          <w:rFonts w:hint="eastAsia"/>
        </w:rPr>
        <w:t>2</w:t>
      </w:r>
      <w:r w:rsidRPr="001425E6">
        <w:rPr>
          <w:rFonts w:hint="eastAsia"/>
        </w:rPr>
        <w:t>번 장비 설정</w:t>
      </w:r>
      <w:r>
        <w:rPr>
          <w:rFonts w:hint="eastAsia"/>
        </w:rPr>
        <w:t xml:space="preserve"> </w:t>
      </w:r>
      <w:r>
        <w:t>####</w:t>
      </w:r>
      <w:r w:rsidR="00D81367">
        <w:t>#</w:t>
      </w:r>
    </w:p>
    <w:p w14:paraId="28471929" w14:textId="7EFED14B" w:rsidR="001425E6" w:rsidRDefault="001425E6" w:rsidP="001425E6">
      <w:r>
        <w:t>[root@</w:t>
      </w:r>
      <w:r w:rsidR="00D81367">
        <w:rPr>
          <w:rFonts w:hint="eastAsia"/>
        </w:rPr>
        <w:t>Slave</w:t>
      </w:r>
      <w:r w:rsidR="00D81367">
        <w:t>PBX</w:t>
      </w:r>
      <w:r>
        <w:t xml:space="preserve"> </w:t>
      </w:r>
      <w:r>
        <w:rPr>
          <w:rFonts w:hint="eastAsia"/>
        </w:rPr>
        <w:t>~</w:t>
      </w:r>
      <w:r>
        <w:t>]#</w:t>
      </w:r>
      <w:r w:rsidRPr="00DA187D">
        <w:t>vim /usr/HA/scripts/pbxSvr.sh</w:t>
      </w:r>
    </w:p>
    <w:p w14:paraId="4A9CF2FD" w14:textId="1EA0D737" w:rsidR="001425E6" w:rsidRPr="001425E6" w:rsidRDefault="001425E6" w:rsidP="001425E6">
      <w:pPr>
        <w:rPr>
          <w:color w:val="FF0000"/>
        </w:rPr>
      </w:pPr>
      <w:r w:rsidRPr="001425E6">
        <w:rPr>
          <w:color w:val="FF0000"/>
        </w:rPr>
        <w:t xml:space="preserve">export CLASSPATH=$CLASSPATH:/home/ippbxmng/lib/mysql-connector-java-5.0.3-bin.jar -&gt; </w:t>
      </w:r>
      <w:r w:rsidR="00D81367">
        <w:rPr>
          <w:rFonts w:hint="eastAsia"/>
          <w:color w:val="FF0000"/>
        </w:rPr>
        <w:t xml:space="preserve">버전에 따라 </w:t>
      </w:r>
      <w:r w:rsidR="00D81367" w:rsidRPr="001425E6">
        <w:rPr>
          <w:rFonts w:hint="eastAsia"/>
          <w:color w:val="FF0000"/>
        </w:rPr>
        <w:t>변경</w:t>
      </w:r>
    </w:p>
    <w:p w14:paraId="0222BD7D" w14:textId="77777777" w:rsidR="001425E6" w:rsidRDefault="001425E6" w:rsidP="001425E6">
      <w:r w:rsidRPr="00DA187D">
        <w:t>export CLASSPATH=$CLASSPATH:/home/ippbxmng/lib/mysql-connector</w:t>
      </w:r>
      <w:del w:id="986" w:author="박 성진" w:date="2023-01-19T09:37:00Z">
        <w:r w:rsidRPr="00DA187D" w:rsidDel="00A26C3A">
          <w:delText>-</w:delText>
        </w:r>
      </w:del>
      <w:r>
        <w:t>-java-8.0.18.jar</w:t>
      </w:r>
    </w:p>
    <w:p w14:paraId="6916A1FF" w14:textId="1D103D2B" w:rsidR="001425E6" w:rsidRDefault="001425E6" w:rsidP="001425E6">
      <w:r>
        <w:t># Start da</w:t>
      </w:r>
      <w:r w:rsidR="002A3889">
        <w:t>em</w:t>
      </w:r>
      <w:r>
        <w:t>on</w:t>
      </w:r>
    </w:p>
    <w:p w14:paraId="2451B4D1" w14:textId="77777777" w:rsidR="001425E6" w:rsidRDefault="001425E6" w:rsidP="001425E6">
      <w:r>
        <w:t xml:space="preserve">        ####### contents Sync first Only Slave #########</w:t>
      </w:r>
    </w:p>
    <w:p w14:paraId="526CDCDC" w14:textId="77777777" w:rsidR="00D81367" w:rsidRDefault="001425E6" w:rsidP="001425E6">
      <w:r>
        <w:t xml:space="preserve"> </w:t>
      </w:r>
      <w:r w:rsidR="00D81367">
        <w:t xml:space="preserve">       /bin/rm -f /usr/HA/ISRUN</w:t>
      </w:r>
    </w:p>
    <w:p w14:paraId="25BCDC43" w14:textId="4807A2D9" w:rsidR="001425E6" w:rsidRPr="00D81367" w:rsidRDefault="00D81367" w:rsidP="001425E6">
      <w:pPr>
        <w:rPr>
          <w:b/>
          <w:color w:val="FF0000"/>
        </w:rPr>
      </w:pPr>
      <w:r>
        <w:rPr>
          <w:rFonts w:hint="eastAsia"/>
        </w:rPr>
        <w:t>주석 해제</w:t>
      </w:r>
      <w:r w:rsidRPr="00D81367">
        <w:rPr>
          <w:color w:val="FF0000"/>
        </w:rPr>
        <w:t xml:space="preserve">/usr/HA/syncSvr.sh </w:t>
      </w:r>
      <w:r>
        <w:t xml:space="preserve">-&gt; </w:t>
      </w:r>
      <w:r w:rsidR="001425E6">
        <w:t>/usr/HA/scripts/syncSvr.sh</w:t>
      </w:r>
      <w:r>
        <w:t xml:space="preserve"> </w:t>
      </w:r>
      <w:r>
        <w:rPr>
          <w:rFonts w:hint="eastAsia"/>
        </w:rPr>
        <w:t xml:space="preserve">수정 </w:t>
      </w:r>
      <w:r w:rsidRPr="00D81367">
        <w:rPr>
          <w:rFonts w:hint="eastAsia"/>
          <w:b/>
          <w:color w:val="FF0000"/>
        </w:rPr>
        <w:t>(</w:t>
      </w:r>
      <w:r w:rsidRPr="00D81367">
        <w:rPr>
          <w:b/>
          <w:color w:val="FF0000"/>
        </w:rPr>
        <w:t xml:space="preserve">centos6 </w:t>
      </w:r>
      <w:r w:rsidRPr="00D81367">
        <w:rPr>
          <w:rFonts w:hint="eastAsia"/>
          <w:b/>
          <w:color w:val="FF0000"/>
        </w:rPr>
        <w:t>와 centos7</w:t>
      </w:r>
      <w:r w:rsidRPr="00D81367">
        <w:rPr>
          <w:b/>
          <w:color w:val="FF0000"/>
        </w:rPr>
        <w:t xml:space="preserve"> </w:t>
      </w:r>
      <w:r w:rsidRPr="00D81367">
        <w:rPr>
          <w:rFonts w:hint="eastAsia"/>
          <w:b/>
          <w:color w:val="FF0000"/>
        </w:rPr>
        <w:t>다름)</w:t>
      </w:r>
    </w:p>
    <w:p w14:paraId="595AC995" w14:textId="3400ECCF" w:rsidR="001425E6" w:rsidRDefault="00D81367" w:rsidP="001425E6">
      <w:r>
        <w:rPr>
          <w:rFonts w:hint="eastAsia"/>
        </w:rPr>
        <w:t>주석 해제</w:t>
      </w:r>
      <w:r w:rsidR="001425E6">
        <w:t>/usr/bin/wget -T 5 -t 1 "http://211.115.81.41/monit/admin/sms_send_ha.jsp?msg=rs4pbx2" -o /dev/null &amp;</w:t>
      </w:r>
    </w:p>
    <w:p w14:paraId="0AF451C4" w14:textId="77777777" w:rsidR="001425E6" w:rsidRDefault="001425E6" w:rsidP="001425E6">
      <w:r>
        <w:t xml:space="preserve">        ####### contents Sync first Only Slaver #########</w:t>
      </w:r>
    </w:p>
    <w:p w14:paraId="59F1909D" w14:textId="77777777" w:rsidR="001425E6" w:rsidRDefault="001425E6" w:rsidP="001425E6"/>
    <w:p w14:paraId="2345AAA8" w14:textId="77777777" w:rsidR="001425E6" w:rsidRDefault="001425E6" w:rsidP="001425E6">
      <w:r>
        <w:t xml:space="preserve">        /usr/local/sbin/drbd-master</w:t>
      </w:r>
    </w:p>
    <w:p w14:paraId="42B0BDC8" w14:textId="77777777" w:rsidR="001425E6" w:rsidRDefault="001425E6" w:rsidP="001425E6">
      <w:r>
        <w:t xml:space="preserve">        /bin/touch /usr/HA/ISRUN</w:t>
      </w:r>
    </w:p>
    <w:p w14:paraId="116D77D4" w14:textId="77777777" w:rsidR="001425E6" w:rsidRDefault="001425E6" w:rsidP="001425E6">
      <w:r>
        <w:t xml:space="preserve">        /etc/init.d/mysqld start</w:t>
      </w:r>
    </w:p>
    <w:p w14:paraId="2F9AAF26" w14:textId="77777777" w:rsidR="001425E6" w:rsidRDefault="001425E6" w:rsidP="001425E6">
      <w:r>
        <w:t xml:space="preserve">        sleep 1</w:t>
      </w:r>
    </w:p>
    <w:p w14:paraId="5C3E01F2" w14:textId="77777777" w:rsidR="001425E6" w:rsidRDefault="001425E6" w:rsidP="001425E6">
      <w:r>
        <w:t xml:space="preserve">        /usr/sbin/asterisk</w:t>
      </w:r>
    </w:p>
    <w:p w14:paraId="51DD8325" w14:textId="77777777" w:rsidR="001425E6" w:rsidRDefault="001425E6" w:rsidP="001425E6">
      <w:r>
        <w:t xml:space="preserve">        sleep 1</w:t>
      </w:r>
    </w:p>
    <w:p w14:paraId="39FD014D" w14:textId="77777777" w:rsidR="001425E6" w:rsidRDefault="001425E6" w:rsidP="001425E6">
      <w:r>
        <w:t xml:space="preserve">        /home/ippbxmng/lib/start_all.sh</w:t>
      </w:r>
    </w:p>
    <w:p w14:paraId="3A27BF2A" w14:textId="77777777" w:rsidR="001425E6" w:rsidRDefault="001425E6" w:rsidP="001425E6">
      <w:r>
        <w:t xml:space="preserve">        sleep 1</w:t>
      </w:r>
    </w:p>
    <w:p w14:paraId="75D57E38" w14:textId="77777777" w:rsidR="00D81367" w:rsidRDefault="001425E6" w:rsidP="001425E6">
      <w:r>
        <w:t xml:space="preserve">        /usr/local/tomcat/bin/startu</w:t>
      </w:r>
      <w:r w:rsidR="00D81367">
        <w:t>p.sh</w:t>
      </w:r>
    </w:p>
    <w:p w14:paraId="6A779B33" w14:textId="1A58241B" w:rsidR="001425E6" w:rsidRDefault="001425E6" w:rsidP="00D81367">
      <w:pPr>
        <w:ind w:firstLineChars="400" w:firstLine="800"/>
      </w:pPr>
      <w:r>
        <w:t>sleep 3</w:t>
      </w:r>
    </w:p>
    <w:p w14:paraId="0989E665" w14:textId="77777777" w:rsidR="001425E6" w:rsidRDefault="001425E6" w:rsidP="001425E6">
      <w:r>
        <w:t xml:space="preserve">        /home/ippbxmng/lib/ipcc_chk_ha_vrrp.sh start</w:t>
      </w:r>
    </w:p>
    <w:p w14:paraId="01DAACD1" w14:textId="57C0C4C5" w:rsidR="00D81367" w:rsidRPr="001425E6" w:rsidRDefault="001425E6" w:rsidP="00D81367">
      <w:pPr>
        <w:ind w:firstLineChars="300" w:firstLine="600"/>
        <w:rPr>
          <w:color w:val="FF0000"/>
        </w:rPr>
      </w:pPr>
      <w:r>
        <w:t xml:space="preserve"> </w:t>
      </w:r>
      <w:r w:rsidR="00D81367" w:rsidRPr="001425E6">
        <w:rPr>
          <w:color w:val="FF0000"/>
        </w:rPr>
        <w:t xml:space="preserve">ping -c3 -I 122.49.74.200 </w:t>
      </w:r>
      <w:r w:rsidR="00D81367">
        <w:rPr>
          <w:color w:val="FF0000"/>
        </w:rPr>
        <w:t>122.49.74</w:t>
      </w:r>
      <w:r w:rsidR="00D81367" w:rsidRPr="001425E6">
        <w:rPr>
          <w:color w:val="FF0000"/>
        </w:rPr>
        <w:t>.97</w:t>
      </w:r>
      <w:r w:rsidR="00D81367">
        <w:rPr>
          <w:color w:val="FF0000"/>
        </w:rPr>
        <w:t xml:space="preserve"> – IP </w:t>
      </w:r>
      <w:r w:rsidR="00D81367">
        <w:rPr>
          <w:rFonts w:hint="eastAsia"/>
          <w:color w:val="FF0000"/>
        </w:rPr>
        <w:t xml:space="preserve">변경 시 수정 </w:t>
      </w:r>
      <w:r w:rsidR="00D81367">
        <w:rPr>
          <w:color w:val="FF0000"/>
        </w:rPr>
        <w:t>(VIP /</w:t>
      </w:r>
      <w:r w:rsidR="00D81367">
        <w:rPr>
          <w:rFonts w:hint="eastAsia"/>
          <w:color w:val="FF0000"/>
        </w:rPr>
        <w:t>게이트웨이)</w:t>
      </w:r>
    </w:p>
    <w:p w14:paraId="7EA55928" w14:textId="655826F0" w:rsidR="001425E6" w:rsidRPr="00D81367" w:rsidRDefault="001425E6" w:rsidP="001425E6"/>
    <w:p w14:paraId="1893A49C" w14:textId="199F6E84" w:rsidR="001425E6" w:rsidRDefault="001425E6" w:rsidP="001425E6">
      <w:r>
        <w:t># Stop da</w:t>
      </w:r>
      <w:r w:rsidR="002A3889">
        <w:t>em</w:t>
      </w:r>
      <w:r>
        <w:t>on</w:t>
      </w:r>
    </w:p>
    <w:p w14:paraId="731EAD51" w14:textId="77777777" w:rsidR="001425E6" w:rsidRDefault="001425E6" w:rsidP="001425E6">
      <w:r>
        <w:t xml:space="preserve">        /home/ippbxmng/lib/ipcc_chk_ha_vrrp.sh stop</w:t>
      </w:r>
    </w:p>
    <w:p w14:paraId="05869BF4" w14:textId="77777777" w:rsidR="00D81367" w:rsidRDefault="00D81367" w:rsidP="001425E6">
      <w:r>
        <w:t xml:space="preserve">        sleep 3</w:t>
      </w:r>
    </w:p>
    <w:p w14:paraId="4C0AB247" w14:textId="181994B1" w:rsidR="001425E6" w:rsidRDefault="001425E6" w:rsidP="00D81367">
      <w:pPr>
        <w:ind w:firstLineChars="400" w:firstLine="800"/>
      </w:pPr>
      <w:r>
        <w:t>/usr/local/tomcat/bin/shutdown.sh</w:t>
      </w:r>
    </w:p>
    <w:p w14:paraId="516635F1" w14:textId="77777777" w:rsidR="001425E6" w:rsidRDefault="001425E6" w:rsidP="001425E6">
      <w:r>
        <w:t xml:space="preserve">        /home/ippbxmng/lib/stop_all.sh</w:t>
      </w:r>
    </w:p>
    <w:p w14:paraId="59304AD2" w14:textId="77777777" w:rsidR="001425E6" w:rsidRDefault="001425E6" w:rsidP="001425E6">
      <w:r>
        <w:t xml:space="preserve">        /usr/sbin/asterisk -rx 'core stop now'</w:t>
      </w:r>
    </w:p>
    <w:p w14:paraId="2CB34630" w14:textId="77777777" w:rsidR="001425E6" w:rsidRDefault="001425E6" w:rsidP="001425E6">
      <w:r>
        <w:t xml:space="preserve">        /etc/init.d/mysqld stop</w:t>
      </w:r>
    </w:p>
    <w:p w14:paraId="285A5229" w14:textId="7498687D" w:rsidR="001425E6" w:rsidRDefault="001425E6" w:rsidP="001425E6">
      <w:r>
        <w:t xml:space="preserve">        /usr/local/sbin/drbd-backup</w:t>
      </w:r>
    </w:p>
    <w:p w14:paraId="6865C3F9" w14:textId="3EFC7B83" w:rsidR="00D81367" w:rsidRDefault="00D81367" w:rsidP="001425E6"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>]#</w:t>
      </w:r>
      <w:r w:rsidRPr="00D81367">
        <w:t xml:space="preserve"> </w:t>
      </w:r>
      <w:r w:rsidRPr="001425E6">
        <w:t>vim /etc/keepalived/keepalived.conf</w:t>
      </w:r>
    </w:p>
    <w:p w14:paraId="5C96B356" w14:textId="77777777" w:rsidR="00D81367" w:rsidRDefault="00D81367" w:rsidP="00D81367"/>
    <w:p w14:paraId="050997CD" w14:textId="77777777" w:rsidR="00D81367" w:rsidRDefault="00D81367" w:rsidP="00D81367">
      <w:r>
        <w:t>vrrp_script gateway_check {</w:t>
      </w:r>
    </w:p>
    <w:p w14:paraId="5C1142C0" w14:textId="77777777" w:rsidR="00D81367" w:rsidRDefault="00D81367" w:rsidP="00D81367">
      <w:r>
        <w:t xml:space="preserve">    </w:t>
      </w:r>
      <w:r w:rsidRPr="00D81367">
        <w:rPr>
          <w:color w:val="FF0000"/>
        </w:rPr>
        <w:t xml:space="preserve">script "/usr/bin/ping -c 1 122.49.74.97" – </w:t>
      </w:r>
      <w:r w:rsidRPr="00D81367">
        <w:rPr>
          <w:rFonts w:hint="eastAsia"/>
          <w:color w:val="FF0000"/>
        </w:rPr>
        <w:t>IP 변경 시 ( 게이트웨이)</w:t>
      </w:r>
    </w:p>
    <w:p w14:paraId="1D3AB132" w14:textId="77777777" w:rsidR="00D81367" w:rsidRDefault="00D81367" w:rsidP="00D81367">
      <w:r>
        <w:t xml:space="preserve">    interval 2</w:t>
      </w:r>
    </w:p>
    <w:p w14:paraId="6FAC7EC9" w14:textId="77777777" w:rsidR="00D81367" w:rsidRDefault="00D81367" w:rsidP="00D81367">
      <w:r>
        <w:t xml:space="preserve">    fall 5</w:t>
      </w:r>
    </w:p>
    <w:p w14:paraId="4788EAFE" w14:textId="77777777" w:rsidR="00D81367" w:rsidRDefault="00D81367" w:rsidP="00D81367">
      <w:r>
        <w:t>}</w:t>
      </w:r>
    </w:p>
    <w:p w14:paraId="6AABE36B" w14:textId="77777777" w:rsidR="00D81367" w:rsidRDefault="00D81367" w:rsidP="00D81367"/>
    <w:p w14:paraId="5F407535" w14:textId="77777777" w:rsidR="00D81367" w:rsidRDefault="00D81367" w:rsidP="00D81367">
      <w:r>
        <w:t>vrrp_instance VI_1 {</w:t>
      </w:r>
    </w:p>
    <w:p w14:paraId="46DD5D54" w14:textId="77777777" w:rsidR="00D81367" w:rsidRDefault="00D81367" w:rsidP="00D81367">
      <w:r>
        <w:t xml:space="preserve">    state BACKUP</w:t>
      </w:r>
    </w:p>
    <w:p w14:paraId="355228A6" w14:textId="2F0D7DEC" w:rsidR="00D81367" w:rsidRDefault="00D81367" w:rsidP="00D81367">
      <w:r>
        <w:t xml:space="preserve">    nopre</w:t>
      </w:r>
      <w:r w:rsidR="002A3889">
        <w:t>em</w:t>
      </w:r>
      <w:r>
        <w:t>pt</w:t>
      </w:r>
    </w:p>
    <w:p w14:paraId="2BEE2692" w14:textId="77777777" w:rsidR="00D81367" w:rsidRDefault="00D81367" w:rsidP="00D81367">
      <w:r>
        <w:t xml:space="preserve">    garp_master_delay 10</w:t>
      </w:r>
    </w:p>
    <w:p w14:paraId="6A4A86B4" w14:textId="77777777" w:rsidR="00D81367" w:rsidRDefault="00D81367" w:rsidP="00D81367">
      <w:r>
        <w:t xml:space="preserve">    interface eth1</w:t>
      </w:r>
    </w:p>
    <w:p w14:paraId="481E9529" w14:textId="77777777" w:rsidR="00D81367" w:rsidRDefault="00D81367" w:rsidP="00D81367">
      <w:r>
        <w:t xml:space="preserve">    virtual_router_id 50     # 0~255</w:t>
      </w:r>
    </w:p>
    <w:p w14:paraId="584D23B4" w14:textId="77777777" w:rsidR="00D81367" w:rsidRDefault="00D81367" w:rsidP="00D81367">
      <w:r>
        <w:t xml:space="preserve">    priority 100               # highest priority wins, 0~1000</w:t>
      </w:r>
    </w:p>
    <w:p w14:paraId="225F9A1E" w14:textId="77777777" w:rsidR="00D81367" w:rsidRDefault="00D81367" w:rsidP="00D81367">
      <w:r>
        <w:t xml:space="preserve">    advert_int 1</w:t>
      </w:r>
    </w:p>
    <w:p w14:paraId="48A82FB0" w14:textId="77777777" w:rsidR="00D81367" w:rsidRDefault="00D81367" w:rsidP="00D81367">
      <w:r>
        <w:t xml:space="preserve">    authentication {</w:t>
      </w:r>
    </w:p>
    <w:p w14:paraId="773A5504" w14:textId="77777777" w:rsidR="00D81367" w:rsidRDefault="00D81367" w:rsidP="00D81367">
      <w:r>
        <w:t xml:space="preserve">        auth_type PASS</w:t>
      </w:r>
    </w:p>
    <w:p w14:paraId="13DC71BE" w14:textId="77777777" w:rsidR="00D81367" w:rsidRDefault="00D81367" w:rsidP="00D81367">
      <w:r>
        <w:t xml:space="preserve">        auth_pass eicnvrrp</w:t>
      </w:r>
    </w:p>
    <w:p w14:paraId="0B044019" w14:textId="77777777" w:rsidR="00D81367" w:rsidRDefault="00D81367" w:rsidP="00D81367">
      <w:r>
        <w:t xml:space="preserve">    }</w:t>
      </w:r>
    </w:p>
    <w:p w14:paraId="3D1BA9CB" w14:textId="77777777" w:rsidR="00D81367" w:rsidRDefault="00D81367" w:rsidP="00D81367">
      <w:r>
        <w:t xml:space="preserve">    unicast_peer {</w:t>
      </w:r>
    </w:p>
    <w:p w14:paraId="694D98C0" w14:textId="1D95BE3E" w:rsidR="00D81367" w:rsidRPr="008E4354" w:rsidRDefault="00D81367" w:rsidP="00D81367">
      <w:pPr>
        <w:rPr>
          <w:color w:val="FF0000"/>
          <w:rPrChange w:id="987" w:author="Microsoft 계정" w:date="2023-07-12T17:56:00Z">
            <w:rPr/>
          </w:rPrChange>
        </w:rPr>
      </w:pPr>
      <w:r w:rsidRPr="008E4354">
        <w:rPr>
          <w:color w:val="FF0000"/>
          <w:rPrChange w:id="988" w:author="Microsoft 계정" w:date="2023-07-12T17:56:00Z">
            <w:rPr/>
          </w:rPrChange>
        </w:rPr>
        <w:t xml:space="preserve">        </w:t>
      </w:r>
      <w:del w:id="989" w:author="Microsoft 계정" w:date="2023-07-12T17:56:00Z">
        <w:r w:rsidRPr="008E4354" w:rsidDel="008E4354">
          <w:rPr>
            <w:color w:val="FF0000"/>
            <w:rPrChange w:id="990" w:author="Microsoft 계정" w:date="2023-07-12T17:56:00Z">
              <w:rPr/>
            </w:rPrChange>
          </w:rPr>
          <w:delText>10.10.10.12</w:delText>
        </w:r>
      </w:del>
      <w:ins w:id="991" w:author="Microsoft 계정" w:date="2023-07-12T17:56:00Z">
        <w:r w:rsidR="008E4354" w:rsidRPr="008E4354">
          <w:rPr>
            <w:color w:val="FF0000"/>
            <w:rPrChange w:id="992" w:author="Microsoft 계정" w:date="2023-07-12T17:56:00Z">
              <w:rPr/>
            </w:rPrChange>
          </w:rPr>
          <w:t>1번 서버 공인 IP</w:t>
        </w:r>
      </w:ins>
    </w:p>
    <w:p w14:paraId="60E9ECF1" w14:textId="77777777" w:rsidR="00D81367" w:rsidRDefault="00D81367" w:rsidP="00D81367">
      <w:r>
        <w:t xml:space="preserve">    }</w:t>
      </w:r>
    </w:p>
    <w:p w14:paraId="0933C8AC" w14:textId="77777777" w:rsidR="00D81367" w:rsidRDefault="00D81367" w:rsidP="00D81367">
      <w:r>
        <w:t xml:space="preserve">    virtual_ipaddress {</w:t>
      </w:r>
    </w:p>
    <w:p w14:paraId="22A63046" w14:textId="5B773A35" w:rsidR="00D81367" w:rsidRPr="00D81367" w:rsidRDefault="00D81367" w:rsidP="00D81367">
      <w:pPr>
        <w:rPr>
          <w:color w:val="FF0000"/>
        </w:rPr>
      </w:pPr>
      <w:r>
        <w:t xml:space="preserve">        </w:t>
      </w:r>
      <w:r w:rsidRPr="00D81367">
        <w:rPr>
          <w:color w:val="FF0000"/>
        </w:rPr>
        <w:t xml:space="preserve">122.49.74.200/27 dev eth0 – </w:t>
      </w:r>
      <w:r w:rsidRPr="00D81367">
        <w:rPr>
          <w:rFonts w:hint="eastAsia"/>
          <w:color w:val="FF0000"/>
        </w:rPr>
        <w:t xml:space="preserve">IP 변경시 수정 </w:t>
      </w:r>
      <w:r w:rsidRPr="00D81367">
        <w:rPr>
          <w:color w:val="FF0000"/>
        </w:rPr>
        <w:t xml:space="preserve">( VIP </w:t>
      </w:r>
      <w:r w:rsidRPr="00D81367">
        <w:rPr>
          <w:rFonts w:hint="eastAsia"/>
          <w:color w:val="FF0000"/>
        </w:rPr>
        <w:t xml:space="preserve">와 </w:t>
      </w:r>
      <w:r w:rsidRPr="00D81367">
        <w:rPr>
          <w:color w:val="FF0000"/>
        </w:rPr>
        <w:t xml:space="preserve">/ </w:t>
      </w:r>
      <w:r w:rsidRPr="00D81367">
        <w:rPr>
          <w:rFonts w:hint="eastAsia"/>
          <w:color w:val="FF0000"/>
        </w:rPr>
        <w:t>비트 수 입력)</w:t>
      </w:r>
    </w:p>
    <w:p w14:paraId="231C0A70" w14:textId="77777777" w:rsidR="00D81367" w:rsidRDefault="00D81367" w:rsidP="001425E6"/>
    <w:p w14:paraId="05C94282" w14:textId="77777777" w:rsidR="00D81367" w:rsidRPr="001425E6" w:rsidRDefault="00D81367" w:rsidP="001425E6"/>
    <w:p w14:paraId="6B942C37" w14:textId="77777777" w:rsidR="001425E6" w:rsidRPr="001425E6" w:rsidRDefault="001425E6" w:rsidP="008D7B44"/>
    <w:p w14:paraId="68279399" w14:textId="77777777" w:rsidR="001425E6" w:rsidRPr="00ED37D0" w:rsidRDefault="001425E6" w:rsidP="008D7B44"/>
    <w:p w14:paraId="70F16F04" w14:textId="77777777" w:rsidR="008D7B44" w:rsidRDefault="008D7B44" w:rsidP="008D7B44">
      <w:r>
        <w:t>++++++++++++++++++++++++++++++++++++++++++++++++++++++++++++++++++++++++++</w:t>
      </w:r>
    </w:p>
    <w:p w14:paraId="793CEF20" w14:textId="77777777" w:rsidR="008D7B44" w:rsidRDefault="008D7B44" w:rsidP="008D7B44">
      <w:r>
        <w:t>++++++++++++++++++++++++++++++++++++++++++++++++++++++++++++++++++++++++++</w:t>
      </w:r>
    </w:p>
    <w:p w14:paraId="31AE9670" w14:textId="77777777" w:rsidR="008D7B44" w:rsidRDefault="008D7B44" w:rsidP="008D7B44">
      <w:r>
        <w:t>++++++++++++++++++++++++++++++++++++++++++++++++++++++++++++++++++++++++++</w:t>
      </w:r>
    </w:p>
    <w:p w14:paraId="11CE0B40" w14:textId="77777777" w:rsidR="008D7B44" w:rsidRPr="008D7B44" w:rsidRDefault="008D7B44" w:rsidP="008D7B44">
      <w:pPr>
        <w:rPr>
          <w:b/>
          <w:color w:val="FF0000"/>
        </w:rPr>
      </w:pPr>
    </w:p>
    <w:p w14:paraId="28925172" w14:textId="77777777" w:rsidR="008D7B44" w:rsidRDefault="008D7B44" w:rsidP="008D7B44">
      <w:pPr>
        <w:rPr>
          <w:b/>
          <w:color w:val="FF0000"/>
        </w:rPr>
      </w:pPr>
    </w:p>
    <w:p w14:paraId="104B48ED" w14:textId="77777777" w:rsidR="008D7B44" w:rsidRPr="008D7B44" w:rsidRDefault="004D63F9" w:rsidP="008D7B44">
      <w:pPr>
        <w:rPr>
          <w:b/>
          <w:color w:val="FF0000"/>
        </w:rPr>
      </w:pPr>
      <w:r>
        <w:rPr>
          <w:rFonts w:hint="eastAsia"/>
          <w:b/>
          <w:color w:val="FF0000"/>
        </w:rPr>
        <w:t>################################# 필요시 작업 #</w:t>
      </w:r>
      <w:r>
        <w:rPr>
          <w:b/>
          <w:color w:val="FF0000"/>
        </w:rPr>
        <w:t>#######################################</w:t>
      </w:r>
    </w:p>
    <w:p w14:paraId="33395CA7" w14:textId="77777777" w:rsidR="00055638" w:rsidRDefault="00055638" w:rsidP="00055638">
      <w:pPr>
        <w:rPr>
          <w:b/>
          <w:sz w:val="24"/>
        </w:rPr>
      </w:pPr>
      <w:r w:rsidRPr="000A535C">
        <w:rPr>
          <w:rFonts w:hint="eastAsia"/>
          <w:b/>
          <w:sz w:val="24"/>
        </w:rPr>
        <w:t xml:space="preserve">## </w:t>
      </w:r>
      <w:r>
        <w:rPr>
          <w:rFonts w:hint="eastAsia"/>
          <w:b/>
          <w:sz w:val="24"/>
        </w:rPr>
        <w:t>https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적용</w:t>
      </w:r>
      <w:r>
        <w:rPr>
          <w:b/>
          <w:sz w:val="24"/>
        </w:rPr>
        <w:t>(openssl)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55638" w:rsidRPr="00055638" w14:paraId="0B8EB3BB" w14:textId="77777777" w:rsidTr="00055638">
        <w:tc>
          <w:tcPr>
            <w:tcW w:w="10456" w:type="dxa"/>
          </w:tcPr>
          <w:p w14:paraId="3AA4411E" w14:textId="77777777" w:rsidR="00055638" w:rsidRPr="00413421" w:rsidRDefault="00055638" w:rsidP="00413421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#ssh와 openssl버전 호환성문제로 먼저 설치후 진행해야함.</w:t>
            </w:r>
          </w:p>
          <w:p w14:paraId="4A62FC8E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yum install openssh</w:t>
            </w:r>
          </w:p>
          <w:p w14:paraId="527FB990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 w:val="16"/>
                <w:szCs w:val="16"/>
              </w:rPr>
            </w:pPr>
          </w:p>
          <w:p w14:paraId="08FEAB53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#openssl 설치</w:t>
            </w:r>
          </w:p>
          <w:p w14:paraId="2CFF32BF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wget </w:t>
            </w:r>
            <w:hyperlink r:id="rId12" w:tgtFrame="_blank" w:history="1">
              <w:r w:rsidRPr="00413421">
                <w:rPr>
                  <w:rStyle w:val="a8"/>
                  <w:rFonts w:asciiTheme="majorHAnsi" w:eastAsiaTheme="majorHAnsi" w:hAnsiTheme="majorHAnsi" w:cs="Arial"/>
                  <w:strike/>
                  <w:color w:val="D9D9D9" w:themeColor="background1" w:themeShade="D9"/>
                  <w:szCs w:val="20"/>
                  <w:bdr w:val="none" w:sz="0" w:space="0" w:color="auto" w:frame="1"/>
                </w:rPr>
                <w:t>http://211.115.81.41/install/openssl-1.0.1.tar.gz</w:t>
              </w:r>
            </w:hyperlink>
          </w:p>
          <w:p w14:paraId="554A8794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tar xvfz openssl-1.0.1.tar.gz</w:t>
            </w:r>
          </w:p>
          <w:p w14:paraId="27400977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cd openssl-1.0.1</w:t>
            </w:r>
          </w:p>
          <w:p w14:paraId="5EB7E5C2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./config --prefix=/usr --openssldir=/usr/openssl shared</w:t>
            </w:r>
          </w:p>
          <w:p w14:paraId="4FF620E9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make</w:t>
            </w:r>
          </w:p>
          <w:p w14:paraId="305977E4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make test</w:t>
            </w:r>
          </w:p>
          <w:p w14:paraId="73593938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make install</w:t>
            </w:r>
          </w:p>
          <w:p w14:paraId="40F51FEA" w14:textId="77777777" w:rsidR="00055638" w:rsidRPr="00554782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 w:val="16"/>
                <w:szCs w:val="16"/>
              </w:rPr>
            </w:pPr>
          </w:p>
          <w:p w14:paraId="16D6368B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#키생성(패스워드 : eicn!5527)</w:t>
            </w:r>
          </w:p>
          <w:p w14:paraId="32F72081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23009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cd /usr/local/apache/conf/extra/</w:t>
            </w:r>
          </w:p>
          <w:p w14:paraId="4DA6BC92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mkdir ssl</w:t>
            </w:r>
          </w:p>
          <w:p w14:paraId="109D005D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openssl genrsa -des3 -out ssl.key 2048</w:t>
            </w:r>
          </w:p>
          <w:p w14:paraId="7223A2A9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openssl req -new -key ssl.key -out ssl.csr</w:t>
            </w:r>
          </w:p>
          <w:p w14:paraId="5C24140B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openssl x509 -req -days 36500 -in ssl.csr -signkey ssl.key -out ssl.crt</w:t>
            </w:r>
          </w:p>
          <w:p w14:paraId="6F21E480" w14:textId="77777777" w:rsidR="00055638" w:rsidRPr="00554782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 w:val="16"/>
                <w:szCs w:val="16"/>
              </w:rPr>
            </w:pPr>
          </w:p>
          <w:p w14:paraId="02480208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#아파치에 ssl적용</w:t>
            </w:r>
          </w:p>
          <w:p w14:paraId="1F82A661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cd /usr/local/apache/conf/</w:t>
            </w:r>
          </w:p>
          <w:p w14:paraId="723596ED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vi httpd.conf 설정부분</w:t>
            </w:r>
          </w:p>
          <w:p w14:paraId="0CEC0214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#++++++++++++++++++++++++++++++++++++++++++++++++++++++#</w:t>
            </w:r>
          </w:p>
          <w:p w14:paraId="55187608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LoadModule socache_shmcb_module modules/mod_socache_shmcb.so   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  <w:bdr w:val="none" w:sz="0" w:space="0" w:color="auto" w:frame="1"/>
              </w:rPr>
              <w:t xml:space="preserve"> 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#주석해제</w:t>
            </w:r>
          </w:p>
          <w:p w14:paraId="2674F6A9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LoadModule ssl_module modules/mod_ssl.so   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  <w:bdr w:val="none" w:sz="0" w:space="0" w:color="auto" w:frame="1"/>
              </w:rPr>
              <w:t xml:space="preserve"> 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#주석해제</w:t>
            </w:r>
          </w:p>
          <w:p w14:paraId="70277E7E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Include conf/extra/httpd-ssl.conf    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  <w:bdr w:val="none" w:sz="0" w:space="0" w:color="auto" w:frame="1"/>
              </w:rPr>
              <w:t xml:space="preserve"> 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#주석해제</w:t>
            </w:r>
          </w:p>
          <w:p w14:paraId="362CA474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#++++++++++++++++++++++++++++++++++++++++++++++++++++++#</w:t>
            </w:r>
          </w:p>
          <w:p w14:paraId="69ADD991" w14:textId="77777777" w:rsidR="00055638" w:rsidRPr="00554782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 w:val="16"/>
                <w:szCs w:val="16"/>
              </w:rPr>
            </w:pPr>
          </w:p>
          <w:p w14:paraId="4D80914D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vi extra/httpd-ssl.conf  설정부분</w:t>
            </w:r>
          </w:p>
          <w:p w14:paraId="585319F4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#++++++++++++++++++++++++++++++++++++++++++++++++++++++#</w:t>
            </w:r>
          </w:p>
          <w:p w14:paraId="07177D76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SSLCertificateFile "/root/ssl/ssl.crt"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  <w:bdr w:val="none" w:sz="0" w:space="0" w:color="auto" w:frame="1"/>
              </w:rPr>
              <w:t xml:space="preserve"> 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#키주소설정</w:t>
            </w:r>
          </w:p>
          <w:p w14:paraId="2B34C6D9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SSLCertificateKeyFile "/root/ssl/ssl.key"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  <w:bdr w:val="none" w:sz="0" w:space="0" w:color="auto" w:frame="1"/>
              </w:rPr>
              <w:t xml:space="preserve"> 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#키주소설정</w:t>
            </w:r>
          </w:p>
          <w:p w14:paraId="22BD4867" w14:textId="77777777" w:rsidR="00055638" w:rsidRPr="00554782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 w:val="16"/>
                <w:szCs w:val="16"/>
              </w:rPr>
            </w:pPr>
          </w:p>
          <w:p w14:paraId="528F5B87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#mod_jk에 들어가는부분 여기에 설정(맨아래)</w:t>
            </w:r>
          </w:p>
          <w:p w14:paraId="60B72827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JkMount /ipcc/servlet/* ajp13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  <w:bdr w:val="none" w:sz="0" w:space="0" w:color="auto" w:frame="1"/>
              </w:rPr>
              <w:t xml:space="preserve"> </w:t>
            </w:r>
          </w:p>
          <w:p w14:paraId="6D8C3F66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JkMount /ipcc/* ajp13</w:t>
            </w:r>
          </w:p>
          <w:p w14:paraId="38692716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&lt;/VirtualHost&gt;</w:t>
            </w:r>
          </w:p>
          <w:p w14:paraId="350D5AB9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#++++++++++++++++++++++++++++++++++++++++++++++++++++++#</w:t>
            </w:r>
          </w:p>
          <w:p w14:paraId="5C5E3BFA" w14:textId="77777777" w:rsidR="00055638" w:rsidRPr="00554782" w:rsidRDefault="00055638" w:rsidP="00ED610F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262FDEAE" w14:textId="77777777" w:rsidR="00055638" w:rsidRPr="00055638" w:rsidRDefault="00055638" w:rsidP="00055638">
            <w:pPr>
              <w:widowControl/>
              <w:shd w:val="clear" w:color="auto" w:fill="FFFFFF"/>
              <w:wordWrap/>
              <w:autoSpaceDE/>
              <w:autoSpaceDN/>
              <w:jc w:val="left"/>
              <w:textAlignment w:val="baseline"/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  <w:t>#아파치 키값 입력없이 start하는 방법(키가 생성된 위치로 이동)</w:t>
            </w:r>
          </w:p>
          <w:p w14:paraId="157E9287" w14:textId="77777777" w:rsidR="00055638" w:rsidRPr="00055638" w:rsidRDefault="00055638" w:rsidP="00055638">
            <w:pPr>
              <w:widowControl/>
              <w:shd w:val="clear" w:color="auto" w:fill="FFFFFF"/>
              <w:wordWrap/>
              <w:autoSpaceDE/>
              <w:autoSpaceDN/>
              <w:jc w:val="left"/>
              <w:textAlignment w:val="baseline"/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  <w:t>cd /usr/local/apache/conf/extra/ssl/</w:t>
            </w:r>
          </w:p>
          <w:p w14:paraId="33C80C4D" w14:textId="77777777" w:rsidR="00055638" w:rsidRPr="00055638" w:rsidRDefault="00055638" w:rsidP="00055638">
            <w:pPr>
              <w:widowControl/>
              <w:shd w:val="clear" w:color="auto" w:fill="FFFFFF"/>
              <w:wordWrap/>
              <w:autoSpaceDE/>
              <w:autoSpaceDN/>
              <w:jc w:val="left"/>
              <w:textAlignment w:val="baseline"/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  <w:t>openssl rsa -in ssl.key -out newssl.key</w:t>
            </w:r>
          </w:p>
          <w:p w14:paraId="1C8CB5D9" w14:textId="77777777" w:rsidR="00055638" w:rsidRPr="00055638" w:rsidRDefault="00055638" w:rsidP="00055638">
            <w:pPr>
              <w:widowControl/>
              <w:shd w:val="clear" w:color="auto" w:fill="FFFFFF"/>
              <w:wordWrap/>
              <w:autoSpaceDE/>
              <w:autoSpaceDN/>
              <w:jc w:val="left"/>
              <w:textAlignment w:val="baseline"/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  <w:t>mv ssl.key ssl.key.bak</w:t>
            </w:r>
          </w:p>
          <w:p w14:paraId="5D29116F" w14:textId="77777777" w:rsidR="00055638" w:rsidRPr="00554782" w:rsidRDefault="00055638" w:rsidP="00554782">
            <w:pPr>
              <w:widowControl/>
              <w:shd w:val="clear" w:color="auto" w:fill="FFFFFF"/>
              <w:wordWrap/>
              <w:autoSpaceDE/>
              <w:autoSpaceDN/>
              <w:jc w:val="left"/>
              <w:textAlignment w:val="baseline"/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  <w:t>mv newss</w:t>
            </w:r>
            <w:r w:rsidR="00554782"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  <w:t>l.key ssl.key</w:t>
            </w:r>
          </w:p>
        </w:tc>
      </w:tr>
    </w:tbl>
    <w:p w14:paraId="7C91CFB1" w14:textId="77777777" w:rsidR="008A0DA3" w:rsidRDefault="000A535C" w:rsidP="00ED610F">
      <w:pPr>
        <w:rPr>
          <w:b/>
          <w:sz w:val="24"/>
        </w:rPr>
      </w:pPr>
      <w:r w:rsidRPr="000A535C">
        <w:rPr>
          <w:rFonts w:hint="eastAsia"/>
          <w:b/>
          <w:sz w:val="24"/>
        </w:rPr>
        <w:t>## AstSecure 설치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914C9" w14:paraId="5187BC65" w14:textId="77777777" w:rsidTr="00A914C9">
        <w:tc>
          <w:tcPr>
            <w:tcW w:w="10664" w:type="dxa"/>
          </w:tcPr>
          <w:p w14:paraId="00D9B370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# 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라이브러리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 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등록</w:t>
            </w:r>
          </w:p>
          <w:p w14:paraId="3AC58629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vi /etc/ld.so.conf</w:t>
            </w:r>
          </w:p>
          <w:p w14:paraId="46B8AEC2" w14:textId="77777777" w:rsidR="00A914C9" w:rsidRPr="000A535C" w:rsidRDefault="00A914C9" w:rsidP="00A914C9">
            <w:pPr>
              <w:shd w:val="clear" w:color="auto" w:fill="FFFFFF"/>
              <w:ind w:firstLine="8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/usr/local/lib</w:t>
            </w:r>
          </w:p>
          <w:p w14:paraId="361521F1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ldconfig</w:t>
            </w:r>
          </w:p>
          <w:p w14:paraId="63C3EFBE" w14:textId="77777777" w:rsidR="00A914C9" w:rsidRDefault="00A914C9" w:rsidP="00A914C9">
            <w:pPr>
              <w:shd w:val="clear" w:color="auto" w:fill="FFFFFF"/>
              <w:textAlignment w:val="baseline"/>
              <w:rPr>
                <w:rFonts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</w:pPr>
          </w:p>
          <w:p w14:paraId="6ED13A04" w14:textId="77777777" w:rsidR="00A914C9" w:rsidRDefault="00A914C9" w:rsidP="00A914C9">
            <w:pPr>
              <w:shd w:val="clear" w:color="auto" w:fill="FFFFFF"/>
              <w:textAlignment w:val="baseline"/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</w:pPr>
            <w:r w:rsidRPr="000A535C">
              <w:rPr>
                <w:rFonts w:cs="굴림" w:hint="eastAsia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# </w:t>
            </w:r>
            <w:r>
              <w:rPr>
                <w:rFonts w:ascii="굴림" w:hAnsi="굴림" w:cs="굴림" w:hint="eastAsia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패키</w:t>
            </w:r>
            <w:r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지</w:t>
            </w:r>
            <w:r>
              <w:rPr>
                <w:rFonts w:ascii="굴림" w:hAnsi="굴림" w:cs="굴림" w:hint="eastAsia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다운로드</w:t>
            </w:r>
          </w:p>
          <w:p w14:paraId="6BAB9E2A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yum -y install glibc*</w:t>
            </w:r>
          </w:p>
          <w:p w14:paraId="31DFB50F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yum install libpcap*</w:t>
            </w:r>
          </w:p>
          <w:p w14:paraId="6E31C767" w14:textId="77777777" w:rsidR="00A914C9" w:rsidRDefault="00A914C9" w:rsidP="00A914C9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bCs/>
                <w:color w:val="000000"/>
                <w:kern w:val="0"/>
                <w:szCs w:val="20"/>
                <w:shd w:val="clear" w:color="auto" w:fill="FFFFFF"/>
              </w:rPr>
            </w:pPr>
          </w:p>
          <w:p w14:paraId="06BBBB26" w14:textId="77777777" w:rsidR="00A914C9" w:rsidRPr="00E2324B" w:rsidRDefault="00A914C9" w:rsidP="00A914C9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bCs/>
                <w:color w:val="000000"/>
                <w:kern w:val="0"/>
                <w:szCs w:val="20"/>
                <w:shd w:val="clear" w:color="auto" w:fill="FFFFFF"/>
              </w:rPr>
            </w:pPr>
            <w:r w:rsidRPr="00E2324B">
              <w:rPr>
                <w:rFonts w:asciiTheme="majorHAnsi" w:eastAsiaTheme="majorHAnsi" w:hAnsiTheme="majorHAnsi" w:cs="굴림" w:hint="eastAsia"/>
                <w:bCs/>
                <w:color w:val="000000"/>
                <w:kern w:val="0"/>
                <w:szCs w:val="20"/>
                <w:shd w:val="clear" w:color="auto" w:fill="FFFFFF"/>
              </w:rPr>
              <w:t># cd /usr/local/src</w:t>
            </w:r>
          </w:p>
          <w:p w14:paraId="6B0756AD" w14:textId="77777777" w:rsidR="00A914C9" w:rsidRPr="00E2324B" w:rsidRDefault="00A914C9" w:rsidP="00A914C9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bCs/>
                <w:color w:val="000000"/>
                <w:kern w:val="0"/>
                <w:szCs w:val="20"/>
                <w:shd w:val="clear" w:color="auto" w:fill="FFFFFF"/>
              </w:rPr>
            </w:pPr>
            <w:r w:rsidRPr="00E2324B">
              <w:rPr>
                <w:rFonts w:asciiTheme="majorHAnsi" w:eastAsiaTheme="majorHAnsi" w:hAnsiTheme="majorHAnsi" w:cs="굴림" w:hint="eastAsia"/>
                <w:bCs/>
                <w:color w:val="000000"/>
                <w:kern w:val="0"/>
                <w:szCs w:val="20"/>
                <w:shd w:val="clear" w:color="auto" w:fill="FFFFFF"/>
              </w:rPr>
              <w:t># wget http://211.115.81.41/install/</w:t>
            </w:r>
            <w:r w:rsidRPr="00E2324B">
              <w:rPr>
                <w:rFonts w:asciiTheme="majorHAnsi" w:eastAsiaTheme="majorHAnsi" w:hAnsiTheme="majorHAnsi" w:cs="굴림"/>
                <w:bCs/>
                <w:color w:val="000000"/>
                <w:kern w:val="0"/>
                <w:szCs w:val="20"/>
                <w:shd w:val="clear" w:color="auto" w:fill="FFFFFF"/>
              </w:rPr>
              <w:t>AstSecure_install.tar.gz</w:t>
            </w:r>
          </w:p>
          <w:p w14:paraId="13951BB1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5A541E0E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# 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패키지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 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설치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 </w:t>
            </w:r>
          </w:p>
          <w:p w14:paraId="6811E73C" w14:textId="77777777" w:rsidR="00A914C9" w:rsidRDefault="00A914C9" w:rsidP="00A914C9">
            <w:pPr>
              <w:shd w:val="clear" w:color="auto" w:fill="FFFFFF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tar xvfz AstSecure_</w:t>
            </w:r>
            <w:r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install.tar.gz</w:t>
            </w: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 </w:t>
            </w:r>
          </w:p>
          <w:p w14:paraId="11E0D512" w14:textId="77777777" w:rsidR="00A914C9" w:rsidRDefault="00A914C9" w:rsidP="00A914C9">
            <w:pPr>
              <w:shd w:val="clear" w:color="auto" w:fill="FFFFFF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</w:t>
            </w:r>
            <w:r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cd Astsecure</w:t>
            </w:r>
          </w:p>
          <w:p w14:paraId="795AD912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tar xvfz AstSecure_CentOS.tar.gz </w:t>
            </w:r>
          </w:p>
          <w:p w14:paraId="2D4676F5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tar xvfz DBD-mysql-4.018.tar.gz </w:t>
            </w:r>
          </w:p>
          <w:p w14:paraId="034E72BE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tar xvfz DBI-1.616.tar.gz </w:t>
            </w:r>
          </w:p>
          <w:p w14:paraId="73949F6A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tar xvfj ngrep-1.45.tar.bz2 </w:t>
            </w:r>
          </w:p>
          <w:p w14:paraId="27B48EC9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54D6875D" w14:textId="77777777" w:rsidR="00A914C9" w:rsidRDefault="00A914C9" w:rsidP="00A914C9">
            <w:pPr>
              <w:shd w:val="clear" w:color="auto" w:fill="FFFFFF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mv AstSecure /usr/local/</w:t>
            </w:r>
          </w:p>
          <w:p w14:paraId="4513EC87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 </w:t>
            </w:r>
          </w:p>
          <w:p w14:paraId="2865C68B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cd DBI-1.616</w:t>
            </w:r>
          </w:p>
          <w:p w14:paraId="637E919E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perl Makefile.PL </w:t>
            </w:r>
          </w:p>
          <w:p w14:paraId="09A55369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make &amp;&amp; make install</w:t>
            </w:r>
          </w:p>
          <w:p w14:paraId="267DA409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3D0AAC49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cd ../DBD-mysql-4.018</w:t>
            </w:r>
          </w:p>
          <w:p w14:paraId="5D803D24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perl Makefile.PL --mysql_config=/usr/local/mysql/bin/mysql_config</w:t>
            </w:r>
          </w:p>
          <w:p w14:paraId="1BB67901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make &amp;&amp; make install </w:t>
            </w:r>
          </w:p>
          <w:p w14:paraId="424CD68F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18CFF276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cd ngrep-1.45</w:t>
            </w:r>
          </w:p>
          <w:p w14:paraId="7C95496B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./configure</w:t>
            </w:r>
          </w:p>
          <w:p w14:paraId="062E82B0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make &amp;&amp; make install</w:t>
            </w:r>
          </w:p>
          <w:p w14:paraId="4158544F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74A72147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ngrep - 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>패킷이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 xml:space="preserve"> 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>돌아다니는것이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 xml:space="preserve"> 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>보이면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 xml:space="preserve"> 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>정상설치된것</w:t>
            </w:r>
          </w:p>
          <w:p w14:paraId="4AB4A50B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0F2C6167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# 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데이타베이스생성</w:t>
            </w:r>
          </w:p>
          <w:p w14:paraId="34A16E0E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mysql -ueicn -peicnrw</w:t>
            </w:r>
          </w:p>
          <w:p w14:paraId="3007ED6C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mysql&gt; create database ASTSECURE;</w:t>
            </w:r>
          </w:p>
          <w:p w14:paraId="3B2C1603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mysql&gt; quit </w:t>
            </w:r>
          </w:p>
          <w:p w14:paraId="25553966" w14:textId="77777777" w:rsidR="00A914C9" w:rsidRPr="00A914C9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mysql -ueicn -peicnrw ASTSECURE &lt; ASTSECURE.sql </w:t>
            </w:r>
          </w:p>
        </w:tc>
      </w:tr>
    </w:tbl>
    <w:p w14:paraId="5F534D53" w14:textId="77777777" w:rsidR="00385A93" w:rsidRDefault="00385A93" w:rsidP="00ED610F"/>
    <w:p w14:paraId="19CA52CE" w14:textId="77777777" w:rsidR="00E2324B" w:rsidRDefault="00E2324B" w:rsidP="00E2324B">
      <w:pPr>
        <w:shd w:val="clear" w:color="auto" w:fill="FFFFFF"/>
        <w:textAlignment w:val="baseline"/>
        <w:rPr>
          <w:rFonts w:cs="굴림"/>
          <w:b/>
          <w:bCs/>
          <w:color w:val="000000"/>
          <w:kern w:val="0"/>
          <w:szCs w:val="20"/>
          <w:u w:val="single" w:color="000000"/>
          <w:shd w:val="clear" w:color="auto" w:fill="FFFFFF"/>
        </w:rPr>
      </w:pPr>
      <w:r w:rsidRPr="000A535C">
        <w:rPr>
          <w:rFonts w:cs="굴림" w:hint="eastAsia"/>
          <w:b/>
          <w:bCs/>
          <w:color w:val="000000"/>
          <w:kern w:val="0"/>
          <w:szCs w:val="20"/>
          <w:u w:val="single" w:color="000000"/>
          <w:shd w:val="clear" w:color="auto" w:fill="FFFFFF"/>
        </w:rPr>
        <w:t xml:space="preserve"># </w:t>
      </w:r>
      <w:r>
        <w:rPr>
          <w:rFonts w:cs="굴림" w:hint="eastAsia"/>
          <w:b/>
          <w:bCs/>
          <w:color w:val="000000"/>
          <w:kern w:val="0"/>
          <w:szCs w:val="20"/>
          <w:u w:val="single" w:color="000000"/>
          <w:shd w:val="clear" w:color="auto" w:fill="FFFFFF"/>
        </w:rPr>
        <w:t>Astsecure 설정</w:t>
      </w:r>
    </w:p>
    <w:p w14:paraId="01D760A9" w14:textId="77777777" w:rsidR="00E2324B" w:rsidRDefault="00E2324B" w:rsidP="00E2324B">
      <w:pPr>
        <w:shd w:val="clear" w:color="auto" w:fill="FFFFFF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3EA3F33C" w14:textId="77777777" w:rsidR="00E2324B" w:rsidRDefault="00A914C9" w:rsidP="00E2324B">
      <w:pPr>
        <w:shd w:val="clear" w:color="auto" w:fill="FFFFFF"/>
        <w:textAlignment w:val="baseline"/>
        <w:rPr>
          <w:rFonts w:ascii="굴림" w:eastAsia="굴림" w:hAnsi="굴림" w:cs="굴림"/>
          <w:b/>
          <w:color w:val="000000"/>
          <w:kern w:val="0"/>
          <w:szCs w:val="20"/>
        </w:rPr>
      </w:pPr>
      <w:r>
        <w:rPr>
          <w:rFonts w:ascii="굴림" w:eastAsia="굴림" w:hAnsi="굴림" w:cs="굴림" w:hint="eastAsia"/>
          <w:b/>
          <w:color w:val="000000"/>
          <w:kern w:val="0"/>
          <w:szCs w:val="20"/>
        </w:rPr>
        <w:t xml:space="preserve"># </w:t>
      </w:r>
      <w:r w:rsidR="00E2324B" w:rsidRPr="00E2324B">
        <w:rPr>
          <w:rFonts w:ascii="굴림" w:eastAsia="굴림" w:hAnsi="굴림" w:cs="굴림" w:hint="eastAsia"/>
          <w:b/>
          <w:color w:val="000000"/>
          <w:kern w:val="0"/>
          <w:szCs w:val="20"/>
        </w:rPr>
        <w:t>vi /usr/local/AstSecure/</w:t>
      </w:r>
      <w:r w:rsidR="00E2324B" w:rsidRPr="00E2324B">
        <w:rPr>
          <w:rFonts w:ascii="굴림" w:eastAsia="굴림" w:hAnsi="굴림" w:cs="굴림"/>
          <w:b/>
          <w:color w:val="000000"/>
          <w:kern w:val="0"/>
          <w:szCs w:val="20"/>
        </w:rPr>
        <w:t>SipPacketGard.pl</w:t>
      </w:r>
      <w:r w:rsidR="00E2324B">
        <w:rPr>
          <w:rFonts w:ascii="굴림" w:eastAsia="굴림" w:hAnsi="굴림" w:cs="굴림" w:hint="eastAsia"/>
          <w:b/>
          <w:color w:val="000000"/>
          <w:kern w:val="0"/>
          <w:szCs w:val="20"/>
        </w:rPr>
        <w:t xml:space="preserve">  #(여기서 sms보낼 번호와 Host이름을 지정한다</w:t>
      </w:r>
      <w:r>
        <w:rPr>
          <w:rFonts w:ascii="굴림" w:eastAsia="굴림" w:hAnsi="굴림" w:cs="굴림" w:hint="eastAsia"/>
          <w:b/>
          <w:color w:val="000000"/>
          <w:kern w:val="0"/>
          <w:szCs w:val="20"/>
        </w:rPr>
        <w:t>, 한글은 안됨)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2324B" w:rsidRPr="00A914C9" w14:paraId="34BACBED" w14:textId="77777777" w:rsidTr="00E2324B">
        <w:tc>
          <w:tcPr>
            <w:tcW w:w="10664" w:type="dxa"/>
          </w:tcPr>
          <w:p w14:paraId="32B71559" w14:textId="77777777" w:rsidR="00E2324B" w:rsidRPr="00A914C9" w:rsidRDefault="00E2324B" w:rsidP="00E2324B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my $cmdWget="/usr/bin/wget -T 5 -t 1 '".$SMSURL."?msg=[</w:t>
            </w:r>
            <w:r w:rsidRPr="00A914C9">
              <w:rPr>
                <w:rFonts w:ascii="굴림" w:eastAsia="굴림" w:hAnsi="굴림" w:cs="굴림" w:hint="eastAsia"/>
                <w:b/>
                <w:color w:val="FF0000"/>
                <w:kern w:val="0"/>
                <w:szCs w:val="20"/>
              </w:rPr>
              <w:t>Host이름</w:t>
            </w: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]".$ssip." DROP&amp;callback=07075490101&amp;custom_phone=</w:t>
            </w:r>
            <w:r w:rsidRPr="00A914C9">
              <w:rPr>
                <w:rFonts w:ascii="굴림" w:eastAsia="굴림" w:hAnsi="굴림" w:cs="굴림" w:hint="eastAsia"/>
                <w:b/>
                <w:color w:val="FF0000"/>
                <w:kern w:val="0"/>
                <w:szCs w:val="20"/>
              </w:rPr>
              <w:t>모니터링담당자휴대폰번호</w:t>
            </w: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&amp;title=ttt'";</w:t>
            </w:r>
          </w:p>
        </w:tc>
      </w:tr>
    </w:tbl>
    <w:p w14:paraId="7D2E1FB5" w14:textId="77777777" w:rsidR="00E2324B" w:rsidRDefault="00E2324B" w:rsidP="00E2324B">
      <w:pPr>
        <w:shd w:val="clear" w:color="auto" w:fill="FFFFFF"/>
        <w:textAlignment w:val="baseline"/>
        <w:rPr>
          <w:rFonts w:ascii="굴림" w:eastAsia="굴림" w:hAnsi="굴림" w:cs="굴림"/>
          <w:b/>
          <w:color w:val="000000"/>
          <w:kern w:val="0"/>
          <w:szCs w:val="20"/>
        </w:rPr>
      </w:pPr>
    </w:p>
    <w:p w14:paraId="6D835012" w14:textId="77777777" w:rsidR="00E2324B" w:rsidRDefault="00A914C9" w:rsidP="00E2324B">
      <w:pPr>
        <w:shd w:val="clear" w:color="auto" w:fill="FFFFFF"/>
        <w:textAlignment w:val="baseline"/>
        <w:rPr>
          <w:rFonts w:ascii="굴림" w:eastAsia="굴림" w:hAnsi="굴림" w:cs="굴림"/>
          <w:b/>
          <w:color w:val="000000"/>
          <w:kern w:val="0"/>
          <w:szCs w:val="20"/>
        </w:rPr>
      </w:pPr>
      <w:r>
        <w:rPr>
          <w:rFonts w:ascii="굴림" w:eastAsia="굴림" w:hAnsi="굴림" w:cs="굴림" w:hint="eastAsia"/>
          <w:b/>
          <w:color w:val="000000"/>
          <w:kern w:val="0"/>
          <w:szCs w:val="20"/>
        </w:rPr>
        <w:t xml:space="preserve"># </w:t>
      </w:r>
      <w:r w:rsidRPr="00E2324B">
        <w:rPr>
          <w:rFonts w:ascii="굴림" w:eastAsia="굴림" w:hAnsi="굴림" w:cs="굴림" w:hint="eastAsia"/>
          <w:b/>
          <w:color w:val="000000"/>
          <w:kern w:val="0"/>
          <w:szCs w:val="20"/>
        </w:rPr>
        <w:t>vi /usr/local/AstSecure/</w:t>
      </w:r>
      <w:r>
        <w:rPr>
          <w:rFonts w:ascii="굴림" w:eastAsia="굴림" w:hAnsi="굴림" w:cs="굴림" w:hint="eastAsia"/>
          <w:b/>
          <w:color w:val="000000"/>
          <w:kern w:val="0"/>
          <w:szCs w:val="20"/>
        </w:rPr>
        <w:t>CONFS/</w:t>
      </w:r>
      <w:r w:rsidRPr="00A914C9">
        <w:rPr>
          <w:rFonts w:ascii="굴림" w:eastAsia="굴림" w:hAnsi="굴림" w:cs="굴림"/>
          <w:b/>
          <w:color w:val="000000"/>
          <w:kern w:val="0"/>
          <w:szCs w:val="20"/>
        </w:rPr>
        <w:t>net_chk_config</w:t>
      </w:r>
      <w:r>
        <w:rPr>
          <w:rFonts w:ascii="굴림" w:eastAsia="굴림" w:hAnsi="굴림" w:cs="굴림" w:hint="eastAsia"/>
          <w:b/>
          <w:color w:val="000000"/>
          <w:kern w:val="0"/>
          <w:szCs w:val="20"/>
        </w:rPr>
        <w:t xml:space="preserve">  #(담당자/서버정보입력)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914C9" w14:paraId="34A3D344" w14:textId="77777777" w:rsidTr="00A914C9">
        <w:tc>
          <w:tcPr>
            <w:tcW w:w="10664" w:type="dxa"/>
          </w:tcPr>
          <w:p w14:paraId="61A3C357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HOSTIP|</w:t>
            </w:r>
            <w:r w:rsidRPr="00A914C9">
              <w:rPr>
                <w:rFonts w:ascii="굴림" w:eastAsia="굴림" w:hAnsi="굴림" w:cs="굴림"/>
                <w:b/>
                <w:color w:val="FF0000"/>
                <w:kern w:val="0"/>
                <w:szCs w:val="20"/>
              </w:rPr>
              <w:t>211.115.81.78</w:t>
            </w:r>
          </w:p>
          <w:p w14:paraId="6289C3BC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CheckTimeGap|20</w:t>
            </w:r>
          </w:p>
          <w:p w14:paraId="5A26E90C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WarnMaxCnt|10</w:t>
            </w:r>
          </w:p>
          <w:p w14:paraId="21C764D3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RejectMaxCnt|20</w:t>
            </w:r>
          </w:p>
          <w:p w14:paraId="7973C8F7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69F1B585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CheckTimeGap2|60</w:t>
            </w:r>
          </w:p>
          <w:p w14:paraId="78CDB104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RejectMaxCnt2|60</w:t>
            </w:r>
          </w:p>
          <w:p w14:paraId="060CD068" w14:textId="77777777" w:rsidR="00A914C9" w:rsidRDefault="00A914C9" w:rsidP="00A914C9">
            <w:pPr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PHONE|</w:t>
            </w:r>
            <w:r w:rsidRPr="00A914C9">
              <w:rPr>
                <w:rFonts w:ascii="굴림" w:eastAsia="굴림" w:hAnsi="굴림" w:cs="굴림"/>
                <w:b/>
                <w:color w:val="FF0000"/>
                <w:kern w:val="0"/>
                <w:szCs w:val="20"/>
              </w:rPr>
              <w:t>01093813347</w:t>
            </w: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|0|MASTER</w:t>
            </w:r>
          </w:p>
        </w:tc>
      </w:tr>
    </w:tbl>
    <w:p w14:paraId="0BEC94FF" w14:textId="77777777" w:rsidR="00A914C9" w:rsidRPr="000A535C" w:rsidRDefault="00A914C9" w:rsidP="00E2324B">
      <w:pPr>
        <w:shd w:val="clear" w:color="auto" w:fill="FFFFFF"/>
        <w:textAlignment w:val="baseline"/>
        <w:rPr>
          <w:rFonts w:ascii="굴림" w:eastAsia="굴림" w:hAnsi="굴림" w:cs="굴림"/>
          <w:b/>
          <w:color w:val="000000"/>
          <w:kern w:val="0"/>
          <w:szCs w:val="20"/>
        </w:rPr>
      </w:pPr>
    </w:p>
    <w:p w14:paraId="0E1CC472" w14:textId="77777777" w:rsidR="00E2324B" w:rsidRPr="00A914C9" w:rsidRDefault="00A914C9" w:rsidP="00A914C9">
      <w:pPr>
        <w:widowControl/>
        <w:rPr>
          <w:b/>
        </w:rPr>
      </w:pPr>
      <w:r w:rsidRPr="00A914C9">
        <w:rPr>
          <w:rFonts w:hint="eastAsia"/>
          <w:b/>
        </w:rPr>
        <w:t xml:space="preserve"># </w:t>
      </w:r>
      <w:r w:rsidR="00E2324B" w:rsidRPr="00A914C9">
        <w:rPr>
          <w:rFonts w:hint="eastAsia"/>
          <w:b/>
        </w:rPr>
        <w:t xml:space="preserve">허용할 IP를 정기적으로 추가하는 곳 </w:t>
      </w:r>
    </w:p>
    <w:p w14:paraId="00A8F9AC" w14:textId="77777777" w:rsidR="00E2324B" w:rsidRDefault="00E2324B" w:rsidP="00A914C9">
      <w:r>
        <w:rPr>
          <w:rFonts w:hint="eastAsia"/>
        </w:rPr>
        <w:t>/usr/local/AstSecure/CONF/WHITEIP</w:t>
      </w:r>
      <w:r w:rsidR="00A914C9">
        <w:rPr>
          <w:rFonts w:hint="eastAsia"/>
        </w:rPr>
        <w:t>/</w:t>
      </w:r>
    </w:p>
    <w:p w14:paraId="6D7EEE0F" w14:textId="77777777" w:rsidR="00E2324B" w:rsidRPr="00A914C9" w:rsidRDefault="00E2324B" w:rsidP="00A914C9">
      <w:pPr>
        <w:rPr>
          <w:u w:val="single"/>
        </w:rPr>
      </w:pPr>
      <w:r w:rsidRPr="00A914C9">
        <w:rPr>
          <w:rFonts w:hint="eastAsia"/>
          <w:u w:val="single"/>
        </w:rPr>
        <w:t xml:space="preserve">위 장소에서 허용할 IP를 touch로 만들어 주며, touch 1.2.3.4 형식의 빈 파일을 </w:t>
      </w:r>
      <w:r w:rsidR="00A914C9">
        <w:rPr>
          <w:rFonts w:hint="eastAsia"/>
          <w:u w:val="single"/>
        </w:rPr>
        <w:t>생성</w:t>
      </w:r>
      <w:r w:rsidRPr="00A914C9">
        <w:rPr>
          <w:rFonts w:hint="eastAsia"/>
          <w:u w:val="single"/>
        </w:rPr>
        <w:t>.</w:t>
      </w:r>
    </w:p>
    <w:p w14:paraId="397FA698" w14:textId="77777777" w:rsidR="00E2324B" w:rsidRDefault="00E2324B" w:rsidP="00E2324B">
      <w:pPr>
        <w:ind w:firstLine="800"/>
      </w:pPr>
    </w:p>
    <w:p w14:paraId="7126DEDF" w14:textId="77777777" w:rsidR="00E2324B" w:rsidRPr="00A914C9" w:rsidRDefault="00A914C9" w:rsidP="00A914C9">
      <w:pPr>
        <w:widowControl/>
        <w:rPr>
          <w:b/>
        </w:rPr>
      </w:pPr>
      <w:r w:rsidRPr="00A914C9">
        <w:rPr>
          <w:rFonts w:hint="eastAsia"/>
          <w:b/>
        </w:rPr>
        <w:t xml:space="preserve"># </w:t>
      </w:r>
      <w:r w:rsidR="00E2324B" w:rsidRPr="00A914C9">
        <w:rPr>
          <w:rFonts w:hint="eastAsia"/>
          <w:b/>
        </w:rPr>
        <w:t xml:space="preserve">SIP공격탐지프로그램(AstSecure) 실행 및 중단 </w:t>
      </w:r>
      <w:r w:rsidRPr="00A914C9">
        <w:rPr>
          <w:rFonts w:hint="eastAsia"/>
          <w:b/>
        </w:rPr>
        <w:t>경로</w:t>
      </w:r>
      <w:r w:rsidR="00E2324B" w:rsidRPr="00A914C9">
        <w:rPr>
          <w:rFonts w:hint="eastAsia"/>
          <w:b/>
        </w:rPr>
        <w:t>.</w:t>
      </w:r>
    </w:p>
    <w:p w14:paraId="7B41000D" w14:textId="77777777" w:rsidR="00E2324B" w:rsidRDefault="00E2324B" w:rsidP="00E2324B">
      <w:pPr>
        <w:pStyle w:val="a9"/>
        <w:widowControl/>
        <w:numPr>
          <w:ilvl w:val="0"/>
          <w:numId w:val="6"/>
        </w:numPr>
        <w:ind w:leftChars="0"/>
      </w:pPr>
      <w:r>
        <w:rPr>
          <w:rFonts w:hint="eastAsia"/>
        </w:rPr>
        <w:t>실행 : /usr/local/tomcat/webapps/centrex/AstSecure/run.sh start</w:t>
      </w:r>
    </w:p>
    <w:p w14:paraId="07ABFA6C" w14:textId="77777777" w:rsidR="00E2324B" w:rsidRDefault="00E2324B" w:rsidP="00E2324B">
      <w:pPr>
        <w:pStyle w:val="a9"/>
        <w:widowControl/>
        <w:numPr>
          <w:ilvl w:val="0"/>
          <w:numId w:val="6"/>
        </w:numPr>
        <w:ind w:leftChars="0"/>
      </w:pPr>
      <w:r>
        <w:rPr>
          <w:rFonts w:hint="eastAsia"/>
        </w:rPr>
        <w:t>실행취소 : /usr/local/tomcat/webapps/centrex/AstSecure/run.sh stop</w:t>
      </w:r>
    </w:p>
    <w:p w14:paraId="6BB2B2E9" w14:textId="77777777" w:rsidR="00E2324B" w:rsidRDefault="00E2324B" w:rsidP="00E2324B">
      <w:pPr>
        <w:pStyle w:val="a9"/>
        <w:widowControl/>
        <w:numPr>
          <w:ilvl w:val="0"/>
          <w:numId w:val="6"/>
        </w:numPr>
        <w:ind w:leftChars="0"/>
      </w:pPr>
      <w:r>
        <w:rPr>
          <w:rFonts w:hint="eastAsia"/>
        </w:rPr>
        <w:t xml:space="preserve">데몬 자동재시작 : /home/centrex/lib/AstSecure-check.sh </w:t>
      </w:r>
    </w:p>
    <w:p w14:paraId="41867EE5" w14:textId="77777777" w:rsidR="00E2324B" w:rsidRPr="00A914C9" w:rsidRDefault="00E2324B" w:rsidP="00A914C9">
      <w:pPr>
        <w:ind w:leftChars="100" w:left="200"/>
        <w:rPr>
          <w:u w:val="single"/>
        </w:rPr>
      </w:pPr>
      <w:r w:rsidRPr="00A914C9">
        <w:rPr>
          <w:rFonts w:hint="eastAsia"/>
          <w:u w:val="single"/>
        </w:rPr>
        <w:t>(자동재시작은 별도의 start/stop이 없으며, 실행시에는 백그라운드실행, 중단은 프로세스 kill을 이용)</w:t>
      </w:r>
    </w:p>
    <w:p w14:paraId="5FBEE08B" w14:textId="77777777" w:rsidR="00E2324B" w:rsidRDefault="00E2324B" w:rsidP="00E2324B"/>
    <w:p w14:paraId="38B92E08" w14:textId="77777777" w:rsidR="00E2324B" w:rsidRPr="00A914C9" w:rsidRDefault="00A914C9" w:rsidP="00A914C9">
      <w:pPr>
        <w:widowControl/>
        <w:rPr>
          <w:b/>
          <w:color w:val="FF0000"/>
        </w:rPr>
      </w:pPr>
      <w:r w:rsidRPr="00A914C9">
        <w:rPr>
          <w:rFonts w:hint="eastAsia"/>
          <w:b/>
          <w:color w:val="FF0000"/>
        </w:rPr>
        <w:t xml:space="preserve"># </w:t>
      </w:r>
      <w:r w:rsidR="00E2324B" w:rsidRPr="00A914C9">
        <w:rPr>
          <w:rFonts w:hint="eastAsia"/>
          <w:b/>
          <w:color w:val="FF0000"/>
        </w:rPr>
        <w:t xml:space="preserve">긴급상황에는 IP를 즉시 허용해 주어야 하는데, 이와 같은 경우에는 iptables을 </w:t>
      </w:r>
      <w:r w:rsidRPr="00A914C9">
        <w:rPr>
          <w:rFonts w:hint="eastAsia"/>
          <w:b/>
          <w:color w:val="FF0000"/>
        </w:rPr>
        <w:t>재시작</w:t>
      </w:r>
      <w:r w:rsidR="00E2324B" w:rsidRPr="00A914C9">
        <w:rPr>
          <w:rFonts w:hint="eastAsia"/>
          <w:b/>
          <w:color w:val="FF0000"/>
        </w:rPr>
        <w:t>.</w:t>
      </w:r>
    </w:p>
    <w:p w14:paraId="3327B436" w14:textId="77777777" w:rsidR="00E2324B" w:rsidRDefault="00A914C9" w:rsidP="00E2324B">
      <w:pPr>
        <w:pStyle w:val="a9"/>
        <w:widowControl/>
        <w:numPr>
          <w:ilvl w:val="0"/>
          <w:numId w:val="6"/>
        </w:numPr>
        <w:ind w:leftChars="0"/>
      </w:pPr>
      <w:r>
        <w:rPr>
          <w:rFonts w:hint="eastAsia"/>
        </w:rPr>
        <w:t>Debian</w:t>
      </w:r>
      <w:r w:rsidR="00E2324B">
        <w:rPr>
          <w:rFonts w:hint="eastAsia"/>
        </w:rPr>
        <w:t xml:space="preserve"> : /etc/init.d/rc.firewall stop</w:t>
      </w:r>
    </w:p>
    <w:p w14:paraId="15394427" w14:textId="77777777" w:rsidR="00E2324B" w:rsidRDefault="00E2324B" w:rsidP="00E2324B">
      <w:r>
        <w:rPr>
          <w:rFonts w:hint="eastAsia"/>
        </w:rPr>
        <w:t>                           /etc/init.d/rc.firewall start</w:t>
      </w:r>
    </w:p>
    <w:p w14:paraId="50F8390D" w14:textId="77777777" w:rsidR="00E2324B" w:rsidRDefault="00A914C9" w:rsidP="00E2324B">
      <w:pPr>
        <w:pStyle w:val="a9"/>
        <w:widowControl/>
        <w:numPr>
          <w:ilvl w:val="0"/>
          <w:numId w:val="6"/>
        </w:numPr>
        <w:ind w:leftChars="0"/>
      </w:pPr>
      <w:r>
        <w:rPr>
          <w:rFonts w:hint="eastAsia"/>
        </w:rPr>
        <w:t>CentOS</w:t>
      </w:r>
      <w:r w:rsidR="00E2324B">
        <w:rPr>
          <w:rFonts w:hint="eastAsia"/>
        </w:rPr>
        <w:t xml:space="preserve"> : /etc/init.d/iptables restart</w:t>
      </w:r>
    </w:p>
    <w:p w14:paraId="5DB179FE" w14:textId="77777777" w:rsidR="00E2324B" w:rsidRDefault="00E2324B" w:rsidP="00ED610F"/>
    <w:p w14:paraId="7CA1F00B" w14:textId="77777777" w:rsidR="00E44E1C" w:rsidRDefault="00E44E1C" w:rsidP="00ED610F"/>
    <w:p w14:paraId="6B82CFFA" w14:textId="77777777" w:rsidR="00E44E1C" w:rsidRDefault="00E44E1C" w:rsidP="00ED610F"/>
    <w:p w14:paraId="14719EF0" w14:textId="77777777" w:rsidR="00E44E1C" w:rsidRDefault="00E44E1C" w:rsidP="00ED610F"/>
    <w:p w14:paraId="65EB0D11" w14:textId="77777777" w:rsidR="00554782" w:rsidRDefault="00554782" w:rsidP="00ED610F"/>
    <w:p w14:paraId="056121A4" w14:textId="77777777" w:rsidR="00554782" w:rsidRDefault="00554782" w:rsidP="00ED610F"/>
    <w:p w14:paraId="7A544998" w14:textId="77777777" w:rsidR="00554782" w:rsidRDefault="00554782" w:rsidP="00ED610F"/>
    <w:p w14:paraId="0E985531" w14:textId="77777777" w:rsidR="00554782" w:rsidRDefault="00554782" w:rsidP="00ED610F"/>
    <w:p w14:paraId="0508EDC7" w14:textId="77777777" w:rsidR="00554782" w:rsidRDefault="00554782" w:rsidP="00ED610F"/>
    <w:p w14:paraId="4296AEE1" w14:textId="77777777" w:rsidR="00554782" w:rsidRDefault="00554782" w:rsidP="00ED610F"/>
    <w:p w14:paraId="29BFC16F" w14:textId="77777777" w:rsidR="00554782" w:rsidRDefault="00554782" w:rsidP="00ED610F"/>
    <w:p w14:paraId="3C6C950B" w14:textId="77777777" w:rsidR="00554782" w:rsidRDefault="00554782" w:rsidP="00ED610F"/>
    <w:p w14:paraId="2C9E990B" w14:textId="77777777" w:rsidR="00554782" w:rsidRDefault="00554782" w:rsidP="00ED610F"/>
    <w:p w14:paraId="5B6210DD" w14:textId="77777777" w:rsidR="00554782" w:rsidRDefault="00554782" w:rsidP="00ED610F"/>
    <w:p w14:paraId="5C2DCE44" w14:textId="77777777" w:rsidR="00554782" w:rsidRDefault="00554782" w:rsidP="00ED610F"/>
    <w:p w14:paraId="644EFAB1" w14:textId="77777777" w:rsidR="00554782" w:rsidRDefault="00554782" w:rsidP="00ED610F"/>
    <w:p w14:paraId="44F43909" w14:textId="77777777" w:rsidR="00554782" w:rsidRDefault="00554782" w:rsidP="00ED610F"/>
    <w:p w14:paraId="683CD4DA" w14:textId="77777777" w:rsidR="00554782" w:rsidRDefault="00554782" w:rsidP="00ED610F"/>
    <w:p w14:paraId="00BE8D16" w14:textId="77777777" w:rsidR="00E44E1C" w:rsidRDefault="00E44E1C" w:rsidP="00ED610F"/>
    <w:p w14:paraId="293728F6" w14:textId="77777777" w:rsidR="00E44E1C" w:rsidRDefault="00E44E1C" w:rsidP="00ED610F"/>
    <w:p w14:paraId="442B200A" w14:textId="77777777" w:rsidR="00554782" w:rsidRDefault="00554782" w:rsidP="00554782">
      <w:pPr>
        <w:rPr>
          <w:b/>
          <w:sz w:val="22"/>
        </w:rPr>
      </w:pPr>
      <w:r w:rsidRPr="000049DF">
        <w:rPr>
          <w:rFonts w:hint="eastAsia"/>
          <w:b/>
          <w:sz w:val="22"/>
        </w:rPr>
        <w:t xml:space="preserve">## </w:t>
      </w:r>
      <w:r>
        <w:rPr>
          <w:b/>
          <w:sz w:val="22"/>
        </w:rPr>
        <w:t xml:space="preserve">TTS Install ( CentOS 6.4 </w:t>
      </w:r>
      <w:r>
        <w:rPr>
          <w:rFonts w:hint="eastAsia"/>
          <w:b/>
          <w:sz w:val="22"/>
        </w:rPr>
        <w:t>이상에서 설치 시 )</w:t>
      </w:r>
    </w:p>
    <w:p w14:paraId="4578E73A" w14:textId="77777777" w:rsidR="00554782" w:rsidRDefault="00554782" w:rsidP="00554782">
      <w:pPr>
        <w:rPr>
          <w:b/>
        </w:rPr>
      </w:pPr>
      <w:r>
        <w:rPr>
          <w:rFonts w:hint="eastAsia"/>
          <w:b/>
        </w:rPr>
        <w:t>#</w:t>
      </w:r>
      <w:r>
        <w:rPr>
          <w:b/>
        </w:rPr>
        <w:t xml:space="preserve">TTS </w:t>
      </w:r>
      <w:r>
        <w:rPr>
          <w:rFonts w:hint="eastAsia"/>
          <w:b/>
        </w:rPr>
        <w:t xml:space="preserve">설치 이미지를 서버에 이동후 진행( 이동위치 </w:t>
      </w:r>
      <w:r>
        <w:rPr>
          <w:b/>
        </w:rPr>
        <w:t>: /usr/local/ )</w:t>
      </w:r>
    </w:p>
    <w:p w14:paraId="4A4B7815" w14:textId="77777777" w:rsidR="00554782" w:rsidRDefault="00554782" w:rsidP="00554782">
      <w:pPr>
        <w:rPr>
          <w:color w:val="548DD4" w:themeColor="text2" w:themeTint="99"/>
        </w:rPr>
      </w:pPr>
      <w:r>
        <w:t xml:space="preserve">[root@localhost ~]# </w:t>
      </w:r>
      <w:r>
        <w:rPr>
          <w:rFonts w:hint="eastAsia"/>
          <w:color w:val="548DD4" w:themeColor="text2" w:themeTint="99"/>
        </w:rPr>
        <w:t xml:space="preserve">yum </w:t>
      </w:r>
      <w:r>
        <w:rPr>
          <w:color w:val="548DD4" w:themeColor="text2" w:themeTint="99"/>
        </w:rPr>
        <w:t>-</w:t>
      </w:r>
      <w:r>
        <w:rPr>
          <w:rFonts w:hint="eastAsia"/>
          <w:color w:val="548DD4" w:themeColor="text2" w:themeTint="99"/>
        </w:rPr>
        <w:t xml:space="preserve">y </w:t>
      </w:r>
      <w:r>
        <w:rPr>
          <w:color w:val="548DD4" w:themeColor="text2" w:themeTint="99"/>
        </w:rPr>
        <w:t xml:space="preserve">install </w:t>
      </w:r>
      <w:r w:rsidR="00A332F6">
        <w:rPr>
          <w:rFonts w:hint="eastAsia"/>
          <w:color w:val="548DD4" w:themeColor="text2" w:themeTint="99"/>
        </w:rPr>
        <w:t>glibc.i686</w:t>
      </w:r>
    </w:p>
    <w:p w14:paraId="4C4A9991" w14:textId="77777777" w:rsidR="00A332F6" w:rsidRDefault="00A332F6" w:rsidP="00A332F6">
      <w:pPr>
        <w:rPr>
          <w:color w:val="548DD4" w:themeColor="text2" w:themeTint="99"/>
        </w:rPr>
      </w:pPr>
      <w:r>
        <w:t xml:space="preserve">[root@localhost ~]# </w:t>
      </w:r>
      <w:r>
        <w:rPr>
          <w:rFonts w:hint="eastAsia"/>
          <w:color w:val="548DD4" w:themeColor="text2" w:themeTint="99"/>
        </w:rPr>
        <w:t xml:space="preserve">yum </w:t>
      </w:r>
      <w:r>
        <w:rPr>
          <w:color w:val="548DD4" w:themeColor="text2" w:themeTint="99"/>
        </w:rPr>
        <w:t>-</w:t>
      </w:r>
      <w:r>
        <w:rPr>
          <w:rFonts w:hint="eastAsia"/>
          <w:color w:val="548DD4" w:themeColor="text2" w:themeTint="99"/>
        </w:rPr>
        <w:t xml:space="preserve">y </w:t>
      </w:r>
      <w:r>
        <w:rPr>
          <w:color w:val="548DD4" w:themeColor="text2" w:themeTint="99"/>
        </w:rPr>
        <w:t xml:space="preserve">install </w:t>
      </w:r>
      <w:r w:rsidRPr="00B54EA9">
        <w:rPr>
          <w:color w:val="548DD4" w:themeColor="text2" w:themeTint="99"/>
        </w:rPr>
        <w:t>ld-linux.so.2</w:t>
      </w:r>
    </w:p>
    <w:p w14:paraId="64F224A4" w14:textId="77777777" w:rsidR="00A332F6" w:rsidRDefault="00A332F6" w:rsidP="00A332F6">
      <w:pPr>
        <w:rPr>
          <w:color w:val="548DD4" w:themeColor="text2" w:themeTint="99"/>
        </w:rPr>
      </w:pPr>
      <w:r>
        <w:t xml:space="preserve">[root@localhost ~]# </w:t>
      </w:r>
      <w:r>
        <w:rPr>
          <w:rFonts w:hint="eastAsia"/>
          <w:color w:val="548DD4" w:themeColor="text2" w:themeTint="99"/>
        </w:rPr>
        <w:t xml:space="preserve">yum </w:t>
      </w:r>
      <w:r>
        <w:rPr>
          <w:color w:val="548DD4" w:themeColor="text2" w:themeTint="99"/>
        </w:rPr>
        <w:t>-</w:t>
      </w:r>
      <w:r>
        <w:rPr>
          <w:rFonts w:hint="eastAsia"/>
          <w:color w:val="548DD4" w:themeColor="text2" w:themeTint="99"/>
        </w:rPr>
        <w:t xml:space="preserve">y </w:t>
      </w:r>
      <w:r>
        <w:rPr>
          <w:color w:val="548DD4" w:themeColor="text2" w:themeTint="99"/>
        </w:rPr>
        <w:t>install libgcc*</w:t>
      </w:r>
    </w:p>
    <w:p w14:paraId="3874A708" w14:textId="77777777" w:rsidR="00A332F6" w:rsidRDefault="00A332F6" w:rsidP="00A332F6">
      <w:pPr>
        <w:rPr>
          <w:color w:val="548DD4" w:themeColor="text2" w:themeTint="99"/>
        </w:rPr>
      </w:pPr>
      <w:r>
        <w:t xml:space="preserve">[root@localhost ~]# </w:t>
      </w:r>
      <w:r>
        <w:rPr>
          <w:rFonts w:hint="eastAsia"/>
          <w:color w:val="548DD4" w:themeColor="text2" w:themeTint="99"/>
        </w:rPr>
        <w:t xml:space="preserve">yum </w:t>
      </w:r>
      <w:r>
        <w:rPr>
          <w:color w:val="548DD4" w:themeColor="text2" w:themeTint="99"/>
        </w:rPr>
        <w:t>-</w:t>
      </w:r>
      <w:r>
        <w:rPr>
          <w:rFonts w:hint="eastAsia"/>
          <w:color w:val="548DD4" w:themeColor="text2" w:themeTint="99"/>
        </w:rPr>
        <w:t xml:space="preserve">y </w:t>
      </w:r>
      <w:r>
        <w:rPr>
          <w:color w:val="548DD4" w:themeColor="text2" w:themeTint="99"/>
        </w:rPr>
        <w:t>install libgcc_s.so.1</w:t>
      </w:r>
    </w:p>
    <w:p w14:paraId="6E38B69E" w14:textId="77777777" w:rsidR="00554782" w:rsidRDefault="00554782" w:rsidP="00554782"/>
    <w:p w14:paraId="15FE8DF2" w14:textId="625207DB" w:rsidR="00F86BFF" w:rsidRDefault="00F86BFF" w:rsidP="00554782">
      <w:pPr>
        <w:rPr>
          <w:color w:val="548DD4" w:themeColor="text2" w:themeTint="99"/>
        </w:rPr>
      </w:pPr>
      <w:r>
        <w:t xml:space="preserve">[root@localhost ~]# </w:t>
      </w:r>
      <w:r>
        <w:rPr>
          <w:color w:val="548DD4" w:themeColor="text2" w:themeTint="99"/>
        </w:rPr>
        <w:t>cd /usr/local/</w:t>
      </w:r>
    </w:p>
    <w:p w14:paraId="00043A99" w14:textId="37E891C1" w:rsidR="00F86BFF" w:rsidRDefault="00F86BFF" w:rsidP="00554782">
      <w:r>
        <w:t xml:space="preserve">[root@localhost ~]# </w:t>
      </w:r>
      <w:r w:rsidRPr="00F86BFF">
        <w:rPr>
          <w:rFonts w:hint="eastAsia"/>
          <w:color w:val="548DD4" w:themeColor="text2" w:themeTint="99"/>
        </w:rPr>
        <w:t>tar xvfz</w:t>
      </w:r>
      <w:r>
        <w:rPr>
          <w:rFonts w:hint="eastAsia"/>
        </w:rPr>
        <w:t xml:space="preserve"> </w:t>
      </w:r>
      <w:r>
        <w:rPr>
          <w:color w:val="548DD4" w:themeColor="text2" w:themeTint="99"/>
        </w:rPr>
        <w:t>DioTTS-Server.tar.gz</w:t>
      </w:r>
    </w:p>
    <w:p w14:paraId="10C2CE00" w14:textId="743ED39E" w:rsidR="00554782" w:rsidRPr="00413093" w:rsidRDefault="00554782" w:rsidP="00554782">
      <w:pPr>
        <w:rPr>
          <w:color w:val="548DD4" w:themeColor="text2" w:themeTint="99"/>
        </w:rPr>
      </w:pPr>
      <w:r>
        <w:t xml:space="preserve">[root@localhost ~]# </w:t>
      </w:r>
      <w:r>
        <w:rPr>
          <w:color w:val="548DD4" w:themeColor="text2" w:themeTint="99"/>
        </w:rPr>
        <w:t xml:space="preserve">cd </w:t>
      </w:r>
      <w:r w:rsidR="00413093">
        <w:rPr>
          <w:color w:val="548DD4" w:themeColor="text2" w:themeTint="99"/>
        </w:rPr>
        <w:t>DioTTS-Server/bin</w:t>
      </w:r>
    </w:p>
    <w:p w14:paraId="1C65A08E" w14:textId="77777777" w:rsidR="00413093" w:rsidRPr="00413093" w:rsidRDefault="00413093" w:rsidP="00413093">
      <w:pPr>
        <w:rPr>
          <w:color w:val="548DD4" w:themeColor="text2" w:themeTint="99"/>
        </w:rPr>
      </w:pPr>
      <w:r>
        <w:t xml:space="preserve">[root@localhost bin]# </w:t>
      </w:r>
      <w:r>
        <w:rPr>
          <w:color w:val="548DD4" w:themeColor="text2" w:themeTint="99"/>
        </w:rPr>
        <w:t>cp ./*.so /usr/lib</w:t>
      </w:r>
    </w:p>
    <w:p w14:paraId="01CD372A" w14:textId="77777777" w:rsidR="00413093" w:rsidRPr="00413093" w:rsidRDefault="00413093" w:rsidP="00413093">
      <w:pPr>
        <w:rPr>
          <w:color w:val="548DD4" w:themeColor="text2" w:themeTint="99"/>
        </w:rPr>
      </w:pPr>
      <w:r>
        <w:t xml:space="preserve">[root@localhost bin]# </w:t>
      </w:r>
      <w:r>
        <w:rPr>
          <w:color w:val="548DD4" w:themeColor="text2" w:themeTint="99"/>
        </w:rPr>
        <w:t>cd ../</w:t>
      </w:r>
    </w:p>
    <w:p w14:paraId="38C9F5FD" w14:textId="77777777" w:rsidR="00554782" w:rsidRPr="00413093" w:rsidRDefault="00554782" w:rsidP="00554782">
      <w:pPr>
        <w:rPr>
          <w:color w:val="548DD4" w:themeColor="text2" w:themeTint="99"/>
        </w:rPr>
      </w:pPr>
    </w:p>
    <w:p w14:paraId="36EEB970" w14:textId="77777777" w:rsidR="00554782" w:rsidRPr="00B54EA9" w:rsidRDefault="00554782" w:rsidP="00554782">
      <w:pPr>
        <w:rPr>
          <w:color w:val="548DD4" w:themeColor="text2" w:themeTint="99"/>
        </w:rPr>
      </w:pPr>
      <w:r>
        <w:t xml:space="preserve">[root@localhost java]# </w:t>
      </w:r>
      <w:r>
        <w:rPr>
          <w:color w:val="548DD4" w:themeColor="text2" w:themeTint="99"/>
        </w:rPr>
        <w:t xml:space="preserve">cp </w:t>
      </w:r>
      <w:r w:rsidR="00413093" w:rsidRPr="00413093">
        <w:rPr>
          <w:color w:val="548DD4" w:themeColor="text2" w:themeTint="99"/>
        </w:rPr>
        <w:t>lib/OS_Independent/Java/diotts_class.jar</w:t>
      </w:r>
      <w:r>
        <w:rPr>
          <w:color w:val="548DD4" w:themeColor="text2" w:themeTint="99"/>
        </w:rPr>
        <w:t xml:space="preserve"> </w:t>
      </w:r>
      <w:r w:rsidRPr="00B54EA9">
        <w:rPr>
          <w:color w:val="548DD4" w:themeColor="text2" w:themeTint="99"/>
        </w:rPr>
        <w:t>/home/ippbxmng/lib/</w:t>
      </w:r>
    </w:p>
    <w:p w14:paraId="7F4CD5F3" w14:textId="77777777" w:rsidR="00554782" w:rsidRDefault="00554782" w:rsidP="00554782">
      <w:pPr>
        <w:rPr>
          <w:color w:val="548DD4" w:themeColor="text2" w:themeTint="99"/>
        </w:rPr>
      </w:pPr>
      <w:r>
        <w:t xml:space="preserve">[root@localhost java]# </w:t>
      </w:r>
      <w:r>
        <w:rPr>
          <w:color w:val="548DD4" w:themeColor="text2" w:themeTint="99"/>
        </w:rPr>
        <w:t xml:space="preserve">cp </w:t>
      </w:r>
      <w:r w:rsidR="00413093" w:rsidRPr="00413093">
        <w:rPr>
          <w:color w:val="548DD4" w:themeColor="text2" w:themeTint="99"/>
        </w:rPr>
        <w:t xml:space="preserve">lib/Linux/Java/x64/libpttsnetJava.so </w:t>
      </w:r>
      <w:r w:rsidRPr="00B54EA9">
        <w:rPr>
          <w:color w:val="548DD4" w:themeColor="text2" w:themeTint="99"/>
        </w:rPr>
        <w:t>/usr/lib/</w:t>
      </w:r>
    </w:p>
    <w:p w14:paraId="41B8CA6E" w14:textId="015EB15A" w:rsidR="00554782" w:rsidRDefault="00554782" w:rsidP="00554782">
      <w:pPr>
        <w:rPr>
          <w:color w:val="548DD4" w:themeColor="text2" w:themeTint="99"/>
        </w:rPr>
      </w:pPr>
      <w:r>
        <w:t xml:space="preserve">[root@localhost java]# </w:t>
      </w:r>
      <w:r>
        <w:rPr>
          <w:color w:val="548DD4" w:themeColor="text2" w:themeTint="99"/>
        </w:rPr>
        <w:t xml:space="preserve">cp </w:t>
      </w:r>
      <w:r w:rsidR="00413093" w:rsidRPr="00413093">
        <w:rPr>
          <w:color w:val="548DD4" w:themeColor="text2" w:themeTint="99"/>
        </w:rPr>
        <w:t xml:space="preserve">lib/Linux/Java/x64/libpttsnetJava.so </w:t>
      </w:r>
      <w:r w:rsidR="00F86BFF">
        <w:rPr>
          <w:color w:val="548DD4" w:themeColor="text2" w:themeTint="99"/>
        </w:rPr>
        <w:t>/usr/local/</w:t>
      </w:r>
      <w:r w:rsidR="00F86BFF" w:rsidRPr="00F86BFF">
        <w:rPr>
          <w:color w:val="548DD4" w:themeColor="text2" w:themeTint="99"/>
        </w:rPr>
        <w:t>jdk1.8.0_181</w:t>
      </w:r>
      <w:r w:rsidRPr="00B54EA9">
        <w:rPr>
          <w:color w:val="548DD4" w:themeColor="text2" w:themeTint="99"/>
        </w:rPr>
        <w:t>/jre/lib/amd64/server/</w:t>
      </w:r>
    </w:p>
    <w:p w14:paraId="693AC13D" w14:textId="77777777" w:rsidR="00554782" w:rsidRDefault="00554782" w:rsidP="00554782">
      <w:pPr>
        <w:rPr>
          <w:color w:val="548DD4" w:themeColor="text2" w:themeTint="99"/>
        </w:rPr>
      </w:pPr>
      <w:r>
        <w:t xml:space="preserve">[root@localhost java]# </w:t>
      </w:r>
      <w:r>
        <w:rPr>
          <w:color w:val="548DD4" w:themeColor="text2" w:themeTint="99"/>
        </w:rPr>
        <w:t xml:space="preserve">cp </w:t>
      </w:r>
      <w:r w:rsidR="00413093" w:rsidRPr="00413093">
        <w:rPr>
          <w:color w:val="548DD4" w:themeColor="text2" w:themeTint="99"/>
        </w:rPr>
        <w:t>lib/Linux/Java/x64/libpttsnetJava.so</w:t>
      </w:r>
      <w:r w:rsidR="00413093">
        <w:rPr>
          <w:color w:val="548DD4" w:themeColor="text2" w:themeTint="99"/>
        </w:rPr>
        <w:t xml:space="preserve"> </w:t>
      </w:r>
      <w:r w:rsidRPr="00B54EA9">
        <w:rPr>
          <w:color w:val="548DD4" w:themeColor="text2" w:themeTint="99"/>
        </w:rPr>
        <w:t>/usr/local/</w:t>
      </w:r>
      <w:r w:rsidRPr="000357B2">
        <w:rPr>
          <w:color w:val="548DD4" w:themeColor="text2" w:themeTint="99"/>
        </w:rPr>
        <w:t>tomcat/webapps/ipcc/</w:t>
      </w:r>
      <w:r w:rsidRPr="00B54EA9">
        <w:rPr>
          <w:color w:val="548DD4" w:themeColor="text2" w:themeTint="99"/>
        </w:rPr>
        <w:t>WEB-INF/lib/</w:t>
      </w:r>
    </w:p>
    <w:p w14:paraId="0E1434DA" w14:textId="77777777" w:rsidR="00554782" w:rsidRDefault="00554782" w:rsidP="00554782">
      <w:pPr>
        <w:rPr>
          <w:color w:val="548DD4" w:themeColor="text2" w:themeTint="99"/>
        </w:rPr>
      </w:pPr>
    </w:p>
    <w:p w14:paraId="383C540E" w14:textId="77777777" w:rsidR="00554782" w:rsidRPr="00A70754" w:rsidRDefault="00554782" w:rsidP="00554782">
      <w:pPr>
        <w:rPr>
          <w:rFonts w:asciiTheme="minorHAnsi" w:eastAsiaTheme="minorHAnsi" w:hAnsiTheme="minorHAnsi"/>
          <w:b/>
        </w:rPr>
      </w:pPr>
      <w:r>
        <w:rPr>
          <w:rFonts w:hint="eastAsia"/>
          <w:b/>
        </w:rPr>
        <w:t>#</w:t>
      </w:r>
      <w:r>
        <w:rPr>
          <w:b/>
        </w:rPr>
        <w:t xml:space="preserve">TTS </w:t>
      </w:r>
      <w:r>
        <w:rPr>
          <w:rFonts w:hint="eastAsia"/>
          <w:b/>
        </w:rPr>
        <w:t>라이선스 발급</w:t>
      </w:r>
    </w:p>
    <w:p w14:paraId="7D717426" w14:textId="77777777" w:rsidR="00554782" w:rsidRPr="00A70754" w:rsidRDefault="00554782" w:rsidP="00554782">
      <w:pPr>
        <w:pStyle w:val="a5"/>
        <w:snapToGrid/>
        <w:rPr>
          <w:rFonts w:asciiTheme="minorHAnsi" w:eastAsiaTheme="minorHAnsi" w:hAnsiTheme="minorHAnsi"/>
          <w:color w:val="548DD4" w:themeColor="text2" w:themeTint="99"/>
        </w:rPr>
      </w:pPr>
      <w:r w:rsidRPr="00A70754">
        <w:rPr>
          <w:rFonts w:asciiTheme="minorHAnsi" w:eastAsiaTheme="minorHAnsi" w:hAnsiTheme="minorHAnsi"/>
        </w:rPr>
        <w:t xml:space="preserve">[root@localhost ~]# </w:t>
      </w:r>
      <w:r w:rsidRPr="00A70754">
        <w:rPr>
          <w:rFonts w:asciiTheme="minorHAnsi" w:eastAsiaTheme="minorHAnsi" w:hAnsiTheme="minorHAnsi" w:hint="eastAsia"/>
          <w:color w:val="548DD4" w:themeColor="text2" w:themeTint="99"/>
        </w:rPr>
        <w:t>cd</w:t>
      </w:r>
      <w:r w:rsidRPr="00A70754">
        <w:rPr>
          <w:rFonts w:asciiTheme="minorHAnsi" w:eastAsiaTheme="minorHAnsi" w:hAnsiTheme="minorHAnsi"/>
          <w:color w:val="548DD4" w:themeColor="text2" w:themeTint="99"/>
        </w:rPr>
        <w:t xml:space="preserve"> </w:t>
      </w:r>
      <w:r w:rsidRPr="00A70754">
        <w:rPr>
          <w:rFonts w:asciiTheme="minorHAnsi" w:eastAsiaTheme="minorHAnsi" w:hAnsiTheme="minorHAnsi" w:hint="eastAsia"/>
          <w:color w:val="548DD4" w:themeColor="text2" w:themeTint="99"/>
          <w:shd w:val="clear" w:color="auto" w:fill="FFFFFF"/>
        </w:rPr>
        <w:t>/usr/local/</w:t>
      </w:r>
      <w:r w:rsidR="00413093">
        <w:rPr>
          <w:rFonts w:asciiTheme="minorHAnsi" w:eastAsiaTheme="minorHAnsi" w:hAnsiTheme="minorHAnsi"/>
          <w:color w:val="548DD4" w:themeColor="text2" w:themeTint="99"/>
          <w:shd w:val="clear" w:color="auto" w:fill="FFFFFF"/>
        </w:rPr>
        <w:t>DioTTS-Server</w:t>
      </w:r>
      <w:r w:rsidRPr="00A70754">
        <w:rPr>
          <w:rFonts w:asciiTheme="minorHAnsi" w:eastAsiaTheme="minorHAnsi" w:hAnsiTheme="minorHAnsi" w:hint="eastAsia"/>
          <w:color w:val="548DD4" w:themeColor="text2" w:themeTint="99"/>
          <w:shd w:val="clear" w:color="auto" w:fill="FFFFFF"/>
        </w:rPr>
        <w:t>/bin/</w:t>
      </w:r>
    </w:p>
    <w:p w14:paraId="0481D88F" w14:textId="77777777" w:rsidR="00554782" w:rsidRPr="00A70754" w:rsidRDefault="00554782" w:rsidP="00554782">
      <w:pPr>
        <w:pStyle w:val="a5"/>
        <w:snapToGrid/>
        <w:rPr>
          <w:rFonts w:ascii="굴림" w:eastAsia="굴림" w:hAnsi="굴림"/>
          <w:color w:val="548DD4" w:themeColor="text2" w:themeTint="99"/>
        </w:rPr>
      </w:pPr>
      <w:r w:rsidRPr="00A70754">
        <w:rPr>
          <w:rFonts w:asciiTheme="minorHAnsi" w:eastAsiaTheme="minorHAnsi" w:hAnsiTheme="minorHAnsi"/>
        </w:rPr>
        <w:t xml:space="preserve">[root@localhost </w:t>
      </w:r>
      <w:r>
        <w:rPr>
          <w:rFonts w:asciiTheme="minorHAnsi" w:eastAsiaTheme="minorHAnsi" w:hAnsiTheme="minorHAnsi" w:hint="eastAsia"/>
        </w:rPr>
        <w:t>bin</w:t>
      </w:r>
      <w:r w:rsidRPr="00A70754">
        <w:rPr>
          <w:rFonts w:asciiTheme="minorHAnsi" w:eastAsiaTheme="minorHAnsi" w:hAnsiTheme="minorHAnsi"/>
        </w:rPr>
        <w:t xml:space="preserve">]# </w:t>
      </w:r>
      <w:r w:rsidRPr="00A70754">
        <w:rPr>
          <w:rFonts w:asciiTheme="minorHAnsi" w:eastAsiaTheme="minorHAnsi" w:hAnsiTheme="minorHAnsi"/>
          <w:color w:val="548DD4" w:themeColor="text2" w:themeTint="99"/>
        </w:rPr>
        <w:t>./</w:t>
      </w:r>
      <w:r w:rsidR="00413093" w:rsidRPr="00413093">
        <w:rPr>
          <w:rFonts w:ascii="맑은 고딕" w:eastAsia="맑은 고딕" w:hAnsi="맑은 고딕"/>
          <w:color w:val="548DD4" w:themeColor="text2" w:themeTint="99"/>
          <w:shd w:val="clear" w:color="auto" w:fill="FFFFFF"/>
        </w:rPr>
        <w:t>LicenseInfoMaker_v4.0</w:t>
      </w:r>
      <w:r w:rsidR="00413093" w:rsidRPr="00413093">
        <w:rPr>
          <w:rFonts w:ascii="맑은 고딕" w:eastAsia="맑은 고딕" w:hAnsi="맑은 고딕" w:hint="eastAsia"/>
          <w:color w:val="548DD4" w:themeColor="text2" w:themeTint="99"/>
          <w:shd w:val="clear" w:color="auto" w:fill="FFFFFF"/>
        </w:rPr>
        <w:t xml:space="preserve"> </w:t>
      </w:r>
      <w:r w:rsidRPr="00A70754">
        <w:rPr>
          <w:rFonts w:ascii="맑은 고딕" w:eastAsia="맑은 고딕" w:hAnsi="맑은 고딕" w:hint="eastAsia"/>
          <w:color w:val="548DD4" w:themeColor="text2" w:themeTint="99"/>
          <w:shd w:val="clear" w:color="auto" w:fill="FFFFFF"/>
        </w:rPr>
        <w:t>eicn_</w:t>
      </w:r>
      <w:r w:rsidRPr="00A70754">
        <w:rPr>
          <w:rFonts w:ascii="굴림" w:eastAsia="맑은 고딕" w:hAnsi="굴림"/>
          <w:color w:val="548DD4" w:themeColor="text2" w:themeTint="99"/>
          <w:shd w:val="clear" w:color="auto" w:fill="FFFFFF"/>
        </w:rPr>
        <w:t>회사이름</w:t>
      </w:r>
      <w:r w:rsidRPr="00A70754">
        <w:rPr>
          <w:rFonts w:ascii="맑은 고딕" w:eastAsia="맑은 고딕" w:hAnsi="맑은 고딕" w:hint="eastAsia"/>
          <w:color w:val="548DD4" w:themeColor="text2" w:themeTint="99"/>
          <w:shd w:val="clear" w:color="auto" w:fill="FFFFFF"/>
        </w:rPr>
        <w:t>.info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54782" w:rsidRPr="00A70754" w14:paraId="003669F2" w14:textId="77777777" w:rsidTr="00327228">
        <w:tc>
          <w:tcPr>
            <w:tcW w:w="10456" w:type="dxa"/>
          </w:tcPr>
          <w:p w14:paraId="24074F14" w14:textId="5F75C107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ab/>
              <w:t>Copyright(C</w:t>
            </w: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) DIOTEK  Version 4.0 for Linux</w:t>
            </w:r>
          </w:p>
          <w:p w14:paraId="477187D5" w14:textId="77777777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************************** Caution **************************</w:t>
            </w:r>
          </w:p>
          <w:p w14:paraId="6974E0DA" w14:textId="77777777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 xml:space="preserve">    You must re-generate the license key</w:t>
            </w:r>
          </w:p>
          <w:p w14:paraId="43E2E94E" w14:textId="4E7FEFC3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 xml:space="preserve">    in case of that you would run program other syst</w:t>
            </w:r>
            <w:r w:rsidR="002A388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em</w:t>
            </w: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.</w:t>
            </w:r>
          </w:p>
          <w:p w14:paraId="731D3491" w14:textId="77777777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 xml:space="preserve">    Please check in advance.</w:t>
            </w:r>
          </w:p>
          <w:p w14:paraId="5AF3987B" w14:textId="62180E71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******************************</w:t>
            </w: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*******************************</w:t>
            </w:r>
          </w:p>
          <w:p w14:paraId="470C53C9" w14:textId="4FEEFE82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Company Name  : actcash</w:t>
            </w:r>
          </w:p>
          <w:p w14:paraId="2979ED80" w14:textId="7193BA08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 xml:space="preserve">Usage         :  </w:t>
            </w:r>
            <w:r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채널수</w:t>
            </w:r>
          </w:p>
          <w:p w14:paraId="1D22897B" w14:textId="7B1E6FBF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Client Name   : actcash</w:t>
            </w:r>
          </w:p>
          <w:p w14:paraId="2C462F55" w14:textId="19A908B5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E-m</w:t>
            </w: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ail        : support@eicn.co.kr</w:t>
            </w:r>
          </w:p>
          <w:p w14:paraId="639CF3FD" w14:textId="04BFC859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 xml:space="preserve">Phone Number  : 16447549 </w:t>
            </w:r>
          </w:p>
          <w:p w14:paraId="4F580EA3" w14:textId="17492534" w:rsidR="00554782" w:rsidRPr="00A70754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License (R/D) : R</w:t>
            </w:r>
          </w:p>
        </w:tc>
      </w:tr>
    </w:tbl>
    <w:p w14:paraId="428B1D84" w14:textId="77777777" w:rsidR="00D34841" w:rsidRPr="00A70754" w:rsidRDefault="00D34841" w:rsidP="00D34841">
      <w:pPr>
        <w:shd w:val="clear" w:color="auto" w:fill="FFFFFF"/>
        <w:spacing w:line="384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A70754">
        <w:rPr>
          <w:rFonts w:cs="굴림" w:hint="eastAsia"/>
          <w:color w:val="000000"/>
          <w:kern w:val="0"/>
          <w:szCs w:val="20"/>
          <w:shd w:val="clear" w:color="auto" w:fill="FFFFFF"/>
        </w:rPr>
        <w:t>License (R/D) :</w:t>
      </w:r>
      <w:r>
        <w:rPr>
          <w:rFonts w:cs="굴림"/>
          <w:color w:val="000000"/>
          <w:kern w:val="0"/>
          <w:szCs w:val="20"/>
          <w:shd w:val="clear" w:color="auto" w:fill="FFFFFF"/>
        </w:rPr>
        <w:t xml:space="preserve"> R</w:t>
      </w:r>
      <w:r>
        <w:rPr>
          <w:rFonts w:cs="굴림" w:hint="eastAsia"/>
          <w:color w:val="000000"/>
          <w:kern w:val="0"/>
          <w:szCs w:val="20"/>
          <w:shd w:val="clear" w:color="auto" w:fill="FFFFFF"/>
        </w:rPr>
        <w:t>은 정식버전,</w:t>
      </w:r>
      <w:r>
        <w:rPr>
          <w:rFonts w:cs="굴림"/>
          <w:color w:val="000000"/>
          <w:kern w:val="0"/>
          <w:szCs w:val="20"/>
          <w:shd w:val="clear" w:color="auto" w:fill="FFFFFF"/>
        </w:rPr>
        <w:t xml:space="preserve"> D</w:t>
      </w:r>
      <w:r>
        <w:rPr>
          <w:rFonts w:cs="굴림" w:hint="eastAsia"/>
          <w:color w:val="000000"/>
          <w:kern w:val="0"/>
          <w:szCs w:val="20"/>
          <w:shd w:val="clear" w:color="auto" w:fill="FFFFFF"/>
        </w:rPr>
        <w:t>는 데모버전</w:t>
      </w:r>
    </w:p>
    <w:p w14:paraId="6DF8180F" w14:textId="77777777" w:rsidR="00D34841" w:rsidRDefault="00D34841" w:rsidP="00554782">
      <w:pPr>
        <w:rPr>
          <w:b/>
        </w:rPr>
      </w:pPr>
    </w:p>
    <w:p w14:paraId="61BFEE22" w14:textId="77777777" w:rsidR="00554782" w:rsidRPr="00A70754" w:rsidRDefault="00554782" w:rsidP="00554782">
      <w:pPr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hint="eastAsia"/>
          <w:b/>
        </w:rPr>
        <w:t xml:space="preserve"># </w:t>
      </w:r>
      <w:r>
        <w:rPr>
          <w:b/>
        </w:rPr>
        <w:t xml:space="preserve">TTS </w:t>
      </w:r>
      <w:r>
        <w:rPr>
          <w:rFonts w:hint="eastAsia"/>
          <w:b/>
        </w:rPr>
        <w:t xml:space="preserve">포트 : </w:t>
      </w:r>
      <w:r>
        <w:rPr>
          <w:b/>
        </w:rPr>
        <w:t>tcp6789</w:t>
      </w:r>
    </w:p>
    <w:p w14:paraId="1B1F83C4" w14:textId="77777777" w:rsidR="00554782" w:rsidRDefault="00554782" w:rsidP="00554782">
      <w:pPr>
        <w:rPr>
          <w:b/>
        </w:rPr>
      </w:pPr>
    </w:p>
    <w:p w14:paraId="230EC1E2" w14:textId="77777777" w:rsidR="00554782" w:rsidRPr="00A70754" w:rsidRDefault="00554782" w:rsidP="00554782">
      <w:pPr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hint="eastAsia"/>
          <w:b/>
        </w:rPr>
        <w:t xml:space="preserve"># </w:t>
      </w:r>
      <w:r>
        <w:rPr>
          <w:b/>
        </w:rPr>
        <w:t xml:space="preserve">TTS </w:t>
      </w:r>
      <w:r>
        <w:rPr>
          <w:rFonts w:hint="eastAsia"/>
          <w:b/>
        </w:rPr>
        <w:t xml:space="preserve">실행 : </w:t>
      </w:r>
      <w:r w:rsidRPr="00317B48">
        <w:rPr>
          <w:b/>
        </w:rPr>
        <w:t>/usr/local/</w:t>
      </w:r>
      <w:r w:rsidR="00413093">
        <w:rPr>
          <w:b/>
        </w:rPr>
        <w:t>DioTTS</w:t>
      </w:r>
      <w:r w:rsidRPr="00317B48">
        <w:rPr>
          <w:b/>
        </w:rPr>
        <w:t>-S</w:t>
      </w:r>
      <w:r w:rsidR="00413093">
        <w:rPr>
          <w:b/>
        </w:rPr>
        <w:t>erver</w:t>
      </w:r>
      <w:r w:rsidRPr="00317B48">
        <w:rPr>
          <w:b/>
        </w:rPr>
        <w:t>/bin</w:t>
      </w:r>
      <w:r>
        <w:rPr>
          <w:b/>
        </w:rPr>
        <w:t>/pttsnet.sh start</w:t>
      </w:r>
    </w:p>
    <w:p w14:paraId="0830C01D" w14:textId="77777777" w:rsidR="00554782" w:rsidRPr="00A70754" w:rsidRDefault="00554782" w:rsidP="00554782">
      <w:pPr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146D72D" w14:textId="77777777" w:rsidR="00413093" w:rsidRPr="00C15805" w:rsidRDefault="004B5D39" w:rsidP="00554782">
      <w:pPr>
        <w:rPr>
          <w:rFonts w:asciiTheme="minorHAnsi" w:eastAsiaTheme="minorHAnsi" w:hAnsiTheme="minorHAnsi"/>
          <w:b/>
        </w:rPr>
      </w:pPr>
      <w:r w:rsidRPr="00C15805">
        <w:rPr>
          <w:rFonts w:asciiTheme="minorHAnsi" w:eastAsiaTheme="minorHAnsi" w:hAnsiTheme="minorHAnsi" w:hint="eastAsia"/>
          <w:b/>
        </w:rPr>
        <w:t># TTS 정상동작 확인방법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13093" w14:paraId="0F3ED3FA" w14:textId="77777777" w:rsidTr="004A7DC2">
        <w:tc>
          <w:tcPr>
            <w:tcW w:w="10456" w:type="dxa"/>
          </w:tcPr>
          <w:p w14:paraId="25B9AD7E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package ippbx.tools;</w:t>
            </w:r>
          </w:p>
          <w:p w14:paraId="5F4193F0" w14:textId="77777777" w:rsid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import diotts.Pttsnet;</w:t>
            </w:r>
          </w:p>
          <w:p w14:paraId="71D53DDE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CB36C21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public class testTTS {</w:t>
            </w:r>
          </w:p>
          <w:p w14:paraId="2A47F8D8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6223B8E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public static void main(String[] args) {</w:t>
            </w:r>
          </w:p>
          <w:p w14:paraId="0A537C33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if( args.length &lt; 1 ) {</w:t>
            </w:r>
          </w:p>
          <w:p w14:paraId="3FD05A30" w14:textId="2076C513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Syst</w:t>
            </w:r>
            <w:r w:rsidR="002A388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em</w:t>
            </w: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.out.println( "Text를 입력하세요!!" );</w:t>
            </w:r>
          </w:p>
          <w:p w14:paraId="3720BCFA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return;</w:t>
            </w:r>
          </w:p>
          <w:p w14:paraId="7DFE9EFB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}</w:t>
            </w:r>
          </w:p>
          <w:p w14:paraId="2C25ED0F" w14:textId="665D625B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Syst</w:t>
            </w:r>
            <w:r w:rsidR="002A388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em</w:t>
            </w: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.out.println( args[0] );</w:t>
            </w:r>
          </w:p>
          <w:p w14:paraId="46042540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int nResult = 0;</w:t>
            </w:r>
          </w:p>
          <w:p w14:paraId="2815E90F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try {</w:t>
            </w:r>
          </w:p>
          <w:p w14:paraId="6B9AB1FF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//jhlee수정201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60531</w:t>
            </w:r>
          </w:p>
          <w:p w14:paraId="28AB83C4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Pttsnet TTS = new Pttsnet ();</w:t>
            </w:r>
          </w:p>
          <w:p w14:paraId="56EAC10E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nResult = TTS.PTTSNET_FILE_A_EX ("127.0.0.1", "6789", 20, 120, " This is a test sentence.", "tts.wav", null, null, 0, 0, 296, 100, 100, 100, 0, 0, 1, -1, null, -1);</w:t>
            </w:r>
          </w:p>
          <w:p w14:paraId="06FD2189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7FC4A61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} catch( Exception ex ) {</w:t>
            </w:r>
          </w:p>
          <w:p w14:paraId="64BE3B43" w14:textId="54E758ED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Syst</w:t>
            </w:r>
            <w:r w:rsidR="002A388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em</w:t>
            </w: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.out.println( ex.getMessage() );</w:t>
            </w:r>
          </w:p>
          <w:p w14:paraId="70F452E0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}</w:t>
            </w:r>
          </w:p>
          <w:p w14:paraId="681C5DE6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34B2A95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if( nResult &lt; 0 ) {</w:t>
            </w:r>
          </w:p>
          <w:p w14:paraId="15AD4A6F" w14:textId="4A3A86AF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Syst</w:t>
            </w:r>
            <w:r w:rsidR="002A388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em</w:t>
            </w: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.out.println( "실행 실패 : " + nResult );</w:t>
            </w:r>
          </w:p>
          <w:p w14:paraId="340D2F8F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} else {</w:t>
            </w:r>
          </w:p>
          <w:p w14:paraId="78E6535E" w14:textId="3AAEA071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Syst</w:t>
            </w:r>
            <w:r w:rsidR="002A388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em</w:t>
            </w: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.out.println( "실행 성공 : " + nResult );</w:t>
            </w:r>
          </w:p>
          <w:p w14:paraId="371935DC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}</w:t>
            </w:r>
          </w:p>
          <w:p w14:paraId="5D340460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}</w:t>
            </w:r>
          </w:p>
          <w:p w14:paraId="2F98AD58" w14:textId="77777777" w:rsid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}</w:t>
            </w:r>
          </w:p>
        </w:tc>
      </w:tr>
    </w:tbl>
    <w:p w14:paraId="7856CA79" w14:textId="77777777" w:rsidR="00554782" w:rsidRPr="00C15805" w:rsidRDefault="00554782" w:rsidP="00554782">
      <w:pPr>
        <w:rPr>
          <w:rFonts w:asciiTheme="minorHAnsi" w:eastAsiaTheme="minorHAnsi" w:hAnsiTheme="minorHAnsi"/>
          <w:b/>
        </w:rPr>
      </w:pPr>
    </w:p>
    <w:p w14:paraId="34A28E0D" w14:textId="77777777" w:rsidR="00554782" w:rsidRDefault="004B5D39" w:rsidP="004B5D39">
      <w:pPr>
        <w:pStyle w:val="a5"/>
        <w:snapToGrid/>
      </w:pPr>
      <w:r>
        <w:rPr>
          <w:rFonts w:hint="eastAsia"/>
        </w:rPr>
        <w:t xml:space="preserve"> </w:t>
      </w:r>
      <w:r w:rsidRPr="004B5D39">
        <w:rPr>
          <w:rFonts w:asciiTheme="majorHAnsi" w:eastAsiaTheme="majorHAnsi" w:hAnsiTheme="majorHAnsi"/>
          <w:color w:val="548DD4" w:themeColor="text2" w:themeTint="99"/>
          <w:shd w:val="clear" w:color="auto" w:fill="FFFFFF"/>
        </w:rPr>
        <w:t xml:space="preserve">java ippbx.tools.testTTS </w:t>
      </w:r>
      <w:r w:rsidRPr="004B5D39">
        <w:rPr>
          <w:rFonts w:asciiTheme="majorHAnsi" w:eastAsiaTheme="majorHAnsi" w:hAnsiTheme="majorHAnsi" w:hint="eastAsia"/>
          <w:color w:val="548DD4" w:themeColor="text2" w:themeTint="99"/>
          <w:shd w:val="clear" w:color="auto" w:fill="FFFFFF"/>
        </w:rPr>
        <w:t>가나다</w:t>
      </w:r>
      <w:r>
        <w:rPr>
          <w:rFonts w:hint="eastAsia"/>
        </w:rPr>
        <w:t xml:space="preserve"> </w:t>
      </w:r>
    </w:p>
    <w:p w14:paraId="5B305992" w14:textId="77777777" w:rsidR="00554782" w:rsidRPr="00C15805" w:rsidRDefault="004B5D39" w:rsidP="00ED610F">
      <w:pPr>
        <w:rPr>
          <w:u w:val="single"/>
        </w:rPr>
      </w:pPr>
      <w:r w:rsidRPr="00C15805">
        <w:rPr>
          <w:rFonts w:hint="eastAsia"/>
          <w:u w:val="single"/>
        </w:rPr>
        <w:t>성공이 나오면 정상</w:t>
      </w:r>
    </w:p>
    <w:p w14:paraId="68E90F80" w14:textId="77777777" w:rsidR="00554782" w:rsidRDefault="00554782" w:rsidP="00ED610F"/>
    <w:p w14:paraId="50049D0E" w14:textId="77777777" w:rsidR="00554782" w:rsidRDefault="00554782" w:rsidP="00ED610F"/>
    <w:p w14:paraId="5C0A1014" w14:textId="77777777" w:rsidR="00554782" w:rsidRDefault="00554782" w:rsidP="00ED610F"/>
    <w:p w14:paraId="0917C1FC" w14:textId="77777777" w:rsidR="00554782" w:rsidRDefault="00554782" w:rsidP="00ED610F"/>
    <w:p w14:paraId="6F79978B" w14:textId="77777777" w:rsidR="00554782" w:rsidRDefault="00554782" w:rsidP="00ED610F"/>
    <w:p w14:paraId="26B795C6" w14:textId="77777777" w:rsidR="00413093" w:rsidRDefault="00413093" w:rsidP="00ED610F"/>
    <w:p w14:paraId="6BF9A485" w14:textId="77777777" w:rsidR="00413093" w:rsidRDefault="00413093" w:rsidP="00ED610F"/>
    <w:p w14:paraId="6329691E" w14:textId="77777777" w:rsidR="00413093" w:rsidRDefault="00413093" w:rsidP="00ED610F"/>
    <w:p w14:paraId="46B285D4" w14:textId="77777777" w:rsidR="00413093" w:rsidRDefault="00413093" w:rsidP="00ED610F"/>
    <w:p w14:paraId="49C4FF5D" w14:textId="77777777" w:rsidR="00413093" w:rsidRDefault="00413093" w:rsidP="00ED610F"/>
    <w:p w14:paraId="25857B76" w14:textId="77777777" w:rsidR="00413093" w:rsidRDefault="00413093" w:rsidP="00ED610F"/>
    <w:p w14:paraId="0CDE2E32" w14:textId="77777777" w:rsidR="00413093" w:rsidRDefault="00413093" w:rsidP="00ED610F"/>
    <w:p w14:paraId="429EDCDA" w14:textId="77777777" w:rsidR="00413093" w:rsidRDefault="00413093" w:rsidP="00ED610F"/>
    <w:p w14:paraId="638B62DF" w14:textId="77777777" w:rsidR="00554782" w:rsidRDefault="00554782" w:rsidP="00ED610F"/>
    <w:p w14:paraId="755CF062" w14:textId="77777777" w:rsidR="00E44E1C" w:rsidRPr="00385A93" w:rsidRDefault="00E44E1C" w:rsidP="00ED610F">
      <w:pPr>
        <w:rPr>
          <w:b/>
          <w:color w:val="FF0000"/>
          <w:sz w:val="24"/>
          <w:szCs w:val="24"/>
        </w:rPr>
      </w:pPr>
      <w:r w:rsidRPr="00385A93">
        <w:rPr>
          <w:rFonts w:hint="eastAsia"/>
          <w:b/>
          <w:color w:val="FF0000"/>
          <w:sz w:val="24"/>
          <w:szCs w:val="24"/>
        </w:rPr>
        <w:t>별첨 #1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44E1C" w14:paraId="0748FFE7" w14:textId="77777777" w:rsidTr="00E44E1C">
        <w:tc>
          <w:tcPr>
            <w:tcW w:w="10664" w:type="dxa"/>
          </w:tcPr>
          <w:p w14:paraId="097EC49C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1. 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MySQL 사용자 계정 생성하기</w:t>
            </w:r>
          </w:p>
          <w:p w14:paraId="5F494274" w14:textId="77777777" w:rsidR="00E44E1C" w:rsidRPr="00E44E1C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1887354F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#useradd -M mysql</w:t>
            </w:r>
          </w:p>
          <w:p w14:paraId="1614D106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-M 옵션을 주면 사용자의 홈디렉토리를 만들지 않습니다.</w:t>
            </w:r>
          </w:p>
          <w:p w14:paraId="37A384EF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172F8FA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16A7CB4C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2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. 컴파일(기존에 ./configure 와 다르게 CMAKE를 사용해서 컴파일을한다)  </w:t>
            </w:r>
          </w:p>
          <w:p w14:paraId="3E2EE838" w14:textId="77777777" w:rsidR="00E44E1C" w:rsidRPr="00E44E1C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288F7C5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color w:val="000000" w:themeColor="text1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color w:val="000000" w:themeColor="text1"/>
                <w:sz w:val="16"/>
                <w:szCs w:val="16"/>
              </w:rPr>
              <w:t>[root@develop2 mysql-5.6.10]# cmake -DCMAKDE_INSTALL_PREFIX=/usr/local/mysql -DMYSQL_DATADIR=/usr/local/mysql/data -DWITH_EXTRA_CHARSETS=all -DEFAULT_CHARSET=utf8 -DWITH_READLINE=true -DENABLED_LOCAL_INFILE=true</w:t>
            </w:r>
          </w:p>
          <w:p w14:paraId="23A2FBB1" w14:textId="77777777" w:rsidR="00E44E1C" w:rsidRPr="00E44E1C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3E9E6B1A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Running cmake version 2.6.4</w:t>
            </w:r>
          </w:p>
          <w:p w14:paraId="5E7F87F4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MySQL 5.6.10</w:t>
            </w:r>
          </w:p>
          <w:p w14:paraId="5D8F8EBB" w14:textId="7066811B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-- </w:t>
            </w:r>
            <w:del w:id="993" w:author="박 성진" w:date="2023-02-01T15:49:00Z">
              <w:r w:rsidRPr="00B75036" w:rsidDel="00254C85">
                <w:rPr>
                  <w:rFonts w:asciiTheme="majorHAnsi" w:eastAsiaTheme="majorHAnsi" w:hAnsiTheme="majorHAnsi"/>
                  <w:sz w:val="16"/>
                  <w:szCs w:val="16"/>
                </w:rPr>
                <w:delText xml:space="preserve">Packaging </w:delText>
              </w:r>
            </w:del>
            <w:ins w:id="994" w:author="박 성진" w:date="2023-02-01T15:49:00Z">
              <w:r w:rsidR="00254C85" w:rsidRPr="00B75036">
                <w:rPr>
                  <w:rFonts w:asciiTheme="majorHAnsi" w:eastAsiaTheme="majorHAnsi" w:hAnsiTheme="majorHAnsi"/>
                  <w:sz w:val="16"/>
                  <w:szCs w:val="16"/>
                </w:rPr>
                <w:t>Pack</w:t>
              </w:r>
              <w:r w:rsidR="00254C85">
                <w:rPr>
                  <w:rFonts w:asciiTheme="majorHAnsi" w:eastAsiaTheme="majorHAnsi" w:hAnsiTheme="majorHAnsi"/>
                  <w:sz w:val="16"/>
                  <w:szCs w:val="16"/>
                </w:rPr>
                <w:t>A</w:t>
              </w:r>
              <w:r w:rsidR="00254C85" w:rsidRPr="00B75036">
                <w:rPr>
                  <w:rFonts w:asciiTheme="majorHAnsi" w:eastAsiaTheme="majorHAnsi" w:hAnsiTheme="majorHAnsi"/>
                  <w:sz w:val="16"/>
                  <w:szCs w:val="16"/>
                </w:rPr>
                <w:t xml:space="preserve">ng </w:t>
              </w:r>
            </w:ins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as: mysql-5.6.10-Linux-x86_64</w:t>
            </w:r>
          </w:p>
          <w:p w14:paraId="676375C5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HAVE_VISIBILITY_HIDDEN</w:t>
            </w:r>
          </w:p>
          <w:p w14:paraId="6DA9FE99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HAVE_VISIBILITY_HIDDEN</w:t>
            </w:r>
          </w:p>
          <w:p w14:paraId="2D993356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HAVE_VISIBILITY_HIDDEN</w:t>
            </w:r>
          </w:p>
          <w:p w14:paraId="6953388A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Using cmake version 2.6.4</w:t>
            </w:r>
          </w:p>
          <w:p w14:paraId="38ACFF38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Not building NDB</w:t>
            </w:r>
          </w:p>
          <w:p w14:paraId="5FC7CF33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Warning: Bison executable not found in PATH</w:t>
            </w:r>
          </w:p>
          <w:p w14:paraId="0F64B8CA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Configuring done</w:t>
            </w:r>
          </w:p>
          <w:p w14:paraId="2611C805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Generating done</w:t>
            </w:r>
          </w:p>
          <w:p w14:paraId="133328DB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Build files have been written to: /usr/local/src/mysql-5.6.10</w:t>
            </w:r>
          </w:p>
          <w:p w14:paraId="2CB32683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6FD937F8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make</w:t>
            </w:r>
          </w:p>
          <w:p w14:paraId="7B4510C3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make install</w:t>
            </w:r>
          </w:p>
          <w:p w14:paraId="23A109CB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4017B72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7E9C849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3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. 홈디렉토리 권한설정</w:t>
            </w:r>
          </w:p>
          <w:p w14:paraId="5EB58CBB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#chown -R mysql.mysql /usr/local/mysql/</w:t>
            </w:r>
          </w:p>
          <w:p w14:paraId="75E4D7A5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#chown -R mysql.mysql /usr/local/mysql/data</w:t>
            </w:r>
          </w:p>
          <w:p w14:paraId="6731BC7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A1908CF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4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. 디비생성 </w:t>
            </w:r>
          </w:p>
          <w:p w14:paraId="2D73E1A4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51A40E8B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#.</w:t>
            </w: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 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/usr/local/mysql/scripts/mysql_install_db --user=mysql --datadir=/usr/local/mysql/data </w:t>
            </w:r>
          </w:p>
          <w:p w14:paraId="1DCECCA8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218DFA90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에러발생시</w:t>
            </w:r>
          </w:p>
          <w:p w14:paraId="5ED21C42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cd /usr/local/mysql</w:t>
            </w:r>
          </w:p>
          <w:p w14:paraId="3D9307CA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./scripts/mysql_install_db --user=mysql --datadir=/usr/local/mysql/data</w:t>
            </w:r>
          </w:p>
          <w:p w14:paraId="4C9E94D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="Courier New" w:eastAsiaTheme="majorHAnsi" w:hAnsi="Courier New" w:cs="Courier New"/>
                <w:sz w:val="16"/>
                <w:szCs w:val="16"/>
              </w:rPr>
              <w:t>﻿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</w:p>
          <w:p w14:paraId="7AC1E33C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B3765C9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5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.</w:t>
            </w:r>
            <w:r w:rsidRPr="00B75036">
              <w:rPr>
                <w:rFonts w:ascii="Courier New" w:eastAsiaTheme="majorHAnsi" w:hAnsi="Courier New" w:cs="Courier New"/>
                <w:sz w:val="16"/>
                <w:szCs w:val="16"/>
              </w:rPr>
              <w:t>﻿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 설정파일 복사</w:t>
            </w:r>
          </w:p>
          <w:p w14:paraId="1748CCE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5EEA7224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#cp /usr/local/mysql/support-files/my-default.cnf /etc/my.cnf </w:t>
            </w:r>
          </w:p>
          <w:p w14:paraId="6329CB4F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556975A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덮어쓸것인가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 물어본다면 YES</w:t>
            </w:r>
            <w:r w:rsidRPr="00B75036">
              <w:rPr>
                <w:rFonts w:ascii="Courier New" w:eastAsiaTheme="majorHAnsi" w:hAnsi="Courier New" w:cs="Courier New"/>
                <w:sz w:val="16"/>
                <w:szCs w:val="16"/>
              </w:rPr>
              <w:t>﻿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</w:p>
          <w:p w14:paraId="49D48833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979ED42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만약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 덮어쓰지 않았다면 시작시 다음과 같은 에러가 발생될수 있습니다.</w:t>
            </w:r>
          </w:p>
          <w:p w14:paraId="558FE9EC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0D0DE0C6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Starting MySQL... ERROR! The server quit without updating PID file (/var/lib/mysql/localhost.localdomain.pid).</w:t>
            </w:r>
          </w:p>
          <w:p w14:paraId="6874BDD4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#cp /usr/local/mysql/support-files/mysql.server /etc/init.d/mysqld</w:t>
            </w:r>
          </w:p>
          <w:p w14:paraId="61A36D2B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559FEDD3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6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실행</w:t>
            </w:r>
          </w:p>
          <w:p w14:paraId="7373A45F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# /etc/init.d/mysqld start</w:t>
            </w:r>
          </w:p>
          <w:p w14:paraId="3675BFDB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Starting MySQL. SUCCESS! </w:t>
            </w:r>
          </w:p>
          <w:p w14:paraId="5E4E0B66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31835E6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vi /etc/init.d/mysqld</w:t>
            </w:r>
          </w:p>
          <w:p w14:paraId="02D89D56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B</w:t>
            </w: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asedir=/usr/local/mysql</w:t>
            </w:r>
          </w:p>
          <w:p w14:paraId="4B18AB8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D</w:t>
            </w: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atadir=/usr/local/mysql/data</w:t>
            </w:r>
          </w:p>
          <w:p w14:paraId="0C7A5317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4BD23E12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cd /usr/bin</w:t>
            </w:r>
          </w:p>
          <w:p w14:paraId="5BA41287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4067A4A7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ln -s 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/usr/local/mysql/bin/mysql</w:t>
            </w: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mysql</w:t>
            </w:r>
          </w:p>
          <w:p w14:paraId="63246BD0" w14:textId="77777777" w:rsidR="00E44E1C" w:rsidRPr="00E44E1C" w:rsidRDefault="00E44E1C" w:rsidP="00ED610F"/>
        </w:tc>
      </w:tr>
    </w:tbl>
    <w:p w14:paraId="168E05A1" w14:textId="77777777" w:rsidR="00E44E1C" w:rsidRDefault="00E44E1C" w:rsidP="00ED610F"/>
    <w:p w14:paraId="617ABA9E" w14:textId="77777777" w:rsidR="00661BD8" w:rsidRDefault="00661BD8" w:rsidP="00ED610F"/>
    <w:p w14:paraId="3C562407" w14:textId="77777777" w:rsidR="00661BD8" w:rsidRPr="00385A93" w:rsidRDefault="00661BD8" w:rsidP="00661BD8">
      <w:pPr>
        <w:rPr>
          <w:b/>
          <w:color w:val="FF0000"/>
          <w:sz w:val="24"/>
          <w:szCs w:val="24"/>
        </w:rPr>
      </w:pPr>
      <w:r w:rsidRPr="00385A93">
        <w:rPr>
          <w:rFonts w:hint="eastAsia"/>
          <w:b/>
          <w:color w:val="FF0000"/>
          <w:sz w:val="24"/>
          <w:szCs w:val="24"/>
        </w:rPr>
        <w:t>별첨 #2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61BD8" w:rsidRPr="00F66FEF" w14:paraId="0D77A375" w14:textId="77777777" w:rsidTr="009E7134">
        <w:tc>
          <w:tcPr>
            <w:tcW w:w="10664" w:type="dxa"/>
          </w:tcPr>
          <w:p w14:paraId="4FB0F835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>yum install apr apr-devel apr-util</w:t>
            </w:r>
          </w:p>
          <w:p w14:paraId="532EF706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>yum install pcre-devel</w:t>
            </w:r>
          </w:p>
          <w:p w14:paraId="4BC77EFD" w14:textId="77777777" w:rsidR="00661BD8" w:rsidRPr="00F66FEF" w:rsidRDefault="00661BD8" w:rsidP="009E7134">
            <w:pPr>
              <w:rPr>
                <w:sz w:val="16"/>
              </w:rPr>
            </w:pPr>
          </w:p>
          <w:p w14:paraId="3F5F99A2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rFonts w:hint="eastAsia"/>
                <w:sz w:val="16"/>
              </w:rPr>
              <w:t xml:space="preserve">wget </w:t>
            </w:r>
            <w:r w:rsidRPr="00F66FEF">
              <w:rPr>
                <w:sz w:val="16"/>
              </w:rPr>
              <w:t>http://mirror.apache-kr.org/apr/apr-1.4.6.tar.gz</w:t>
            </w:r>
          </w:p>
          <w:p w14:paraId="5195C101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rFonts w:hint="eastAsia"/>
                <w:sz w:val="16"/>
              </w:rPr>
              <w:t xml:space="preserve">wget </w:t>
            </w:r>
            <w:r w:rsidRPr="00F66FEF">
              <w:rPr>
                <w:sz w:val="16"/>
              </w:rPr>
              <w:t>http://mirror.apache-kr.org/apr/apr-util-1.5.2.tar.gz</w:t>
            </w:r>
          </w:p>
          <w:p w14:paraId="791A2571" w14:textId="77777777" w:rsidR="00661BD8" w:rsidRPr="00F66FEF" w:rsidRDefault="00661BD8" w:rsidP="009E7134">
            <w:pPr>
              <w:rPr>
                <w:sz w:val="16"/>
              </w:rPr>
            </w:pPr>
          </w:p>
          <w:p w14:paraId="7B1B5755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>mv apr-1.4.6 httpd-2.4.4/srclib/</w:t>
            </w:r>
            <w:r w:rsidRPr="00F66FEF">
              <w:rPr>
                <w:rFonts w:hint="eastAsia"/>
                <w:sz w:val="16"/>
              </w:rPr>
              <w:t>apr</w:t>
            </w:r>
          </w:p>
          <w:p w14:paraId="62F25EAC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 xml:space="preserve">mv </w:t>
            </w:r>
            <w:r w:rsidRPr="00F66FEF">
              <w:rPr>
                <w:rFonts w:hint="eastAsia"/>
                <w:sz w:val="16"/>
              </w:rPr>
              <w:t>a</w:t>
            </w:r>
            <w:r w:rsidRPr="00F66FEF">
              <w:rPr>
                <w:sz w:val="16"/>
              </w:rPr>
              <w:t>pr-util-1.5.2 httpd-2.4.4/srclib/</w:t>
            </w:r>
            <w:r w:rsidRPr="00F66FEF">
              <w:rPr>
                <w:rFonts w:hint="eastAsia"/>
                <w:sz w:val="16"/>
              </w:rPr>
              <w:t>apr-util</w:t>
            </w:r>
          </w:p>
          <w:p w14:paraId="0726E400" w14:textId="77777777" w:rsidR="00661BD8" w:rsidRPr="00F66FEF" w:rsidRDefault="00661BD8" w:rsidP="009E7134">
            <w:pPr>
              <w:rPr>
                <w:sz w:val="16"/>
              </w:rPr>
            </w:pPr>
          </w:p>
          <w:p w14:paraId="7A057C9C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>./configure --prefix=/usr/local/apache --with-included-apr</w:t>
            </w:r>
          </w:p>
          <w:p w14:paraId="3F8A57BF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>make</w:t>
            </w:r>
          </w:p>
          <w:p w14:paraId="39550398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>make install</w:t>
            </w:r>
          </w:p>
        </w:tc>
      </w:tr>
    </w:tbl>
    <w:p w14:paraId="41C66CB0" w14:textId="77777777" w:rsidR="00661BD8" w:rsidRDefault="00661BD8" w:rsidP="00ED610F"/>
    <w:p w14:paraId="744463B7" w14:textId="77777777" w:rsidR="00137920" w:rsidRDefault="00137920" w:rsidP="00ED610F"/>
    <w:p w14:paraId="7EB26421" w14:textId="77777777" w:rsidR="00137920" w:rsidRDefault="00137920" w:rsidP="00ED610F">
      <w:r>
        <w:t>M</w:t>
      </w:r>
      <w:r>
        <w:rPr>
          <w:rFonts w:hint="eastAsia"/>
        </w:rPr>
        <w:t xml:space="preserve">aster 계정 접근 </w:t>
      </w:r>
      <w:r>
        <w:t>URL</w:t>
      </w:r>
    </w:p>
    <w:p w14:paraId="1CB8418C" w14:textId="77777777" w:rsidR="00137920" w:rsidRPr="000357B2" w:rsidRDefault="00137920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  <w:r w:rsidRPr="000357B2">
        <w:rPr>
          <w:rFonts w:ascii="굴림" w:eastAsia="굴림" w:cs="굴림"/>
          <w:color w:val="FF00FF"/>
          <w:kern w:val="0"/>
          <w:sz w:val="18"/>
          <w:szCs w:val="18"/>
        </w:rPr>
        <w:t>/ipcc/index.jsp?company=master</w:t>
      </w:r>
    </w:p>
    <w:p w14:paraId="63B75F90" w14:textId="77777777" w:rsidR="00B54EA9" w:rsidRPr="000357B2" w:rsidRDefault="00B54EA9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0CDA1100" w14:textId="77777777" w:rsidR="00B54EA9" w:rsidRDefault="00B54EA9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4CADFE1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15FB7B08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6BAB8F89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FAE6C5D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517FED59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33C146B3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18C212ED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685CD607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4C8BB2C5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655FC72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4BC262D3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7B562871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335A778E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30A949D8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6982B357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56270292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319A7F72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0F17FB2E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60BC11F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BFC7896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0FAAE06C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9703F1E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523217FF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66CF7105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3F2FAF6C" w14:textId="77777777" w:rsidR="00554782" w:rsidRPr="000357B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3699D93" w14:textId="77777777" w:rsidR="00B54EA9" w:rsidRPr="000357B2" w:rsidRDefault="00B54EA9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sectPr w:rsidR="00B54EA9" w:rsidRPr="000357B2" w:rsidSect="005B40E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AC4497" w14:textId="77777777" w:rsidR="003D660C" w:rsidRDefault="003D660C" w:rsidP="00EB4E37">
      <w:r>
        <w:separator/>
      </w:r>
    </w:p>
  </w:endnote>
  <w:endnote w:type="continuationSeparator" w:id="0">
    <w:p w14:paraId="211825CC" w14:textId="77777777" w:rsidR="003D660C" w:rsidRDefault="003D660C" w:rsidP="00EB4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">
    <w:altName w:val="Arial Unicode MS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anum Gothic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688792" w14:textId="77777777" w:rsidR="003D660C" w:rsidRDefault="003D660C" w:rsidP="00EB4E37">
      <w:r>
        <w:separator/>
      </w:r>
    </w:p>
  </w:footnote>
  <w:footnote w:type="continuationSeparator" w:id="0">
    <w:p w14:paraId="04AF96BD" w14:textId="77777777" w:rsidR="003D660C" w:rsidRDefault="003D660C" w:rsidP="00EB4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45D47"/>
    <w:multiLevelType w:val="hybridMultilevel"/>
    <w:tmpl w:val="9956223A"/>
    <w:lvl w:ilvl="0" w:tplc="595A2C0E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96D4AB9"/>
    <w:multiLevelType w:val="hybridMultilevel"/>
    <w:tmpl w:val="C7D0FBAE"/>
    <w:lvl w:ilvl="0" w:tplc="0314607A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C865BC"/>
    <w:multiLevelType w:val="hybridMultilevel"/>
    <w:tmpl w:val="2D7C5596"/>
    <w:lvl w:ilvl="0" w:tplc="863AEBC2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274108"/>
    <w:multiLevelType w:val="hybridMultilevel"/>
    <w:tmpl w:val="D16822A2"/>
    <w:lvl w:ilvl="0" w:tplc="ED28BFE2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5022A7A"/>
    <w:multiLevelType w:val="hybridMultilevel"/>
    <w:tmpl w:val="6E8097B6"/>
    <w:lvl w:ilvl="0" w:tplc="A38241D2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80707B0"/>
    <w:multiLevelType w:val="hybridMultilevel"/>
    <w:tmpl w:val="9F480034"/>
    <w:lvl w:ilvl="0" w:tplc="A9E0747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D992F07"/>
    <w:multiLevelType w:val="multilevel"/>
    <w:tmpl w:val="C01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E17F8F"/>
    <w:multiLevelType w:val="hybridMultilevel"/>
    <w:tmpl w:val="6EE2673E"/>
    <w:lvl w:ilvl="0" w:tplc="3B2452BE">
      <w:start w:val="1"/>
      <w:numFmt w:val="decimal"/>
      <w:lvlText w:val="%1."/>
      <w:lvlJc w:val="left"/>
      <w:pPr>
        <w:ind w:left="560" w:hanging="360"/>
      </w:pPr>
      <w:rPr>
        <w:rFonts w:hint="default"/>
        <w:b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8" w15:restartNumberingAfterBreak="0">
    <w:nsid w:val="29CC216B"/>
    <w:multiLevelType w:val="hybridMultilevel"/>
    <w:tmpl w:val="71AEC092"/>
    <w:lvl w:ilvl="0" w:tplc="4F3649A4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30C7FE6"/>
    <w:multiLevelType w:val="hybridMultilevel"/>
    <w:tmpl w:val="F4088C88"/>
    <w:lvl w:ilvl="0" w:tplc="A0A20D56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7697298"/>
    <w:multiLevelType w:val="hybridMultilevel"/>
    <w:tmpl w:val="337EBF72"/>
    <w:lvl w:ilvl="0" w:tplc="3DDE02C8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AE233D7"/>
    <w:multiLevelType w:val="hybridMultilevel"/>
    <w:tmpl w:val="C49AE6FA"/>
    <w:lvl w:ilvl="0" w:tplc="7C20536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DCB55B1"/>
    <w:multiLevelType w:val="hybridMultilevel"/>
    <w:tmpl w:val="68A2A392"/>
    <w:lvl w:ilvl="0" w:tplc="EF229158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E366C6C"/>
    <w:multiLevelType w:val="hybridMultilevel"/>
    <w:tmpl w:val="800EF99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040121A"/>
    <w:multiLevelType w:val="multilevel"/>
    <w:tmpl w:val="3BA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EA6FD4"/>
    <w:multiLevelType w:val="hybridMultilevel"/>
    <w:tmpl w:val="DC1222D8"/>
    <w:lvl w:ilvl="0" w:tplc="BAA28744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8B92281"/>
    <w:multiLevelType w:val="hybridMultilevel"/>
    <w:tmpl w:val="4B98854A"/>
    <w:lvl w:ilvl="0" w:tplc="7794E21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EDB770B"/>
    <w:multiLevelType w:val="multilevel"/>
    <w:tmpl w:val="57B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F7BD6"/>
    <w:multiLevelType w:val="hybridMultilevel"/>
    <w:tmpl w:val="55C26E92"/>
    <w:lvl w:ilvl="0" w:tplc="62B8BBA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B2E381A"/>
    <w:multiLevelType w:val="hybridMultilevel"/>
    <w:tmpl w:val="0DA846EA"/>
    <w:lvl w:ilvl="0" w:tplc="7BAAB07C">
      <w:start w:val="2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CB721A4"/>
    <w:multiLevelType w:val="hybridMultilevel"/>
    <w:tmpl w:val="3FFAD7A0"/>
    <w:lvl w:ilvl="0" w:tplc="A5CE697C">
      <w:start w:val="2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abstractNum w:abstractNumId="21" w15:restartNumberingAfterBreak="0">
    <w:nsid w:val="68C05E50"/>
    <w:multiLevelType w:val="hybridMultilevel"/>
    <w:tmpl w:val="FFB09986"/>
    <w:lvl w:ilvl="0" w:tplc="60FE8F60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9BC2AF8"/>
    <w:multiLevelType w:val="hybridMultilevel"/>
    <w:tmpl w:val="29A62D94"/>
    <w:lvl w:ilvl="0" w:tplc="3EFCD8D0">
      <w:start w:val="21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B7B122C"/>
    <w:multiLevelType w:val="hybridMultilevel"/>
    <w:tmpl w:val="4126DD0C"/>
    <w:lvl w:ilvl="0" w:tplc="8EAA9734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0A36553"/>
    <w:multiLevelType w:val="hybridMultilevel"/>
    <w:tmpl w:val="C57CB44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4A66746"/>
    <w:multiLevelType w:val="hybridMultilevel"/>
    <w:tmpl w:val="FBA69206"/>
    <w:lvl w:ilvl="0" w:tplc="D57EBFB4">
      <w:start w:val="2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5504688"/>
    <w:multiLevelType w:val="hybridMultilevel"/>
    <w:tmpl w:val="E0827B28"/>
    <w:lvl w:ilvl="0" w:tplc="4E847AFE">
      <w:start w:val="21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6"/>
  </w:num>
  <w:num w:numId="2">
    <w:abstractNumId w:val="22"/>
  </w:num>
  <w:num w:numId="3">
    <w:abstractNumId w:val="25"/>
  </w:num>
  <w:num w:numId="4">
    <w:abstractNumId w:val="19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10"/>
  </w:num>
  <w:num w:numId="8">
    <w:abstractNumId w:val="5"/>
  </w:num>
  <w:num w:numId="9">
    <w:abstractNumId w:val="21"/>
  </w:num>
  <w:num w:numId="10">
    <w:abstractNumId w:val="18"/>
  </w:num>
  <w:num w:numId="11">
    <w:abstractNumId w:val="12"/>
  </w:num>
  <w:num w:numId="12">
    <w:abstractNumId w:val="4"/>
  </w:num>
  <w:num w:numId="13">
    <w:abstractNumId w:val="6"/>
    <w:lvlOverride w:ilvl="0">
      <w:startOverride w:val="2"/>
    </w:lvlOverride>
  </w:num>
  <w:num w:numId="14">
    <w:abstractNumId w:val="14"/>
  </w:num>
  <w:num w:numId="15">
    <w:abstractNumId w:val="1"/>
  </w:num>
  <w:num w:numId="16">
    <w:abstractNumId w:val="13"/>
  </w:num>
  <w:num w:numId="17">
    <w:abstractNumId w:val="24"/>
  </w:num>
  <w:num w:numId="18">
    <w:abstractNumId w:val="7"/>
  </w:num>
  <w:num w:numId="19">
    <w:abstractNumId w:val="11"/>
  </w:num>
  <w:num w:numId="20">
    <w:abstractNumId w:val="16"/>
  </w:num>
  <w:num w:numId="21">
    <w:abstractNumId w:val="17"/>
  </w:num>
  <w:num w:numId="22">
    <w:abstractNumId w:val="2"/>
  </w:num>
  <w:num w:numId="23">
    <w:abstractNumId w:val="0"/>
  </w:num>
  <w:num w:numId="24">
    <w:abstractNumId w:val="8"/>
  </w:num>
  <w:num w:numId="25">
    <w:abstractNumId w:val="9"/>
  </w:num>
  <w:num w:numId="26">
    <w:abstractNumId w:val="15"/>
  </w:num>
  <w:num w:numId="27">
    <w:abstractNumId w:val="3"/>
  </w:num>
  <w:num w:numId="28">
    <w:abstractNumId w:val="2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양 성훈">
    <w15:presenceInfo w15:providerId="Windows Live" w15:userId="0e71822ca8edd80c"/>
  </w15:person>
  <w15:person w15:author="정해원">
    <w15:presenceInfo w15:providerId="None" w15:userId="정해원"/>
  </w15:person>
  <w15:person w15:author="박 성진">
    <w15:presenceInfo w15:providerId="Windows Live" w15:userId="206b05f6b06c9fd3"/>
  </w15:person>
  <w15:person w15:author="Microsoft 계정">
    <w15:presenceInfo w15:providerId="Windows Live" w15:userId="fd7d58559a61d8ea"/>
  </w15:person>
  <w15:person w15:author="김 동규">
    <w15:presenceInfo w15:providerId="Windows Live" w15:userId="1b057e437735a1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A32"/>
    <w:rsid w:val="000000C3"/>
    <w:rsid w:val="000015D0"/>
    <w:rsid w:val="0000376F"/>
    <w:rsid w:val="000049DF"/>
    <w:rsid w:val="00005CE5"/>
    <w:rsid w:val="00011290"/>
    <w:rsid w:val="00016245"/>
    <w:rsid w:val="00016DE9"/>
    <w:rsid w:val="000177EB"/>
    <w:rsid w:val="00017B37"/>
    <w:rsid w:val="0002016D"/>
    <w:rsid w:val="00024314"/>
    <w:rsid w:val="000248CF"/>
    <w:rsid w:val="0003026E"/>
    <w:rsid w:val="00030734"/>
    <w:rsid w:val="00032630"/>
    <w:rsid w:val="00033C99"/>
    <w:rsid w:val="000341A2"/>
    <w:rsid w:val="00034B4E"/>
    <w:rsid w:val="000357B2"/>
    <w:rsid w:val="00040C76"/>
    <w:rsid w:val="0004229E"/>
    <w:rsid w:val="00042E49"/>
    <w:rsid w:val="00043F1B"/>
    <w:rsid w:val="000445F9"/>
    <w:rsid w:val="00046F9D"/>
    <w:rsid w:val="000509DB"/>
    <w:rsid w:val="00051A5E"/>
    <w:rsid w:val="00054D6F"/>
    <w:rsid w:val="00054E9F"/>
    <w:rsid w:val="00055638"/>
    <w:rsid w:val="000559AD"/>
    <w:rsid w:val="00056FA7"/>
    <w:rsid w:val="00060005"/>
    <w:rsid w:val="000602C6"/>
    <w:rsid w:val="000700BD"/>
    <w:rsid w:val="00070A6F"/>
    <w:rsid w:val="00070BA1"/>
    <w:rsid w:val="000751D8"/>
    <w:rsid w:val="00077A0C"/>
    <w:rsid w:val="0008155B"/>
    <w:rsid w:val="00081681"/>
    <w:rsid w:val="000858CE"/>
    <w:rsid w:val="00090AC3"/>
    <w:rsid w:val="0009440F"/>
    <w:rsid w:val="000969F2"/>
    <w:rsid w:val="00097452"/>
    <w:rsid w:val="000A535C"/>
    <w:rsid w:val="000A589A"/>
    <w:rsid w:val="000A67F3"/>
    <w:rsid w:val="000A7DC3"/>
    <w:rsid w:val="000B0328"/>
    <w:rsid w:val="000B03EE"/>
    <w:rsid w:val="000B1B38"/>
    <w:rsid w:val="000B4D0F"/>
    <w:rsid w:val="000C49B4"/>
    <w:rsid w:val="000C54C0"/>
    <w:rsid w:val="000C55CD"/>
    <w:rsid w:val="000D0CFE"/>
    <w:rsid w:val="000D0D5B"/>
    <w:rsid w:val="000D45E7"/>
    <w:rsid w:val="000E25C9"/>
    <w:rsid w:val="000E304A"/>
    <w:rsid w:val="000E6DFD"/>
    <w:rsid w:val="000F342E"/>
    <w:rsid w:val="0010096F"/>
    <w:rsid w:val="001026BF"/>
    <w:rsid w:val="00103DD6"/>
    <w:rsid w:val="0010502D"/>
    <w:rsid w:val="001057F7"/>
    <w:rsid w:val="001067B3"/>
    <w:rsid w:val="00106AE1"/>
    <w:rsid w:val="00107A35"/>
    <w:rsid w:val="001100F6"/>
    <w:rsid w:val="00110ADF"/>
    <w:rsid w:val="00110E86"/>
    <w:rsid w:val="001161D3"/>
    <w:rsid w:val="00117708"/>
    <w:rsid w:val="00120364"/>
    <w:rsid w:val="001229B8"/>
    <w:rsid w:val="00125197"/>
    <w:rsid w:val="00127479"/>
    <w:rsid w:val="00131CA7"/>
    <w:rsid w:val="00133137"/>
    <w:rsid w:val="00133BAE"/>
    <w:rsid w:val="00135559"/>
    <w:rsid w:val="00136043"/>
    <w:rsid w:val="00137920"/>
    <w:rsid w:val="001425E6"/>
    <w:rsid w:val="001434F4"/>
    <w:rsid w:val="0014432D"/>
    <w:rsid w:val="00145546"/>
    <w:rsid w:val="00147A7F"/>
    <w:rsid w:val="00147F01"/>
    <w:rsid w:val="001504D2"/>
    <w:rsid w:val="00151786"/>
    <w:rsid w:val="00152D4B"/>
    <w:rsid w:val="001531E0"/>
    <w:rsid w:val="00155CE7"/>
    <w:rsid w:val="00162E9A"/>
    <w:rsid w:val="00163E43"/>
    <w:rsid w:val="00167DED"/>
    <w:rsid w:val="00171F0F"/>
    <w:rsid w:val="00172756"/>
    <w:rsid w:val="00173E32"/>
    <w:rsid w:val="00173F46"/>
    <w:rsid w:val="001804DF"/>
    <w:rsid w:val="00184DF8"/>
    <w:rsid w:val="0018601A"/>
    <w:rsid w:val="00186F97"/>
    <w:rsid w:val="001A07AD"/>
    <w:rsid w:val="001A394C"/>
    <w:rsid w:val="001B44C9"/>
    <w:rsid w:val="001B4540"/>
    <w:rsid w:val="001C11AC"/>
    <w:rsid w:val="001C2CF8"/>
    <w:rsid w:val="001C5128"/>
    <w:rsid w:val="001C5602"/>
    <w:rsid w:val="001C6762"/>
    <w:rsid w:val="001C6ECF"/>
    <w:rsid w:val="001C71AF"/>
    <w:rsid w:val="001D2119"/>
    <w:rsid w:val="001D25AC"/>
    <w:rsid w:val="001D3EB5"/>
    <w:rsid w:val="001E140F"/>
    <w:rsid w:val="001E37BF"/>
    <w:rsid w:val="001E4008"/>
    <w:rsid w:val="001E4ADD"/>
    <w:rsid w:val="001E6E6F"/>
    <w:rsid w:val="001F2E64"/>
    <w:rsid w:val="001F5591"/>
    <w:rsid w:val="002006C8"/>
    <w:rsid w:val="00204F9B"/>
    <w:rsid w:val="00211E60"/>
    <w:rsid w:val="00212032"/>
    <w:rsid w:val="0021521A"/>
    <w:rsid w:val="00217B47"/>
    <w:rsid w:val="002202D1"/>
    <w:rsid w:val="00221276"/>
    <w:rsid w:val="00221816"/>
    <w:rsid w:val="00226785"/>
    <w:rsid w:val="00226E63"/>
    <w:rsid w:val="00227D10"/>
    <w:rsid w:val="00230091"/>
    <w:rsid w:val="00230718"/>
    <w:rsid w:val="002308A2"/>
    <w:rsid w:val="00241A01"/>
    <w:rsid w:val="00242126"/>
    <w:rsid w:val="002430B3"/>
    <w:rsid w:val="00243A3C"/>
    <w:rsid w:val="0024491C"/>
    <w:rsid w:val="00246F78"/>
    <w:rsid w:val="0024755D"/>
    <w:rsid w:val="00254262"/>
    <w:rsid w:val="00254C85"/>
    <w:rsid w:val="00255AD0"/>
    <w:rsid w:val="002565DB"/>
    <w:rsid w:val="00261000"/>
    <w:rsid w:val="00262B2A"/>
    <w:rsid w:val="002645DA"/>
    <w:rsid w:val="00264B58"/>
    <w:rsid w:val="00265C05"/>
    <w:rsid w:val="002675CD"/>
    <w:rsid w:val="00271346"/>
    <w:rsid w:val="002728B0"/>
    <w:rsid w:val="00273893"/>
    <w:rsid w:val="00274C24"/>
    <w:rsid w:val="00281338"/>
    <w:rsid w:val="002833E1"/>
    <w:rsid w:val="00285011"/>
    <w:rsid w:val="00285A03"/>
    <w:rsid w:val="00285EE9"/>
    <w:rsid w:val="00290F2E"/>
    <w:rsid w:val="00295ED0"/>
    <w:rsid w:val="00296AD7"/>
    <w:rsid w:val="002A065E"/>
    <w:rsid w:val="002A09B2"/>
    <w:rsid w:val="002A147D"/>
    <w:rsid w:val="002A25FD"/>
    <w:rsid w:val="002A26B9"/>
    <w:rsid w:val="002A2826"/>
    <w:rsid w:val="002A3410"/>
    <w:rsid w:val="002A3889"/>
    <w:rsid w:val="002A4E07"/>
    <w:rsid w:val="002B207E"/>
    <w:rsid w:val="002B4905"/>
    <w:rsid w:val="002B4E7B"/>
    <w:rsid w:val="002B7214"/>
    <w:rsid w:val="002C06A7"/>
    <w:rsid w:val="002C0A5D"/>
    <w:rsid w:val="002C1AE3"/>
    <w:rsid w:val="002C5518"/>
    <w:rsid w:val="002D1649"/>
    <w:rsid w:val="002D5A58"/>
    <w:rsid w:val="002D5D79"/>
    <w:rsid w:val="002D688D"/>
    <w:rsid w:val="002D6A54"/>
    <w:rsid w:val="002D6E34"/>
    <w:rsid w:val="002E03E5"/>
    <w:rsid w:val="002E3A92"/>
    <w:rsid w:val="002E468C"/>
    <w:rsid w:val="002E56CD"/>
    <w:rsid w:val="002E6AA6"/>
    <w:rsid w:val="002E700A"/>
    <w:rsid w:val="002E7EFF"/>
    <w:rsid w:val="002F4A78"/>
    <w:rsid w:val="003012ED"/>
    <w:rsid w:val="003112BB"/>
    <w:rsid w:val="00312CEE"/>
    <w:rsid w:val="00316E93"/>
    <w:rsid w:val="00317B48"/>
    <w:rsid w:val="00320A28"/>
    <w:rsid w:val="00321395"/>
    <w:rsid w:val="00326CDC"/>
    <w:rsid w:val="00327228"/>
    <w:rsid w:val="00330C72"/>
    <w:rsid w:val="00333042"/>
    <w:rsid w:val="00333262"/>
    <w:rsid w:val="00335C23"/>
    <w:rsid w:val="0033670C"/>
    <w:rsid w:val="0033750B"/>
    <w:rsid w:val="00345ED4"/>
    <w:rsid w:val="0034608E"/>
    <w:rsid w:val="0034668A"/>
    <w:rsid w:val="00351303"/>
    <w:rsid w:val="00352E39"/>
    <w:rsid w:val="0035403B"/>
    <w:rsid w:val="0035403D"/>
    <w:rsid w:val="00354ADB"/>
    <w:rsid w:val="00354D62"/>
    <w:rsid w:val="00357C4F"/>
    <w:rsid w:val="0036094A"/>
    <w:rsid w:val="00361BB5"/>
    <w:rsid w:val="00363F48"/>
    <w:rsid w:val="00365284"/>
    <w:rsid w:val="00371719"/>
    <w:rsid w:val="00372E40"/>
    <w:rsid w:val="003733B2"/>
    <w:rsid w:val="00376E4B"/>
    <w:rsid w:val="0038410A"/>
    <w:rsid w:val="003847AF"/>
    <w:rsid w:val="00385A93"/>
    <w:rsid w:val="00391861"/>
    <w:rsid w:val="003918FC"/>
    <w:rsid w:val="0039329C"/>
    <w:rsid w:val="00393510"/>
    <w:rsid w:val="0039373B"/>
    <w:rsid w:val="00393990"/>
    <w:rsid w:val="00394FB5"/>
    <w:rsid w:val="003A2994"/>
    <w:rsid w:val="003A410D"/>
    <w:rsid w:val="003A45A4"/>
    <w:rsid w:val="003A4BF6"/>
    <w:rsid w:val="003A6D02"/>
    <w:rsid w:val="003A6E70"/>
    <w:rsid w:val="003B2EBF"/>
    <w:rsid w:val="003B4221"/>
    <w:rsid w:val="003B6402"/>
    <w:rsid w:val="003B764C"/>
    <w:rsid w:val="003B7834"/>
    <w:rsid w:val="003B7C0B"/>
    <w:rsid w:val="003C0D03"/>
    <w:rsid w:val="003C295C"/>
    <w:rsid w:val="003C2D03"/>
    <w:rsid w:val="003C2EC4"/>
    <w:rsid w:val="003C2EE0"/>
    <w:rsid w:val="003C322E"/>
    <w:rsid w:val="003C72A4"/>
    <w:rsid w:val="003C752C"/>
    <w:rsid w:val="003D1260"/>
    <w:rsid w:val="003D2129"/>
    <w:rsid w:val="003D31F8"/>
    <w:rsid w:val="003D347F"/>
    <w:rsid w:val="003D5F36"/>
    <w:rsid w:val="003D660C"/>
    <w:rsid w:val="003E017D"/>
    <w:rsid w:val="003E1DA2"/>
    <w:rsid w:val="003E1FBA"/>
    <w:rsid w:val="003E6EA1"/>
    <w:rsid w:val="003F03D9"/>
    <w:rsid w:val="003F200B"/>
    <w:rsid w:val="003F47C8"/>
    <w:rsid w:val="003F70E2"/>
    <w:rsid w:val="00403EC2"/>
    <w:rsid w:val="004074FC"/>
    <w:rsid w:val="00410C30"/>
    <w:rsid w:val="00411879"/>
    <w:rsid w:val="00413093"/>
    <w:rsid w:val="004132EF"/>
    <w:rsid w:val="00413421"/>
    <w:rsid w:val="00413FCB"/>
    <w:rsid w:val="00414280"/>
    <w:rsid w:val="00415CBF"/>
    <w:rsid w:val="00421469"/>
    <w:rsid w:val="00421A95"/>
    <w:rsid w:val="00421D26"/>
    <w:rsid w:val="00421E23"/>
    <w:rsid w:val="004353D0"/>
    <w:rsid w:val="00436901"/>
    <w:rsid w:val="00437C6F"/>
    <w:rsid w:val="00440764"/>
    <w:rsid w:val="00441E2D"/>
    <w:rsid w:val="00444E51"/>
    <w:rsid w:val="004467E0"/>
    <w:rsid w:val="00446D6A"/>
    <w:rsid w:val="00450BCE"/>
    <w:rsid w:val="00460022"/>
    <w:rsid w:val="004615CD"/>
    <w:rsid w:val="0046171A"/>
    <w:rsid w:val="00467276"/>
    <w:rsid w:val="004734F1"/>
    <w:rsid w:val="00473A08"/>
    <w:rsid w:val="00477ED2"/>
    <w:rsid w:val="00480A3F"/>
    <w:rsid w:val="00481AFF"/>
    <w:rsid w:val="004853B1"/>
    <w:rsid w:val="00485491"/>
    <w:rsid w:val="00486780"/>
    <w:rsid w:val="00497CFF"/>
    <w:rsid w:val="004A2912"/>
    <w:rsid w:val="004A30AE"/>
    <w:rsid w:val="004A3BBD"/>
    <w:rsid w:val="004A7024"/>
    <w:rsid w:val="004A7DC2"/>
    <w:rsid w:val="004B2055"/>
    <w:rsid w:val="004B2DFB"/>
    <w:rsid w:val="004B3D69"/>
    <w:rsid w:val="004B4802"/>
    <w:rsid w:val="004B4D08"/>
    <w:rsid w:val="004B56A9"/>
    <w:rsid w:val="004B5D39"/>
    <w:rsid w:val="004B60CF"/>
    <w:rsid w:val="004B6BF6"/>
    <w:rsid w:val="004B71B5"/>
    <w:rsid w:val="004B7C16"/>
    <w:rsid w:val="004B7C32"/>
    <w:rsid w:val="004C24DC"/>
    <w:rsid w:val="004C4077"/>
    <w:rsid w:val="004C635C"/>
    <w:rsid w:val="004C6C3E"/>
    <w:rsid w:val="004D1214"/>
    <w:rsid w:val="004D628C"/>
    <w:rsid w:val="004D63F9"/>
    <w:rsid w:val="004E1277"/>
    <w:rsid w:val="004E32BE"/>
    <w:rsid w:val="004E3502"/>
    <w:rsid w:val="004E6B58"/>
    <w:rsid w:val="004F2A6B"/>
    <w:rsid w:val="004F3E4C"/>
    <w:rsid w:val="004F417C"/>
    <w:rsid w:val="005009FD"/>
    <w:rsid w:val="00501744"/>
    <w:rsid w:val="00504CBF"/>
    <w:rsid w:val="005055F8"/>
    <w:rsid w:val="00506BDD"/>
    <w:rsid w:val="0051177D"/>
    <w:rsid w:val="00513ADB"/>
    <w:rsid w:val="0051554F"/>
    <w:rsid w:val="0051687A"/>
    <w:rsid w:val="00516CFC"/>
    <w:rsid w:val="005179F9"/>
    <w:rsid w:val="00521923"/>
    <w:rsid w:val="00522923"/>
    <w:rsid w:val="00523AA4"/>
    <w:rsid w:val="005246D9"/>
    <w:rsid w:val="005253C6"/>
    <w:rsid w:val="00532E44"/>
    <w:rsid w:val="00536606"/>
    <w:rsid w:val="00536C0F"/>
    <w:rsid w:val="00536DD6"/>
    <w:rsid w:val="00536F93"/>
    <w:rsid w:val="00541861"/>
    <w:rsid w:val="00542897"/>
    <w:rsid w:val="00544A70"/>
    <w:rsid w:val="0054626B"/>
    <w:rsid w:val="0055252D"/>
    <w:rsid w:val="00554782"/>
    <w:rsid w:val="00556046"/>
    <w:rsid w:val="005607E2"/>
    <w:rsid w:val="00562923"/>
    <w:rsid w:val="00564CE4"/>
    <w:rsid w:val="00565AA7"/>
    <w:rsid w:val="005669CB"/>
    <w:rsid w:val="00567C3B"/>
    <w:rsid w:val="005706E5"/>
    <w:rsid w:val="00572BB3"/>
    <w:rsid w:val="00573A5D"/>
    <w:rsid w:val="00574A7B"/>
    <w:rsid w:val="00575E5B"/>
    <w:rsid w:val="00581C05"/>
    <w:rsid w:val="00582761"/>
    <w:rsid w:val="0058586C"/>
    <w:rsid w:val="00586740"/>
    <w:rsid w:val="00586A97"/>
    <w:rsid w:val="005870F2"/>
    <w:rsid w:val="00591267"/>
    <w:rsid w:val="00593AA8"/>
    <w:rsid w:val="0059668D"/>
    <w:rsid w:val="005966B3"/>
    <w:rsid w:val="00597F5C"/>
    <w:rsid w:val="005A1540"/>
    <w:rsid w:val="005A1A24"/>
    <w:rsid w:val="005A464A"/>
    <w:rsid w:val="005A4E17"/>
    <w:rsid w:val="005A50FE"/>
    <w:rsid w:val="005A7A97"/>
    <w:rsid w:val="005B1F84"/>
    <w:rsid w:val="005B2DF7"/>
    <w:rsid w:val="005B40E8"/>
    <w:rsid w:val="005B526B"/>
    <w:rsid w:val="005C2FBB"/>
    <w:rsid w:val="005C328D"/>
    <w:rsid w:val="005D2A2A"/>
    <w:rsid w:val="005D2B31"/>
    <w:rsid w:val="005D3F39"/>
    <w:rsid w:val="005E0CD1"/>
    <w:rsid w:val="005E0E50"/>
    <w:rsid w:val="005F02A8"/>
    <w:rsid w:val="005F2C7A"/>
    <w:rsid w:val="005F7DB6"/>
    <w:rsid w:val="005F7ED8"/>
    <w:rsid w:val="00607382"/>
    <w:rsid w:val="00610CC1"/>
    <w:rsid w:val="00613756"/>
    <w:rsid w:val="00614AE3"/>
    <w:rsid w:val="006218E0"/>
    <w:rsid w:val="00626B05"/>
    <w:rsid w:val="00633AF4"/>
    <w:rsid w:val="0063567E"/>
    <w:rsid w:val="0064019B"/>
    <w:rsid w:val="00641763"/>
    <w:rsid w:val="0064233B"/>
    <w:rsid w:val="00646F9A"/>
    <w:rsid w:val="00651703"/>
    <w:rsid w:val="00652ACC"/>
    <w:rsid w:val="00654E68"/>
    <w:rsid w:val="0065535F"/>
    <w:rsid w:val="0065677A"/>
    <w:rsid w:val="00661BD8"/>
    <w:rsid w:val="00663A76"/>
    <w:rsid w:val="00664709"/>
    <w:rsid w:val="00664F13"/>
    <w:rsid w:val="0067302C"/>
    <w:rsid w:val="00674092"/>
    <w:rsid w:val="00681C1D"/>
    <w:rsid w:val="0068445A"/>
    <w:rsid w:val="00693946"/>
    <w:rsid w:val="00693C2C"/>
    <w:rsid w:val="00693C4C"/>
    <w:rsid w:val="00694D9B"/>
    <w:rsid w:val="006951BF"/>
    <w:rsid w:val="006A19B3"/>
    <w:rsid w:val="006A2661"/>
    <w:rsid w:val="006A2CAB"/>
    <w:rsid w:val="006A4EAE"/>
    <w:rsid w:val="006B0BDA"/>
    <w:rsid w:val="006B17B4"/>
    <w:rsid w:val="006B1A9B"/>
    <w:rsid w:val="006B1AFA"/>
    <w:rsid w:val="006B393A"/>
    <w:rsid w:val="006B49F1"/>
    <w:rsid w:val="006B5A21"/>
    <w:rsid w:val="006B63E4"/>
    <w:rsid w:val="006C2E47"/>
    <w:rsid w:val="006C2FD2"/>
    <w:rsid w:val="006C4D16"/>
    <w:rsid w:val="006C55C1"/>
    <w:rsid w:val="006C5B7C"/>
    <w:rsid w:val="006C6F2F"/>
    <w:rsid w:val="006C7D37"/>
    <w:rsid w:val="006D38D2"/>
    <w:rsid w:val="006D3E0A"/>
    <w:rsid w:val="006D4213"/>
    <w:rsid w:val="006D6349"/>
    <w:rsid w:val="006E011A"/>
    <w:rsid w:val="006E143E"/>
    <w:rsid w:val="006E353A"/>
    <w:rsid w:val="006E4752"/>
    <w:rsid w:val="006E53BD"/>
    <w:rsid w:val="006E60BD"/>
    <w:rsid w:val="006E62A6"/>
    <w:rsid w:val="006E6758"/>
    <w:rsid w:val="006F1799"/>
    <w:rsid w:val="006F52DA"/>
    <w:rsid w:val="006F68AE"/>
    <w:rsid w:val="006F7E10"/>
    <w:rsid w:val="007031CE"/>
    <w:rsid w:val="007052D7"/>
    <w:rsid w:val="00705AFA"/>
    <w:rsid w:val="00710994"/>
    <w:rsid w:val="007110D1"/>
    <w:rsid w:val="007125FE"/>
    <w:rsid w:val="0071275D"/>
    <w:rsid w:val="00713D31"/>
    <w:rsid w:val="00715B2E"/>
    <w:rsid w:val="007213FB"/>
    <w:rsid w:val="00723E24"/>
    <w:rsid w:val="007277F9"/>
    <w:rsid w:val="00730FE9"/>
    <w:rsid w:val="00736181"/>
    <w:rsid w:val="007375A8"/>
    <w:rsid w:val="00737ABB"/>
    <w:rsid w:val="00744142"/>
    <w:rsid w:val="00745044"/>
    <w:rsid w:val="0074735A"/>
    <w:rsid w:val="00747B0C"/>
    <w:rsid w:val="00747B55"/>
    <w:rsid w:val="007500DC"/>
    <w:rsid w:val="00756379"/>
    <w:rsid w:val="007572C0"/>
    <w:rsid w:val="007575AE"/>
    <w:rsid w:val="0076337C"/>
    <w:rsid w:val="00766C53"/>
    <w:rsid w:val="00766FFB"/>
    <w:rsid w:val="00770815"/>
    <w:rsid w:val="007714FE"/>
    <w:rsid w:val="00771684"/>
    <w:rsid w:val="007730FA"/>
    <w:rsid w:val="00773A73"/>
    <w:rsid w:val="00774869"/>
    <w:rsid w:val="00777A96"/>
    <w:rsid w:val="007843B1"/>
    <w:rsid w:val="007845C3"/>
    <w:rsid w:val="00785076"/>
    <w:rsid w:val="00786AA2"/>
    <w:rsid w:val="00787C2A"/>
    <w:rsid w:val="007945ED"/>
    <w:rsid w:val="007959BD"/>
    <w:rsid w:val="007A1EB4"/>
    <w:rsid w:val="007A32A4"/>
    <w:rsid w:val="007A3B3E"/>
    <w:rsid w:val="007A64AD"/>
    <w:rsid w:val="007A7370"/>
    <w:rsid w:val="007A79F8"/>
    <w:rsid w:val="007A7CC4"/>
    <w:rsid w:val="007A7F84"/>
    <w:rsid w:val="007B004B"/>
    <w:rsid w:val="007B23F5"/>
    <w:rsid w:val="007B3364"/>
    <w:rsid w:val="007B3F3A"/>
    <w:rsid w:val="007B42D3"/>
    <w:rsid w:val="007C1AF0"/>
    <w:rsid w:val="007C3549"/>
    <w:rsid w:val="007C63B8"/>
    <w:rsid w:val="007D07A5"/>
    <w:rsid w:val="007D0CEC"/>
    <w:rsid w:val="007D21AB"/>
    <w:rsid w:val="007D3BB3"/>
    <w:rsid w:val="007D75B6"/>
    <w:rsid w:val="007F075F"/>
    <w:rsid w:val="007F083A"/>
    <w:rsid w:val="007F2F79"/>
    <w:rsid w:val="0080103A"/>
    <w:rsid w:val="00801D72"/>
    <w:rsid w:val="00803107"/>
    <w:rsid w:val="00804F15"/>
    <w:rsid w:val="00806B03"/>
    <w:rsid w:val="00811BF9"/>
    <w:rsid w:val="0081256F"/>
    <w:rsid w:val="00813DF4"/>
    <w:rsid w:val="00814264"/>
    <w:rsid w:val="0081484E"/>
    <w:rsid w:val="00817C97"/>
    <w:rsid w:val="0082489A"/>
    <w:rsid w:val="008260C3"/>
    <w:rsid w:val="008268D3"/>
    <w:rsid w:val="00830B5C"/>
    <w:rsid w:val="008357CE"/>
    <w:rsid w:val="00840A75"/>
    <w:rsid w:val="00844A9C"/>
    <w:rsid w:val="008478E4"/>
    <w:rsid w:val="0085570F"/>
    <w:rsid w:val="00855E4C"/>
    <w:rsid w:val="008603A7"/>
    <w:rsid w:val="00860D08"/>
    <w:rsid w:val="00863AE2"/>
    <w:rsid w:val="00870E0B"/>
    <w:rsid w:val="00871CF8"/>
    <w:rsid w:val="008722B7"/>
    <w:rsid w:val="00874927"/>
    <w:rsid w:val="0087712C"/>
    <w:rsid w:val="008779C2"/>
    <w:rsid w:val="00881B04"/>
    <w:rsid w:val="00883FB0"/>
    <w:rsid w:val="00884BC4"/>
    <w:rsid w:val="00887490"/>
    <w:rsid w:val="00891160"/>
    <w:rsid w:val="00894012"/>
    <w:rsid w:val="008A0DA3"/>
    <w:rsid w:val="008A2174"/>
    <w:rsid w:val="008A49D6"/>
    <w:rsid w:val="008B085E"/>
    <w:rsid w:val="008B0A84"/>
    <w:rsid w:val="008B66A0"/>
    <w:rsid w:val="008C1F51"/>
    <w:rsid w:val="008C69FA"/>
    <w:rsid w:val="008D7B44"/>
    <w:rsid w:val="008E05EA"/>
    <w:rsid w:val="008E4354"/>
    <w:rsid w:val="008E59B8"/>
    <w:rsid w:val="008F0176"/>
    <w:rsid w:val="008F0EB3"/>
    <w:rsid w:val="008F1929"/>
    <w:rsid w:val="008F3977"/>
    <w:rsid w:val="008F3B14"/>
    <w:rsid w:val="008F5D8E"/>
    <w:rsid w:val="008F6573"/>
    <w:rsid w:val="008F6F8D"/>
    <w:rsid w:val="00901676"/>
    <w:rsid w:val="00902F2F"/>
    <w:rsid w:val="0090694B"/>
    <w:rsid w:val="00906DE0"/>
    <w:rsid w:val="00912C2A"/>
    <w:rsid w:val="00924B62"/>
    <w:rsid w:val="0092563F"/>
    <w:rsid w:val="00925E48"/>
    <w:rsid w:val="00926551"/>
    <w:rsid w:val="00926FEF"/>
    <w:rsid w:val="00930049"/>
    <w:rsid w:val="00931F4C"/>
    <w:rsid w:val="009332E7"/>
    <w:rsid w:val="009346D8"/>
    <w:rsid w:val="00936E34"/>
    <w:rsid w:val="00941D4A"/>
    <w:rsid w:val="009433AD"/>
    <w:rsid w:val="00944303"/>
    <w:rsid w:val="00946FDA"/>
    <w:rsid w:val="0094773E"/>
    <w:rsid w:val="00952CCB"/>
    <w:rsid w:val="00953618"/>
    <w:rsid w:val="00954624"/>
    <w:rsid w:val="00955530"/>
    <w:rsid w:val="00956854"/>
    <w:rsid w:val="00962F76"/>
    <w:rsid w:val="009630AC"/>
    <w:rsid w:val="00963FD5"/>
    <w:rsid w:val="009657C1"/>
    <w:rsid w:val="00965B93"/>
    <w:rsid w:val="00976139"/>
    <w:rsid w:val="009763CE"/>
    <w:rsid w:val="00981314"/>
    <w:rsid w:val="00984A0F"/>
    <w:rsid w:val="00990262"/>
    <w:rsid w:val="009939A2"/>
    <w:rsid w:val="00993C15"/>
    <w:rsid w:val="009B0594"/>
    <w:rsid w:val="009B25C0"/>
    <w:rsid w:val="009B4162"/>
    <w:rsid w:val="009B64D1"/>
    <w:rsid w:val="009B6FCA"/>
    <w:rsid w:val="009B7E66"/>
    <w:rsid w:val="009C43D6"/>
    <w:rsid w:val="009D0C31"/>
    <w:rsid w:val="009D2A46"/>
    <w:rsid w:val="009D2E85"/>
    <w:rsid w:val="009E28F8"/>
    <w:rsid w:val="009E3E28"/>
    <w:rsid w:val="009E44D3"/>
    <w:rsid w:val="009E6604"/>
    <w:rsid w:val="009E7134"/>
    <w:rsid w:val="009F14F0"/>
    <w:rsid w:val="009F5110"/>
    <w:rsid w:val="009F5B61"/>
    <w:rsid w:val="009F602A"/>
    <w:rsid w:val="009F608B"/>
    <w:rsid w:val="009F724A"/>
    <w:rsid w:val="00A027B4"/>
    <w:rsid w:val="00A02BB6"/>
    <w:rsid w:val="00A02E56"/>
    <w:rsid w:val="00A033CB"/>
    <w:rsid w:val="00A05994"/>
    <w:rsid w:val="00A06E57"/>
    <w:rsid w:val="00A07294"/>
    <w:rsid w:val="00A104D7"/>
    <w:rsid w:val="00A113AB"/>
    <w:rsid w:val="00A14E88"/>
    <w:rsid w:val="00A239DC"/>
    <w:rsid w:val="00A24F2D"/>
    <w:rsid w:val="00A26602"/>
    <w:rsid w:val="00A26C3A"/>
    <w:rsid w:val="00A30736"/>
    <w:rsid w:val="00A332F6"/>
    <w:rsid w:val="00A36D3D"/>
    <w:rsid w:val="00A400AC"/>
    <w:rsid w:val="00A43F9E"/>
    <w:rsid w:val="00A458B5"/>
    <w:rsid w:val="00A4742A"/>
    <w:rsid w:val="00A52675"/>
    <w:rsid w:val="00A52CC5"/>
    <w:rsid w:val="00A53CB2"/>
    <w:rsid w:val="00A5757F"/>
    <w:rsid w:val="00A652E8"/>
    <w:rsid w:val="00A65C37"/>
    <w:rsid w:val="00A6602D"/>
    <w:rsid w:val="00A70754"/>
    <w:rsid w:val="00A719B3"/>
    <w:rsid w:val="00A72848"/>
    <w:rsid w:val="00A75715"/>
    <w:rsid w:val="00A757A2"/>
    <w:rsid w:val="00A75BC3"/>
    <w:rsid w:val="00A75CB3"/>
    <w:rsid w:val="00A7622D"/>
    <w:rsid w:val="00A825D7"/>
    <w:rsid w:val="00A82A03"/>
    <w:rsid w:val="00A82D80"/>
    <w:rsid w:val="00A846BA"/>
    <w:rsid w:val="00A86994"/>
    <w:rsid w:val="00A86FD7"/>
    <w:rsid w:val="00A874D7"/>
    <w:rsid w:val="00A901C9"/>
    <w:rsid w:val="00A90F6A"/>
    <w:rsid w:val="00A914C9"/>
    <w:rsid w:val="00A91B5D"/>
    <w:rsid w:val="00A94AAD"/>
    <w:rsid w:val="00A9595A"/>
    <w:rsid w:val="00AA05B3"/>
    <w:rsid w:val="00AA0AFB"/>
    <w:rsid w:val="00AA4587"/>
    <w:rsid w:val="00AA7041"/>
    <w:rsid w:val="00AB3BC0"/>
    <w:rsid w:val="00AB3F9A"/>
    <w:rsid w:val="00AB4EE5"/>
    <w:rsid w:val="00AB53B1"/>
    <w:rsid w:val="00AB70C7"/>
    <w:rsid w:val="00AB7C16"/>
    <w:rsid w:val="00AC1C0D"/>
    <w:rsid w:val="00AC341C"/>
    <w:rsid w:val="00AC4B89"/>
    <w:rsid w:val="00AC4FC5"/>
    <w:rsid w:val="00AC7042"/>
    <w:rsid w:val="00AC7F81"/>
    <w:rsid w:val="00AD4099"/>
    <w:rsid w:val="00AD5013"/>
    <w:rsid w:val="00AE1C31"/>
    <w:rsid w:val="00AE3F7E"/>
    <w:rsid w:val="00AE58DA"/>
    <w:rsid w:val="00AE7163"/>
    <w:rsid w:val="00AE7774"/>
    <w:rsid w:val="00AE7B9B"/>
    <w:rsid w:val="00AF28F5"/>
    <w:rsid w:val="00AF2BA8"/>
    <w:rsid w:val="00B02DD8"/>
    <w:rsid w:val="00B07B8A"/>
    <w:rsid w:val="00B138B3"/>
    <w:rsid w:val="00B14534"/>
    <w:rsid w:val="00B176F9"/>
    <w:rsid w:val="00B23DB9"/>
    <w:rsid w:val="00B2520B"/>
    <w:rsid w:val="00B2526A"/>
    <w:rsid w:val="00B26F80"/>
    <w:rsid w:val="00B30E7C"/>
    <w:rsid w:val="00B37723"/>
    <w:rsid w:val="00B457F4"/>
    <w:rsid w:val="00B46CE4"/>
    <w:rsid w:val="00B53A63"/>
    <w:rsid w:val="00B54EA9"/>
    <w:rsid w:val="00B553BB"/>
    <w:rsid w:val="00B649DD"/>
    <w:rsid w:val="00B66B92"/>
    <w:rsid w:val="00B75036"/>
    <w:rsid w:val="00B846DA"/>
    <w:rsid w:val="00B909F2"/>
    <w:rsid w:val="00B91153"/>
    <w:rsid w:val="00B92190"/>
    <w:rsid w:val="00B93B10"/>
    <w:rsid w:val="00B93DC9"/>
    <w:rsid w:val="00B94AD0"/>
    <w:rsid w:val="00B96F3E"/>
    <w:rsid w:val="00B97612"/>
    <w:rsid w:val="00B97E03"/>
    <w:rsid w:val="00BA1900"/>
    <w:rsid w:val="00BA19B7"/>
    <w:rsid w:val="00BA21D8"/>
    <w:rsid w:val="00BA33F4"/>
    <w:rsid w:val="00BA4ED8"/>
    <w:rsid w:val="00BA6EE5"/>
    <w:rsid w:val="00BA7741"/>
    <w:rsid w:val="00BB32E4"/>
    <w:rsid w:val="00BB4A32"/>
    <w:rsid w:val="00BB7085"/>
    <w:rsid w:val="00BB7D25"/>
    <w:rsid w:val="00BC2A4F"/>
    <w:rsid w:val="00BD0CBA"/>
    <w:rsid w:val="00BD194F"/>
    <w:rsid w:val="00BD6822"/>
    <w:rsid w:val="00BD764C"/>
    <w:rsid w:val="00BE0291"/>
    <w:rsid w:val="00BE07D9"/>
    <w:rsid w:val="00BE1440"/>
    <w:rsid w:val="00BE2898"/>
    <w:rsid w:val="00BF3643"/>
    <w:rsid w:val="00BF40DB"/>
    <w:rsid w:val="00BF45E1"/>
    <w:rsid w:val="00BF5678"/>
    <w:rsid w:val="00BF7C15"/>
    <w:rsid w:val="00C064BB"/>
    <w:rsid w:val="00C10735"/>
    <w:rsid w:val="00C11D3D"/>
    <w:rsid w:val="00C14AF7"/>
    <w:rsid w:val="00C15805"/>
    <w:rsid w:val="00C21536"/>
    <w:rsid w:val="00C22912"/>
    <w:rsid w:val="00C23C8C"/>
    <w:rsid w:val="00C24C56"/>
    <w:rsid w:val="00C25546"/>
    <w:rsid w:val="00C25FC4"/>
    <w:rsid w:val="00C30695"/>
    <w:rsid w:val="00C30A29"/>
    <w:rsid w:val="00C31EE6"/>
    <w:rsid w:val="00C4100E"/>
    <w:rsid w:val="00C44D42"/>
    <w:rsid w:val="00C45DFE"/>
    <w:rsid w:val="00C463E9"/>
    <w:rsid w:val="00C51933"/>
    <w:rsid w:val="00C53584"/>
    <w:rsid w:val="00C55AB2"/>
    <w:rsid w:val="00C565CD"/>
    <w:rsid w:val="00C57080"/>
    <w:rsid w:val="00C571D2"/>
    <w:rsid w:val="00C60A0A"/>
    <w:rsid w:val="00C60DFF"/>
    <w:rsid w:val="00C646C7"/>
    <w:rsid w:val="00C64702"/>
    <w:rsid w:val="00C67765"/>
    <w:rsid w:val="00C714F3"/>
    <w:rsid w:val="00C7200F"/>
    <w:rsid w:val="00C76BCC"/>
    <w:rsid w:val="00C81675"/>
    <w:rsid w:val="00C81748"/>
    <w:rsid w:val="00C819CF"/>
    <w:rsid w:val="00C96248"/>
    <w:rsid w:val="00C96E38"/>
    <w:rsid w:val="00CA2303"/>
    <w:rsid w:val="00CA3475"/>
    <w:rsid w:val="00CC2124"/>
    <w:rsid w:val="00CC7F9B"/>
    <w:rsid w:val="00CD52FB"/>
    <w:rsid w:val="00CD6982"/>
    <w:rsid w:val="00CD6CA8"/>
    <w:rsid w:val="00CE1D09"/>
    <w:rsid w:val="00CE1DF8"/>
    <w:rsid w:val="00CE448C"/>
    <w:rsid w:val="00CF0F8E"/>
    <w:rsid w:val="00CF52E4"/>
    <w:rsid w:val="00D025E4"/>
    <w:rsid w:val="00D05008"/>
    <w:rsid w:val="00D069BA"/>
    <w:rsid w:val="00D12A7A"/>
    <w:rsid w:val="00D12DE0"/>
    <w:rsid w:val="00D14A54"/>
    <w:rsid w:val="00D1596C"/>
    <w:rsid w:val="00D15CF3"/>
    <w:rsid w:val="00D20917"/>
    <w:rsid w:val="00D2152B"/>
    <w:rsid w:val="00D22384"/>
    <w:rsid w:val="00D229E2"/>
    <w:rsid w:val="00D235B9"/>
    <w:rsid w:val="00D25DD5"/>
    <w:rsid w:val="00D33097"/>
    <w:rsid w:val="00D337A9"/>
    <w:rsid w:val="00D34841"/>
    <w:rsid w:val="00D34F8C"/>
    <w:rsid w:val="00D351B7"/>
    <w:rsid w:val="00D430D8"/>
    <w:rsid w:val="00D4344E"/>
    <w:rsid w:val="00D44E96"/>
    <w:rsid w:val="00D45731"/>
    <w:rsid w:val="00D46C76"/>
    <w:rsid w:val="00D524D5"/>
    <w:rsid w:val="00D54F30"/>
    <w:rsid w:val="00D56726"/>
    <w:rsid w:val="00D56B50"/>
    <w:rsid w:val="00D570AB"/>
    <w:rsid w:val="00D577FF"/>
    <w:rsid w:val="00D60752"/>
    <w:rsid w:val="00D615B5"/>
    <w:rsid w:val="00D64A6C"/>
    <w:rsid w:val="00D65065"/>
    <w:rsid w:val="00D70505"/>
    <w:rsid w:val="00D70D99"/>
    <w:rsid w:val="00D719CD"/>
    <w:rsid w:val="00D71A72"/>
    <w:rsid w:val="00D76642"/>
    <w:rsid w:val="00D76844"/>
    <w:rsid w:val="00D7713A"/>
    <w:rsid w:val="00D81367"/>
    <w:rsid w:val="00D83DAC"/>
    <w:rsid w:val="00D85250"/>
    <w:rsid w:val="00D86F19"/>
    <w:rsid w:val="00D86FEF"/>
    <w:rsid w:val="00D92582"/>
    <w:rsid w:val="00D92EB9"/>
    <w:rsid w:val="00D93113"/>
    <w:rsid w:val="00D95E7E"/>
    <w:rsid w:val="00D96C22"/>
    <w:rsid w:val="00D97C8E"/>
    <w:rsid w:val="00DA187D"/>
    <w:rsid w:val="00DA4868"/>
    <w:rsid w:val="00DA4B82"/>
    <w:rsid w:val="00DA5A39"/>
    <w:rsid w:val="00DA5FB2"/>
    <w:rsid w:val="00DA66E0"/>
    <w:rsid w:val="00DB1961"/>
    <w:rsid w:val="00DB2D42"/>
    <w:rsid w:val="00DB2F7B"/>
    <w:rsid w:val="00DB3BC5"/>
    <w:rsid w:val="00DB5B41"/>
    <w:rsid w:val="00DC1EA4"/>
    <w:rsid w:val="00DC23CA"/>
    <w:rsid w:val="00DC312A"/>
    <w:rsid w:val="00DC4D6A"/>
    <w:rsid w:val="00DC735C"/>
    <w:rsid w:val="00DC7A37"/>
    <w:rsid w:val="00DD0706"/>
    <w:rsid w:val="00DD4709"/>
    <w:rsid w:val="00DD66D5"/>
    <w:rsid w:val="00DD78A3"/>
    <w:rsid w:val="00DE25D9"/>
    <w:rsid w:val="00DE28CA"/>
    <w:rsid w:val="00DE2CA3"/>
    <w:rsid w:val="00DE6345"/>
    <w:rsid w:val="00DE69DF"/>
    <w:rsid w:val="00DF0B0B"/>
    <w:rsid w:val="00DF1C90"/>
    <w:rsid w:val="00DF2906"/>
    <w:rsid w:val="00DF2B77"/>
    <w:rsid w:val="00DF4879"/>
    <w:rsid w:val="00E01710"/>
    <w:rsid w:val="00E04744"/>
    <w:rsid w:val="00E053C8"/>
    <w:rsid w:val="00E05C19"/>
    <w:rsid w:val="00E074C3"/>
    <w:rsid w:val="00E15318"/>
    <w:rsid w:val="00E17738"/>
    <w:rsid w:val="00E20C43"/>
    <w:rsid w:val="00E22E2A"/>
    <w:rsid w:val="00E2324B"/>
    <w:rsid w:val="00E23BE0"/>
    <w:rsid w:val="00E24AC4"/>
    <w:rsid w:val="00E25BA8"/>
    <w:rsid w:val="00E26063"/>
    <w:rsid w:val="00E27880"/>
    <w:rsid w:val="00E30E8C"/>
    <w:rsid w:val="00E37450"/>
    <w:rsid w:val="00E405A7"/>
    <w:rsid w:val="00E427AB"/>
    <w:rsid w:val="00E43CFA"/>
    <w:rsid w:val="00E44E1C"/>
    <w:rsid w:val="00E46D4A"/>
    <w:rsid w:val="00E53E3B"/>
    <w:rsid w:val="00E547C4"/>
    <w:rsid w:val="00E5728E"/>
    <w:rsid w:val="00E62D40"/>
    <w:rsid w:val="00E642A8"/>
    <w:rsid w:val="00E65C0C"/>
    <w:rsid w:val="00E66969"/>
    <w:rsid w:val="00E6743B"/>
    <w:rsid w:val="00E7419A"/>
    <w:rsid w:val="00E74722"/>
    <w:rsid w:val="00E75273"/>
    <w:rsid w:val="00E8058D"/>
    <w:rsid w:val="00E83D5D"/>
    <w:rsid w:val="00E846E7"/>
    <w:rsid w:val="00E85235"/>
    <w:rsid w:val="00E86D43"/>
    <w:rsid w:val="00E877ED"/>
    <w:rsid w:val="00E900AB"/>
    <w:rsid w:val="00E92C0A"/>
    <w:rsid w:val="00E9458F"/>
    <w:rsid w:val="00EA00DB"/>
    <w:rsid w:val="00EA22FF"/>
    <w:rsid w:val="00EA25AD"/>
    <w:rsid w:val="00EA2A41"/>
    <w:rsid w:val="00EA2C3A"/>
    <w:rsid w:val="00EA4490"/>
    <w:rsid w:val="00EA5EBE"/>
    <w:rsid w:val="00EA691E"/>
    <w:rsid w:val="00EA6CE6"/>
    <w:rsid w:val="00EA7A54"/>
    <w:rsid w:val="00EB25AC"/>
    <w:rsid w:val="00EB2624"/>
    <w:rsid w:val="00EB461A"/>
    <w:rsid w:val="00EB4E37"/>
    <w:rsid w:val="00EB7489"/>
    <w:rsid w:val="00EC2B0C"/>
    <w:rsid w:val="00EC3DEB"/>
    <w:rsid w:val="00EC4963"/>
    <w:rsid w:val="00EC53C0"/>
    <w:rsid w:val="00EC5A87"/>
    <w:rsid w:val="00ED0514"/>
    <w:rsid w:val="00ED06A3"/>
    <w:rsid w:val="00ED07B8"/>
    <w:rsid w:val="00ED0A75"/>
    <w:rsid w:val="00ED208C"/>
    <w:rsid w:val="00ED3763"/>
    <w:rsid w:val="00ED610F"/>
    <w:rsid w:val="00ED783C"/>
    <w:rsid w:val="00ED78E3"/>
    <w:rsid w:val="00EE422C"/>
    <w:rsid w:val="00EE6CC0"/>
    <w:rsid w:val="00EF04DA"/>
    <w:rsid w:val="00EF0B93"/>
    <w:rsid w:val="00EF482A"/>
    <w:rsid w:val="00EF6342"/>
    <w:rsid w:val="00F009FD"/>
    <w:rsid w:val="00F029F2"/>
    <w:rsid w:val="00F0479D"/>
    <w:rsid w:val="00F061BA"/>
    <w:rsid w:val="00F10200"/>
    <w:rsid w:val="00F12F5E"/>
    <w:rsid w:val="00F1717D"/>
    <w:rsid w:val="00F25773"/>
    <w:rsid w:val="00F27173"/>
    <w:rsid w:val="00F32FB0"/>
    <w:rsid w:val="00F3519F"/>
    <w:rsid w:val="00F36D1B"/>
    <w:rsid w:val="00F37885"/>
    <w:rsid w:val="00F40F20"/>
    <w:rsid w:val="00F42869"/>
    <w:rsid w:val="00F46D02"/>
    <w:rsid w:val="00F5012F"/>
    <w:rsid w:val="00F50221"/>
    <w:rsid w:val="00F556CB"/>
    <w:rsid w:val="00F577C1"/>
    <w:rsid w:val="00F630AD"/>
    <w:rsid w:val="00F6356E"/>
    <w:rsid w:val="00F63AFD"/>
    <w:rsid w:val="00F6527D"/>
    <w:rsid w:val="00F66FEF"/>
    <w:rsid w:val="00F73A07"/>
    <w:rsid w:val="00F74856"/>
    <w:rsid w:val="00F75A79"/>
    <w:rsid w:val="00F765CC"/>
    <w:rsid w:val="00F76B60"/>
    <w:rsid w:val="00F812D6"/>
    <w:rsid w:val="00F82722"/>
    <w:rsid w:val="00F86BFF"/>
    <w:rsid w:val="00F8718C"/>
    <w:rsid w:val="00F94DD0"/>
    <w:rsid w:val="00F96EFF"/>
    <w:rsid w:val="00FA03A9"/>
    <w:rsid w:val="00FA0444"/>
    <w:rsid w:val="00FA18FC"/>
    <w:rsid w:val="00FA44B5"/>
    <w:rsid w:val="00FA5200"/>
    <w:rsid w:val="00FA5768"/>
    <w:rsid w:val="00FA6772"/>
    <w:rsid w:val="00FB0CEF"/>
    <w:rsid w:val="00FB0E34"/>
    <w:rsid w:val="00FB6C61"/>
    <w:rsid w:val="00FB74D0"/>
    <w:rsid w:val="00FC07D0"/>
    <w:rsid w:val="00FC3D30"/>
    <w:rsid w:val="00FC3F0E"/>
    <w:rsid w:val="00FC7900"/>
    <w:rsid w:val="00FD15D0"/>
    <w:rsid w:val="00FD295A"/>
    <w:rsid w:val="00FD3D0F"/>
    <w:rsid w:val="00FD4301"/>
    <w:rsid w:val="00FD4C54"/>
    <w:rsid w:val="00FD6128"/>
    <w:rsid w:val="00FD658B"/>
    <w:rsid w:val="00FD6B63"/>
    <w:rsid w:val="00FE19B4"/>
    <w:rsid w:val="00FE28C2"/>
    <w:rsid w:val="00FE50B2"/>
    <w:rsid w:val="00FE7BFB"/>
    <w:rsid w:val="00FF07D2"/>
    <w:rsid w:val="00FF14BF"/>
    <w:rsid w:val="00FF15D0"/>
    <w:rsid w:val="00FF20D8"/>
    <w:rsid w:val="00FF5355"/>
    <w:rsid w:val="00FF5CAF"/>
    <w:rsid w:val="00FF6706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274D8818"/>
  <w15:docId w15:val="{371AA437-5C36-421A-9219-641773D87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35B9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2">
    <w:name w:val="heading 2"/>
    <w:basedOn w:val="a"/>
    <w:link w:val="2Char"/>
    <w:uiPriority w:val="9"/>
    <w:qFormat/>
    <w:locked/>
    <w:rsid w:val="006A19B3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rsid w:val="00EB4E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locked/>
    <w:rsid w:val="00EB4E37"/>
    <w:rPr>
      <w:rFonts w:cs="Times New Roman"/>
    </w:rPr>
  </w:style>
  <w:style w:type="paragraph" w:styleId="a4">
    <w:name w:val="footer"/>
    <w:basedOn w:val="a"/>
    <w:link w:val="Char0"/>
    <w:uiPriority w:val="99"/>
    <w:semiHidden/>
    <w:rsid w:val="00EB4E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locked/>
    <w:rsid w:val="00EB4E37"/>
    <w:rPr>
      <w:rFonts w:cs="Times New Roman"/>
    </w:rPr>
  </w:style>
  <w:style w:type="paragraph" w:customStyle="1" w:styleId="Default">
    <w:name w:val="Default"/>
    <w:rsid w:val="001161D3"/>
    <w:pPr>
      <w:widowControl w:val="0"/>
      <w:autoSpaceDE w:val="0"/>
      <w:autoSpaceDN w:val="0"/>
      <w:adjustRightInd w:val="0"/>
    </w:pPr>
    <w:rPr>
      <w:rFonts w:ascii="맑은" w:eastAsia="맑은" w:cs="맑은"/>
      <w:color w:val="000000"/>
      <w:sz w:val="24"/>
      <w:szCs w:val="24"/>
    </w:rPr>
  </w:style>
  <w:style w:type="paragraph" w:customStyle="1" w:styleId="MS">
    <w:name w:val="MS바탕글"/>
    <w:basedOn w:val="a"/>
    <w:rsid w:val="00106AE1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paragraph" w:customStyle="1" w:styleId="a5">
    <w:name w:val="바탕글"/>
    <w:basedOn w:val="a"/>
    <w:rsid w:val="00106AE1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table" w:styleId="a6">
    <w:name w:val="Table Grid"/>
    <w:basedOn w:val="a1"/>
    <w:locked/>
    <w:rsid w:val="005A46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DD78A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B94AD0"/>
    <w:rPr>
      <w:color w:val="0000FF" w:themeColor="hyperlink"/>
      <w:u w:val="single"/>
    </w:rPr>
  </w:style>
  <w:style w:type="paragraph" w:styleId="a9">
    <w:name w:val="List Paragraph"/>
    <w:basedOn w:val="a"/>
    <w:uiPriority w:val="34"/>
    <w:qFormat/>
    <w:rsid w:val="00723E24"/>
    <w:pPr>
      <w:ind w:leftChars="400" w:left="800"/>
    </w:pPr>
  </w:style>
  <w:style w:type="character" w:customStyle="1" w:styleId="1">
    <w:name w:val="확인되지 않은 멘션1"/>
    <w:basedOn w:val="a0"/>
    <w:uiPriority w:val="99"/>
    <w:semiHidden/>
    <w:unhideWhenUsed/>
    <w:rsid w:val="00BA6EE5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locked/>
    <w:rsid w:val="00C96E38"/>
    <w:rPr>
      <w:b/>
      <w:bCs/>
    </w:rPr>
  </w:style>
  <w:style w:type="paragraph" w:styleId="ab">
    <w:name w:val="Revision"/>
    <w:hidden/>
    <w:uiPriority w:val="99"/>
    <w:semiHidden/>
    <w:rsid w:val="004B71B5"/>
    <w:rPr>
      <w:kern w:val="2"/>
      <w:szCs w:val="22"/>
    </w:rPr>
  </w:style>
  <w:style w:type="paragraph" w:styleId="HTML">
    <w:name w:val="HTML Preformatted"/>
    <w:basedOn w:val="a"/>
    <w:link w:val="HTMLChar"/>
    <w:uiPriority w:val="99"/>
    <w:unhideWhenUsed/>
    <w:rsid w:val="003E017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3E017D"/>
    <w:rPr>
      <w:rFonts w:ascii="굴림체" w:eastAsia="굴림체" w:hAnsi="굴림체" w:cs="굴림체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901C9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766FFB"/>
  </w:style>
  <w:style w:type="paragraph" w:styleId="ac">
    <w:name w:val="Balloon Text"/>
    <w:basedOn w:val="a"/>
    <w:link w:val="Char1"/>
    <w:uiPriority w:val="99"/>
    <w:semiHidden/>
    <w:unhideWhenUsed/>
    <w:rsid w:val="00B93DC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c"/>
    <w:uiPriority w:val="99"/>
    <w:semiHidden/>
    <w:rsid w:val="00B93DC9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2Char">
    <w:name w:val="제목 2 Char"/>
    <w:basedOn w:val="a0"/>
    <w:link w:val="2"/>
    <w:uiPriority w:val="9"/>
    <w:rsid w:val="006A19B3"/>
    <w:rPr>
      <w:rFonts w:ascii="굴림" w:eastAsia="굴림" w:hAnsi="굴림" w:cs="굴림"/>
      <w:b/>
      <w:bCs/>
      <w:sz w:val="36"/>
      <w:szCs w:val="36"/>
    </w:rPr>
  </w:style>
  <w:style w:type="character" w:customStyle="1" w:styleId="hljs-string">
    <w:name w:val="hljs-string"/>
    <w:basedOn w:val="a0"/>
    <w:rsid w:val="006A1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2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2171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single" w:sz="6" w:space="11" w:color="DADFEA"/>
                <w:right w:val="none" w:sz="0" w:space="0" w:color="auto"/>
              </w:divBdr>
            </w:div>
          </w:divsChild>
        </w:div>
      </w:divsChild>
    </w:div>
    <w:div w:id="16074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6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2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1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67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4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24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9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211.115.81.41/install/openssl-1.0.1.tar.g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211.115.81.41/install/utf8_pack/HA_install_Rocky8.8_test.tar.gz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E159E0-586E-489F-A115-DD1574EF7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52</Pages>
  <Words>9196</Words>
  <Characters>79471</Characters>
  <Application>Microsoft Office Word</Application>
  <DocSecurity>0</DocSecurity>
  <Lines>662</Lines>
  <Paragraphs>176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* 계정생성 ( ID/Passwd 동일 – ippbxmng )</vt:lpstr>
    </vt:vector>
  </TitlesOfParts>
  <Company/>
  <LinksUpToDate>false</LinksUpToDate>
  <CharactersWithSpaces>88491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 계정생성 ( ID/Passwd 동일 – ippbxmng )</dc:title>
  <dc:subject/>
  <dc:creator>yang</dc:creator>
  <cp:keywords/>
  <dc:description/>
  <cp:lastModifiedBy>Microsoft 계정</cp:lastModifiedBy>
  <cp:revision>5</cp:revision>
  <dcterms:created xsi:type="dcterms:W3CDTF">2024-02-15T07:14:00Z</dcterms:created>
  <dcterms:modified xsi:type="dcterms:W3CDTF">2024-02-26T01:55:00Z</dcterms:modified>
</cp:coreProperties>
</file>