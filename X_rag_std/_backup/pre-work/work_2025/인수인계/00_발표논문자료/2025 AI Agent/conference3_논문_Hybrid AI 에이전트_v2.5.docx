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4588"/>
        <w:gridCol w:w="3014"/>
        <w:gridCol w:w="2036"/>
      </w:tblGrid>
      <w:tr w:rsidR="006D73AC" w:rsidRPr="002B20A5" w14:paraId="24F2C6E7" w14:textId="77777777" w:rsidTr="002B20A5">
        <w:tc>
          <w:tcPr>
            <w:tcW w:w="4644" w:type="dxa"/>
            <w:shd w:val="clear" w:color="auto" w:fill="auto"/>
            <w:vAlign w:val="center"/>
          </w:tcPr>
          <w:p w14:paraId="050B4A90" w14:textId="77777777" w:rsidR="008D65ED" w:rsidRPr="008D65ED" w:rsidRDefault="008D65ED" w:rsidP="00061681">
            <w:pPr>
              <w:pStyle w:val="a3"/>
              <w:rPr>
                <w:rFonts w:ascii="TimesNewRomanPSMT" w:hAnsi="TimesNewRomanPSMT" w:cs="TimesNewRomanPSMT"/>
                <w:kern w:val="0"/>
                <w:sz w:val="16"/>
                <w:szCs w:val="16"/>
              </w:rPr>
            </w:pPr>
            <w:r w:rsidRPr="008D65ED">
              <w:rPr>
                <w:rFonts w:ascii="TimesNewRomanPSMT" w:hAnsi="TimesNewRomanPSMT" w:cs="TimesNewRomanPSMT"/>
                <w:kern w:val="0"/>
                <w:sz w:val="16"/>
                <w:szCs w:val="16"/>
              </w:rPr>
              <w:t xml:space="preserve">Society of Korea Industrial and Systems Engineering Vol. </w:t>
            </w:r>
            <w:r w:rsidRPr="008D65ED">
              <w:rPr>
                <w:rFonts w:ascii="TimesNewRomanPSMT" w:hAnsi="TimesNewRomanPSMT" w:cs="TimesNewRomanPSMT" w:hint="eastAsia"/>
                <w:kern w:val="0"/>
                <w:sz w:val="16"/>
                <w:szCs w:val="16"/>
              </w:rPr>
              <w:t>00</w:t>
            </w:r>
            <w:r w:rsidRPr="008D65ED">
              <w:rPr>
                <w:rFonts w:ascii="TimesNewRomanPSMT" w:hAnsi="TimesNewRomanPSMT" w:cs="TimesNewRomanPSMT"/>
                <w:kern w:val="0"/>
                <w:sz w:val="16"/>
                <w:szCs w:val="16"/>
              </w:rPr>
              <w:t>, No.</w:t>
            </w:r>
            <w:r w:rsidRPr="008D65ED">
              <w:rPr>
                <w:rFonts w:ascii="TimesNewRomanPSMT" w:hAnsi="TimesNewRomanPSMT" w:cs="TimesNewRomanPSMT" w:hint="eastAsia"/>
                <w:kern w:val="0"/>
                <w:sz w:val="16"/>
                <w:szCs w:val="16"/>
              </w:rPr>
              <w:t>0</w:t>
            </w:r>
            <w:r w:rsidRPr="008D65ED">
              <w:rPr>
                <w:rFonts w:ascii="TimesNewRomanPSMT" w:hAnsi="TimesNewRomanPSMT" w:cs="TimesNewRomanPSMT"/>
                <w:kern w:val="0"/>
                <w:sz w:val="16"/>
                <w:szCs w:val="16"/>
              </w:rPr>
              <w:t xml:space="preserve"> </w:t>
            </w:r>
          </w:p>
          <w:p w14:paraId="015FC0A7" w14:textId="77777777" w:rsidR="006D73AC" w:rsidRPr="002B20A5" w:rsidRDefault="006D73AC" w:rsidP="00061681">
            <w:pPr>
              <w:pStyle w:val="a3"/>
              <w:rPr>
                <w:rFonts w:ascii="Times New Roman" w:eastAsia="HY신명조" w:hAnsi="Times New Roman"/>
                <w:sz w:val="16"/>
                <w:szCs w:val="16"/>
              </w:rPr>
            </w:pPr>
            <w:r w:rsidRPr="002B20A5">
              <w:rPr>
                <w:rFonts w:ascii="Times New Roman" w:eastAsia="HY신명조" w:hAnsi="Times New Roman" w:hint="eastAsia"/>
                <w:sz w:val="16"/>
                <w:szCs w:val="16"/>
              </w:rPr>
              <w:t>http://dx.doi.org/10.</w:t>
            </w:r>
            <w:r w:rsidR="00061681" w:rsidRPr="002B20A5">
              <w:rPr>
                <w:rFonts w:ascii="Times New Roman" w:eastAsia="HY신명조" w:hAnsi="Times New Roman" w:hint="eastAsia"/>
                <w:sz w:val="16"/>
                <w:szCs w:val="16"/>
              </w:rPr>
              <w:t>11627</w:t>
            </w:r>
            <w:r w:rsidRPr="002B20A5">
              <w:rPr>
                <w:rFonts w:ascii="Times New Roman" w:eastAsia="HY신명조" w:hAnsi="Times New Roman" w:hint="eastAsia"/>
                <w:sz w:val="16"/>
                <w:szCs w:val="16"/>
              </w:rPr>
              <w:t>/jkise.</w:t>
            </w:r>
            <w:r w:rsidR="00547888" w:rsidRPr="002B20A5">
              <w:rPr>
                <w:rFonts w:ascii="Times New Roman" w:eastAsia="HY신명조" w:hAnsi="Times New Roman" w:hint="eastAsia"/>
                <w:sz w:val="16"/>
                <w:szCs w:val="16"/>
              </w:rPr>
              <w:t>0000.00.0.00</w:t>
            </w:r>
          </w:p>
        </w:tc>
        <w:tc>
          <w:tcPr>
            <w:tcW w:w="3119" w:type="dxa"/>
            <w:shd w:val="clear" w:color="auto" w:fill="auto"/>
            <w:vAlign w:val="center"/>
          </w:tcPr>
          <w:p w14:paraId="672A6659" w14:textId="77777777" w:rsidR="006D73AC" w:rsidRPr="002B20A5" w:rsidRDefault="006D73AC" w:rsidP="002542F2">
            <w:pPr>
              <w:pStyle w:val="a3"/>
              <w:rPr>
                <w:rFonts w:ascii="Times New Roman" w:eastAsia="HY신명조" w:hAnsi="Times New Roman"/>
                <w:sz w:val="16"/>
                <w:szCs w:val="16"/>
              </w:rPr>
            </w:pPr>
          </w:p>
        </w:tc>
        <w:tc>
          <w:tcPr>
            <w:tcW w:w="2073" w:type="dxa"/>
            <w:shd w:val="clear" w:color="auto" w:fill="auto"/>
            <w:vAlign w:val="center"/>
          </w:tcPr>
          <w:p w14:paraId="2EBB2D33" w14:textId="77777777" w:rsidR="008D65ED" w:rsidRPr="008D65ED" w:rsidRDefault="008D65ED" w:rsidP="00061681">
            <w:pPr>
              <w:pStyle w:val="a3"/>
              <w:rPr>
                <w:rFonts w:ascii="TimesNewRomanPSMT" w:hAnsi="TimesNewRomanPSMT" w:cs="TimesNewRomanPSMT"/>
                <w:kern w:val="0"/>
                <w:sz w:val="16"/>
                <w:szCs w:val="16"/>
              </w:rPr>
            </w:pPr>
            <w:r w:rsidRPr="008D65ED">
              <w:rPr>
                <w:rFonts w:ascii="TimesNewRomanPSMT" w:hAnsi="TimesNewRomanPSMT" w:cs="TimesNewRomanPSMT"/>
                <w:kern w:val="0"/>
                <w:sz w:val="16"/>
                <w:szCs w:val="16"/>
              </w:rPr>
              <w:t>ISSN : 2005-0461(print)</w:t>
            </w:r>
          </w:p>
          <w:p w14:paraId="56C905DE" w14:textId="77777777" w:rsidR="006D73AC" w:rsidRPr="002B20A5" w:rsidRDefault="008D65ED" w:rsidP="00061681">
            <w:pPr>
              <w:pStyle w:val="a3"/>
              <w:rPr>
                <w:rFonts w:ascii="Times New Roman" w:eastAsia="HY신명조" w:hAnsi="Times New Roman"/>
                <w:sz w:val="16"/>
                <w:szCs w:val="16"/>
              </w:rPr>
            </w:pPr>
            <w:r w:rsidRPr="008D65ED">
              <w:rPr>
                <w:rFonts w:ascii="TimesNewRomanPSMT" w:hAnsi="TimesNewRomanPSMT" w:cs="TimesNewRomanPSMT"/>
                <w:kern w:val="0"/>
                <w:sz w:val="16"/>
                <w:szCs w:val="16"/>
              </w:rPr>
              <w:t>ISSN : 2287-7975(online)</w:t>
            </w:r>
          </w:p>
        </w:tc>
      </w:tr>
    </w:tbl>
    <w:p w14:paraId="0A37501D" w14:textId="77777777" w:rsidR="00665571" w:rsidRPr="00452CE2" w:rsidRDefault="00665571" w:rsidP="00665571">
      <w:pPr>
        <w:pStyle w:val="a3"/>
        <w:jc w:val="right"/>
        <w:rPr>
          <w:rFonts w:ascii="Times New Roman" w:eastAsia="HY신명조" w:hAnsi="Times New Roman"/>
        </w:rPr>
      </w:pPr>
    </w:p>
    <w:p w14:paraId="739C2B02" w14:textId="77777777" w:rsidR="00602F43" w:rsidRPr="0089203C" w:rsidRDefault="00602F43" w:rsidP="00602F43">
      <w:pPr>
        <w:pStyle w:val="a3"/>
        <w:spacing w:line="360" w:lineRule="auto"/>
        <w:jc w:val="center"/>
        <w:rPr>
          <w:rFonts w:ascii="Times New Roman" w:eastAsia="HY신명조" w:hAnsi="Times New Roman"/>
          <w:b/>
          <w:sz w:val="40"/>
        </w:rPr>
      </w:pPr>
      <w:r w:rsidRPr="00A840A0">
        <w:rPr>
          <w:rFonts w:ascii="Times New Roman" w:eastAsia="HY신명조" w:hAnsi="Times New Roman"/>
          <w:b/>
          <w:sz w:val="40"/>
        </w:rPr>
        <w:t>Hybrid AI Agent Systems Approach: Increase reliability and efficiency in multi-agent environments</w:t>
      </w:r>
    </w:p>
    <w:p w14:paraId="59064FAA" w14:textId="77777777" w:rsidR="00602F43" w:rsidRPr="0089203C" w:rsidRDefault="00602F43" w:rsidP="00602F43">
      <w:pPr>
        <w:pStyle w:val="a3"/>
        <w:jc w:val="center"/>
        <w:rPr>
          <w:rFonts w:ascii="Times New Roman" w:eastAsia="HY신명조" w:hAnsi="Times New Roman"/>
          <w:b/>
          <w:sz w:val="22"/>
        </w:rPr>
      </w:pPr>
      <w:r>
        <w:rPr>
          <w:rFonts w:ascii="Times New Roman" w:eastAsia="HY신명조" w:hAnsi="Times New Roman" w:hint="eastAsia"/>
          <w:b/>
          <w:sz w:val="22"/>
        </w:rPr>
        <w:t>H</w:t>
      </w:r>
      <w:r>
        <w:rPr>
          <w:rFonts w:ascii="Times New Roman" w:eastAsia="HY신명조" w:hAnsi="Times New Roman"/>
          <w:b/>
          <w:sz w:val="22"/>
        </w:rPr>
        <w:t>yunj</w:t>
      </w:r>
      <w:r>
        <w:rPr>
          <w:rFonts w:ascii="Times New Roman" w:eastAsia="HY신명조" w:hAnsi="Times New Roman" w:hint="eastAsia"/>
          <w:b/>
          <w:sz w:val="22"/>
        </w:rPr>
        <w:t>u</w:t>
      </w:r>
      <w:r>
        <w:rPr>
          <w:rFonts w:ascii="Times New Roman" w:eastAsia="HY신명조" w:hAnsi="Times New Roman"/>
          <w:b/>
          <w:sz w:val="22"/>
        </w:rPr>
        <w:t>n KIM</w:t>
      </w:r>
      <w:r w:rsidRPr="0089203C">
        <w:rPr>
          <w:rFonts w:ascii="Times New Roman" w:eastAsia="HY신명조" w:hAnsi="Times New Roman" w:cs="MS Mincho" w:hint="eastAsia"/>
          <w:b/>
          <w:sz w:val="22"/>
        </w:rPr>
        <w:t>,</w:t>
      </w:r>
      <w:r>
        <w:rPr>
          <w:rFonts w:ascii="Times New Roman" w:eastAsia="HY신명조" w:hAnsi="Times New Roman" w:cs="MS Mincho"/>
          <w:b/>
          <w:sz w:val="22"/>
        </w:rPr>
        <w:t xml:space="preserve"> </w:t>
      </w:r>
      <w:r w:rsidRPr="0089203C">
        <w:rPr>
          <w:rFonts w:ascii="Times New Roman" w:eastAsia="HY신명조" w:hAnsi="Times New Roman"/>
          <w:b/>
          <w:sz w:val="22"/>
        </w:rPr>
        <w:t>Nam Kyu C</w:t>
      </w:r>
      <w:r>
        <w:rPr>
          <w:rFonts w:ascii="Times New Roman" w:eastAsia="HY신명조" w:hAnsi="Times New Roman"/>
          <w:b/>
          <w:sz w:val="22"/>
        </w:rPr>
        <w:t>HOI</w:t>
      </w:r>
      <w:r w:rsidRPr="0089203C">
        <w:rPr>
          <w:rFonts w:ascii="Times New Roman" w:eastAsia="HY신명조" w:hAnsi="Times New Roman"/>
          <w:b/>
          <w:sz w:val="22"/>
        </w:rPr>
        <w:t>,</w:t>
      </w:r>
      <w:r>
        <w:rPr>
          <w:rFonts w:ascii="Times New Roman" w:eastAsia="HY신명조" w:hAnsi="Times New Roman"/>
          <w:b/>
          <w:sz w:val="22"/>
        </w:rPr>
        <w:t xml:space="preserve"> </w:t>
      </w:r>
      <w:r w:rsidRPr="0089203C">
        <w:rPr>
          <w:rFonts w:ascii="Times New Roman" w:eastAsia="HY신명조" w:hAnsi="Times New Roman"/>
          <w:b/>
          <w:sz w:val="22"/>
        </w:rPr>
        <w:t>Hye</w:t>
      </w:r>
      <w:r>
        <w:rPr>
          <w:rFonts w:ascii="Times New Roman" w:eastAsia="HY신명조" w:hAnsi="Times New Roman"/>
          <w:b/>
          <w:sz w:val="22"/>
        </w:rPr>
        <w:t xml:space="preserve"> </w:t>
      </w:r>
      <w:r w:rsidRPr="0089203C">
        <w:rPr>
          <w:rFonts w:ascii="Times New Roman" w:eastAsia="HY신명조" w:hAnsi="Times New Roman"/>
          <w:b/>
          <w:sz w:val="22"/>
        </w:rPr>
        <w:t>Eun LEE</w:t>
      </w:r>
      <w:r>
        <w:rPr>
          <w:rFonts w:ascii="Times New Roman" w:eastAsia="HY신명조" w:hAnsi="Times New Roman"/>
          <w:b/>
          <w:sz w:val="22"/>
        </w:rPr>
        <w:t>,</w:t>
      </w:r>
      <w:r w:rsidRPr="0089203C">
        <w:rPr>
          <w:rFonts w:ascii="Times New Roman" w:eastAsia="HY신명조" w:hAnsi="Times New Roman"/>
          <w:b/>
          <w:sz w:val="22"/>
        </w:rPr>
        <w:t xml:space="preserve"> Byong Wook J</w:t>
      </w:r>
      <w:r>
        <w:rPr>
          <w:rFonts w:ascii="Times New Roman" w:eastAsia="HY신명조" w:hAnsi="Times New Roman"/>
          <w:b/>
          <w:sz w:val="22"/>
        </w:rPr>
        <w:t>UN,</w:t>
      </w:r>
      <w:r w:rsidRPr="0089203C">
        <w:rPr>
          <w:rFonts w:ascii="Times New Roman" w:eastAsia="HY신명조" w:hAnsi="Times New Roman" w:cs="MS Mincho"/>
          <w:b/>
          <w:sz w:val="22"/>
        </w:rPr>
        <w:t xml:space="preserve"> </w:t>
      </w:r>
      <w:r w:rsidRPr="0089203C">
        <w:rPr>
          <w:rFonts w:ascii="Times New Roman" w:eastAsia="HY신명조" w:hAnsi="Times New Roman"/>
          <w:b/>
          <w:sz w:val="22"/>
        </w:rPr>
        <w:t>J</w:t>
      </w:r>
      <w:r>
        <w:rPr>
          <w:rFonts w:ascii="Times New Roman" w:eastAsia="HY신명조" w:hAnsi="Times New Roman"/>
          <w:b/>
          <w:sz w:val="22"/>
        </w:rPr>
        <w:t>.I.</w:t>
      </w:r>
      <w:r w:rsidRPr="0089203C">
        <w:rPr>
          <w:rFonts w:ascii="Times New Roman" w:eastAsia="HY신명조" w:hAnsi="Times New Roman"/>
          <w:b/>
          <w:sz w:val="22"/>
        </w:rPr>
        <w:t xml:space="preserve"> PARK</w:t>
      </w:r>
      <w:r>
        <w:rPr>
          <w:rFonts w:ascii="Times New Roman" w:eastAsia="HY신명조" w:hAnsi="Times New Roman"/>
          <w:b/>
          <w:sz w:val="22"/>
        </w:rPr>
        <w:t>*</w:t>
      </w:r>
    </w:p>
    <w:p w14:paraId="5DAB6C7B" w14:textId="77777777" w:rsidR="00602F43" w:rsidRPr="00452CE2" w:rsidRDefault="00602F43" w:rsidP="00602F43">
      <w:pPr>
        <w:pStyle w:val="a3"/>
        <w:jc w:val="center"/>
        <w:rPr>
          <w:rFonts w:ascii="Times New Roman" w:eastAsia="HY신명조" w:hAnsi="Times New Roman"/>
          <w:b/>
          <w:sz w:val="22"/>
        </w:rPr>
      </w:pPr>
    </w:p>
    <w:p w14:paraId="588AA9FA" w14:textId="77777777" w:rsidR="00602F43" w:rsidRPr="00452CE2" w:rsidRDefault="00602F43" w:rsidP="00602F43">
      <w:pPr>
        <w:pStyle w:val="a3"/>
        <w:spacing w:line="360" w:lineRule="auto"/>
        <w:jc w:val="center"/>
        <w:rPr>
          <w:rFonts w:ascii="Times New Roman" w:eastAsia="HY신명조" w:hAnsi="Times New Roman"/>
          <w:b/>
          <w:sz w:val="40"/>
          <w:szCs w:val="40"/>
        </w:rPr>
      </w:pPr>
      <w:r>
        <w:rPr>
          <w:rFonts w:ascii="Times New Roman" w:eastAsia="HY신명조" w:hAnsi="Times New Roman"/>
          <w:b/>
          <w:sz w:val="40"/>
          <w:szCs w:val="40"/>
        </w:rPr>
        <w:t>Hybrid</w:t>
      </w:r>
      <w:r w:rsidRPr="00B00755">
        <w:rPr>
          <w:rFonts w:ascii="Times New Roman" w:eastAsia="HY신명조" w:hAnsi="Times New Roman"/>
          <w:b/>
          <w:sz w:val="40"/>
          <w:szCs w:val="40"/>
        </w:rPr>
        <w:t xml:space="preserve"> AI </w:t>
      </w:r>
      <w:r w:rsidRPr="00B00755">
        <w:rPr>
          <w:rFonts w:ascii="Times New Roman" w:eastAsia="HY신명조" w:hAnsi="Times New Roman"/>
          <w:b/>
          <w:sz w:val="40"/>
          <w:szCs w:val="40"/>
        </w:rPr>
        <w:t>에이전트</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시스템</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접근법</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멀티</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에이전트</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환경에서의</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신뢰성</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및</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효율성</w:t>
      </w:r>
      <w:r w:rsidRPr="00B00755">
        <w:rPr>
          <w:rFonts w:ascii="Times New Roman" w:eastAsia="HY신명조" w:hAnsi="Times New Roman"/>
          <w:b/>
          <w:sz w:val="40"/>
          <w:szCs w:val="40"/>
        </w:rPr>
        <w:t xml:space="preserve"> </w:t>
      </w:r>
      <w:r w:rsidRPr="00B00755">
        <w:rPr>
          <w:rFonts w:ascii="Times New Roman" w:eastAsia="HY신명조" w:hAnsi="Times New Roman"/>
          <w:b/>
          <w:sz w:val="40"/>
          <w:szCs w:val="40"/>
        </w:rPr>
        <w:t>증대</w:t>
      </w:r>
    </w:p>
    <w:p w14:paraId="4226042A" w14:textId="77777777" w:rsidR="00602F43" w:rsidRPr="00452CE2" w:rsidRDefault="00994DAA" w:rsidP="00602F43">
      <w:pPr>
        <w:pStyle w:val="a3"/>
        <w:jc w:val="center"/>
        <w:rPr>
          <w:rFonts w:ascii="Times New Roman" w:eastAsia="HY신명조" w:hAnsi="Times New Roman"/>
          <w:b/>
          <w:sz w:val="22"/>
        </w:rPr>
      </w:pPr>
      <w:r>
        <w:rPr>
          <w:rFonts w:ascii="Times New Roman" w:eastAsia="HY신명조" w:hAnsi="Times New Roman" w:cs="MS Mincho" w:hint="eastAsia"/>
          <w:b/>
          <w:sz w:val="22"/>
        </w:rPr>
        <w:t>최남규</w:t>
      </w:r>
      <w:r>
        <w:rPr>
          <w:rFonts w:ascii="Times New Roman" w:eastAsia="HY신명조" w:hAnsi="Times New Roman" w:cs="MS Mincho"/>
          <w:b/>
          <w:sz w:val="22"/>
        </w:rPr>
        <w:t xml:space="preserve">, </w:t>
      </w:r>
      <w:r w:rsidR="00602F43">
        <w:rPr>
          <w:rFonts w:ascii="Times New Roman" w:eastAsia="HY신명조" w:hAnsi="Times New Roman" w:cs="MS Mincho" w:hint="eastAsia"/>
          <w:b/>
          <w:sz w:val="22"/>
        </w:rPr>
        <w:t>김현준</w:t>
      </w:r>
      <w:r w:rsidR="00602F43">
        <w:rPr>
          <w:rFonts w:ascii="Times New Roman" w:eastAsia="HY신명조" w:hAnsi="Times New Roman" w:cs="MS Mincho" w:hint="eastAsia"/>
          <w:b/>
          <w:sz w:val="22"/>
        </w:rPr>
        <w:t>,</w:t>
      </w:r>
      <w:r w:rsidR="00602F43">
        <w:rPr>
          <w:rFonts w:ascii="Times New Roman" w:eastAsia="HY신명조" w:hAnsi="Times New Roman" w:cs="MS Mincho"/>
          <w:b/>
          <w:sz w:val="22"/>
        </w:rPr>
        <w:t xml:space="preserve"> </w:t>
      </w:r>
      <w:r w:rsidR="00602F43">
        <w:rPr>
          <w:rFonts w:ascii="Times New Roman" w:eastAsia="HY신명조" w:hAnsi="Times New Roman" w:cs="MS Mincho" w:hint="eastAsia"/>
          <w:b/>
          <w:sz w:val="22"/>
        </w:rPr>
        <w:t>이혜은</w:t>
      </w:r>
      <w:r w:rsidR="00602F43" w:rsidRPr="00452CE2">
        <w:rPr>
          <w:rFonts w:ascii="Times New Roman" w:eastAsia="HY신명조" w:hAnsi="Times New Roman" w:cs="MS Mincho" w:hint="eastAsia"/>
          <w:b/>
          <w:sz w:val="22"/>
        </w:rPr>
        <w:t>,</w:t>
      </w:r>
      <w:r w:rsidR="00602F43">
        <w:rPr>
          <w:rFonts w:ascii="Times New Roman" w:eastAsia="HY신명조" w:hAnsi="Times New Roman" w:cs="MS Mincho"/>
          <w:b/>
          <w:sz w:val="22"/>
        </w:rPr>
        <w:t xml:space="preserve"> </w:t>
      </w:r>
      <w:r w:rsidR="00602F43">
        <w:rPr>
          <w:rFonts w:ascii="Times New Roman" w:eastAsia="HY신명조" w:hAnsi="Times New Roman" w:cs="MS Mincho" w:hint="eastAsia"/>
          <w:b/>
          <w:sz w:val="22"/>
        </w:rPr>
        <w:t>전병욱</w:t>
      </w:r>
      <w:r w:rsidR="00602F43">
        <w:rPr>
          <w:rFonts w:ascii="Times New Roman" w:eastAsia="HY신명조" w:hAnsi="Times New Roman" w:cs="MS Mincho" w:hint="eastAsia"/>
          <w:b/>
          <w:sz w:val="22"/>
        </w:rPr>
        <w:t>,</w:t>
      </w:r>
      <w:r w:rsidR="00602F43">
        <w:rPr>
          <w:rFonts w:ascii="Times New Roman" w:eastAsia="HY신명조" w:hAnsi="Times New Roman" w:cs="MS Mincho"/>
          <w:b/>
          <w:sz w:val="22"/>
        </w:rPr>
        <w:t xml:space="preserve"> </w:t>
      </w:r>
      <w:r w:rsidR="00602F43">
        <w:rPr>
          <w:rFonts w:ascii="Times New Roman" w:eastAsia="HY신명조" w:hAnsi="Times New Roman" w:hint="eastAsia"/>
          <w:b/>
          <w:sz w:val="22"/>
        </w:rPr>
        <w:t>박재일</w:t>
      </w:r>
      <w:r w:rsidR="00602F43">
        <w:rPr>
          <w:rFonts w:ascii="Times New Roman" w:eastAsia="HY신명조" w:hAnsi="Times New Roman" w:hint="eastAsia"/>
          <w:b/>
          <w:sz w:val="22"/>
        </w:rPr>
        <w:t>*</w:t>
      </w:r>
    </w:p>
    <w:p w14:paraId="3B238E36" w14:textId="5FBAF95B" w:rsidR="00602F43" w:rsidRDefault="00602F43" w:rsidP="49F3044E">
      <w:pPr>
        <w:pStyle w:val="a3"/>
        <w:jc w:val="center"/>
        <w:rPr>
          <w:rFonts w:ascii="Times New Roman" w:eastAsia="HY신명조" w:hAnsi="Times New Roman"/>
          <w:b/>
          <w:bCs/>
          <w:sz w:val="22"/>
        </w:rPr>
      </w:pPr>
      <w:r w:rsidRPr="49F3044E">
        <w:rPr>
          <w:rFonts w:ascii="Times New Roman" w:eastAsia="HY신명조" w:hAnsi="Times New Roman"/>
          <w:b/>
          <w:bCs/>
          <w:sz w:val="22"/>
        </w:rPr>
        <w:t>이아이씨엔</w:t>
      </w:r>
      <w:r w:rsidRPr="49F3044E">
        <w:rPr>
          <w:rFonts w:ascii="Times New Roman" w:eastAsia="HY신명조" w:hAnsi="Times New Roman"/>
          <w:b/>
          <w:bCs/>
          <w:sz w:val="22"/>
        </w:rPr>
        <w:t xml:space="preserve">, </w:t>
      </w:r>
      <w:r w:rsidR="00950298" w:rsidRPr="49F3044E">
        <w:rPr>
          <w:rFonts w:ascii="Times New Roman" w:eastAsia="HY신명조" w:hAnsi="Times New Roman"/>
          <w:b/>
          <w:bCs/>
          <w:sz w:val="22"/>
        </w:rPr>
        <w:t xml:space="preserve">KT </w:t>
      </w:r>
      <w:r w:rsidR="7C152C97" w:rsidRPr="49F3044E">
        <w:rPr>
          <w:rFonts w:ascii="Times New Roman" w:eastAsia="HY신명조" w:hAnsi="Times New Roman"/>
          <w:b/>
          <w:bCs/>
          <w:sz w:val="22"/>
        </w:rPr>
        <w:t>g</w:t>
      </w:r>
      <w:r w:rsidR="00950298" w:rsidRPr="49F3044E">
        <w:rPr>
          <w:rFonts w:ascii="Times New Roman" w:eastAsia="HY신명조" w:hAnsi="Times New Roman"/>
          <w:b/>
          <w:bCs/>
          <w:sz w:val="22"/>
        </w:rPr>
        <w:t xml:space="preserve">enie </w:t>
      </w:r>
      <w:r w:rsidR="3EF84832" w:rsidRPr="49F3044E">
        <w:rPr>
          <w:rFonts w:ascii="Times New Roman" w:eastAsia="HY신명조" w:hAnsi="Times New Roman"/>
          <w:b/>
          <w:bCs/>
          <w:sz w:val="22"/>
        </w:rPr>
        <w:t>m</w:t>
      </w:r>
      <w:r w:rsidR="00950298" w:rsidRPr="49F3044E">
        <w:rPr>
          <w:rFonts w:ascii="Times New Roman" w:eastAsia="HY신명조" w:hAnsi="Times New Roman"/>
          <w:b/>
          <w:bCs/>
          <w:sz w:val="22"/>
        </w:rPr>
        <w:t>usic/</w:t>
      </w:r>
      <w:r w:rsidR="00950298" w:rsidRPr="49F3044E">
        <w:rPr>
          <w:rFonts w:ascii="Times New Roman" w:eastAsia="HY신명조" w:hAnsi="Times New Roman"/>
          <w:b/>
          <w:bCs/>
          <w:sz w:val="22"/>
        </w:rPr>
        <w:t>한양대학교</w:t>
      </w:r>
      <w:r w:rsidR="00950298" w:rsidRPr="49F3044E">
        <w:rPr>
          <w:rFonts w:ascii="Times New Roman" w:eastAsia="HY신명조" w:hAnsi="Times New Roman"/>
          <w:b/>
          <w:bCs/>
          <w:sz w:val="22"/>
        </w:rPr>
        <w:t xml:space="preserve">, </w:t>
      </w:r>
      <w:r w:rsidRPr="49F3044E">
        <w:rPr>
          <w:rFonts w:ascii="Times New Roman" w:eastAsia="HY신명조" w:hAnsi="Times New Roman"/>
          <w:b/>
          <w:bCs/>
          <w:sz w:val="22"/>
        </w:rPr>
        <w:t>한서대</w:t>
      </w:r>
      <w:r w:rsidRPr="49F3044E">
        <w:rPr>
          <w:rFonts w:ascii="Times New Roman" w:eastAsia="HY신명조" w:hAnsi="Times New Roman"/>
          <w:b/>
          <w:bCs/>
          <w:sz w:val="22"/>
        </w:rPr>
        <w:t>(</w:t>
      </w:r>
      <w:r w:rsidRPr="49F3044E">
        <w:rPr>
          <w:rFonts w:ascii="Times New Roman" w:eastAsia="HY신명조" w:hAnsi="Times New Roman"/>
          <w:b/>
          <w:bCs/>
          <w:sz w:val="22"/>
        </w:rPr>
        <w:t>태안군강소형스마트시티사업단</w:t>
      </w:r>
      <w:r w:rsidRPr="49F3044E">
        <w:rPr>
          <w:rFonts w:ascii="Times New Roman" w:eastAsia="HY신명조" w:hAnsi="Times New Roman"/>
          <w:b/>
          <w:bCs/>
          <w:sz w:val="22"/>
        </w:rPr>
        <w:t>) /</w:t>
      </w:r>
      <w:r w:rsidRPr="49F3044E">
        <w:rPr>
          <w:rFonts w:ascii="Times New Roman" w:eastAsia="HY신명조" w:hAnsi="Times New Roman"/>
          <w:b/>
          <w:bCs/>
          <w:sz w:val="22"/>
        </w:rPr>
        <w:t>아주대학교</w:t>
      </w:r>
      <w:r w:rsidRPr="49F3044E">
        <w:rPr>
          <w:rFonts w:ascii="Times New Roman" w:eastAsia="HY신명조" w:hAnsi="Times New Roman"/>
          <w:b/>
          <w:bCs/>
          <w:sz w:val="22"/>
        </w:rPr>
        <w:t xml:space="preserve">, </w:t>
      </w:r>
    </w:p>
    <w:p w14:paraId="00530520" w14:textId="6682E7B4" w:rsidR="00602F43" w:rsidRDefault="00602F43" w:rsidP="00602F43">
      <w:pPr>
        <w:pStyle w:val="a3"/>
        <w:jc w:val="center"/>
        <w:rPr>
          <w:rFonts w:ascii="Times New Roman" w:eastAsia="HY신명조" w:hAnsi="Times New Roman"/>
          <w:b/>
          <w:sz w:val="22"/>
        </w:rPr>
      </w:pPr>
      <w:r>
        <w:rPr>
          <w:rFonts w:ascii="Times New Roman" w:eastAsia="HY신명조" w:hAnsi="Times New Roman" w:hint="eastAsia"/>
          <w:b/>
          <w:sz w:val="22"/>
        </w:rPr>
        <w:t>이아이씨엔</w:t>
      </w:r>
      <w:r>
        <w:rPr>
          <w:rFonts w:ascii="Times New Roman" w:eastAsia="HY신명조" w:hAnsi="Times New Roman" w:hint="eastAsia"/>
          <w:b/>
          <w:sz w:val="22"/>
        </w:rPr>
        <w:t>,</w:t>
      </w:r>
      <w:r>
        <w:rPr>
          <w:rFonts w:ascii="Times New Roman" w:eastAsia="HY신명조" w:hAnsi="Times New Roman"/>
          <w:b/>
          <w:sz w:val="22"/>
        </w:rPr>
        <w:t xml:space="preserve"> </w:t>
      </w:r>
      <w:r>
        <w:rPr>
          <w:rFonts w:ascii="Times New Roman" w:eastAsia="HY신명조" w:hAnsi="Times New Roman" w:hint="eastAsia"/>
          <w:b/>
          <w:sz w:val="22"/>
        </w:rPr>
        <w:t>아주대학교</w:t>
      </w:r>
      <w:r>
        <w:rPr>
          <w:rFonts w:ascii="Times New Roman" w:eastAsia="HY신명조" w:hAnsi="Times New Roman" w:hint="eastAsia"/>
          <w:b/>
          <w:sz w:val="22"/>
        </w:rPr>
        <w:t>*</w:t>
      </w:r>
      <w:ins w:id="0" w:author="Microsoft 계정" w:date="2025-11-14T10:40:00Z">
        <w:r w:rsidR="00141EFD">
          <w:rPr>
            <w:rFonts w:ascii="Times New Roman" w:eastAsia="HY신명조" w:hAnsi="Times New Roman"/>
            <w:b/>
            <w:sz w:val="22"/>
          </w:rPr>
          <w:t xml:space="preserve"> </w:t>
        </w:r>
      </w:ins>
    </w:p>
    <w:p w14:paraId="02EB378F" w14:textId="77777777" w:rsidR="00F83BD3" w:rsidRPr="00602F43" w:rsidRDefault="00F83BD3" w:rsidP="00F83BD3">
      <w:pPr>
        <w:pStyle w:val="a3"/>
        <w:rPr>
          <w:rFonts w:ascii="Times New Roman" w:eastAsia="HY신명조" w:hAnsi="Times New Roman"/>
        </w:rPr>
      </w:pPr>
    </w:p>
    <w:p w14:paraId="12DF7E0D" w14:textId="77777777" w:rsidR="00602F43" w:rsidRPr="00B722C9" w:rsidRDefault="00602F43" w:rsidP="00602F43">
      <w:pPr>
        <w:widowControl/>
        <w:wordWrap/>
        <w:autoSpaceDE/>
        <w:autoSpaceDN/>
        <w:snapToGrid w:val="0"/>
        <w:spacing w:after="0" w:line="240" w:lineRule="auto"/>
        <w:ind w:firstLineChars="100" w:firstLine="200"/>
        <w:rPr>
          <w:rFonts w:ascii="Times New Roman" w:eastAsia="HY신명조" w:hAnsi="Times New Roman"/>
        </w:rPr>
      </w:pPr>
      <w:r w:rsidRPr="00B722C9">
        <w:rPr>
          <w:rFonts w:ascii="Times New Roman" w:eastAsia="HY신명조" w:hAnsi="Times New Roman"/>
        </w:rPr>
        <w:t xml:space="preserve">As the use of interactive AI systems spreads to various industries, securing reliability and operational efficiency in multi-agent environments is emerging as a key challenge. However, most of the current systems are based on large language models (LLMs), which have structural limitations such as high operating costs and excessive consumption of infrastructure resources. In particular, trust-based interaction is important in multi-agent systems where collaboration between agents is essential, </w:t>
      </w:r>
      <w:r w:rsidRPr="007B087A">
        <w:rPr>
          <w:rFonts w:ascii="Times New Roman" w:eastAsia="HY신명조" w:hAnsi="Times New Roman"/>
        </w:rPr>
        <w:t xml:space="preserve">but </w:t>
      </w:r>
      <w:r w:rsidR="007B087A" w:rsidRPr="007B087A">
        <w:rPr>
          <w:rFonts w:ascii="Times New Roman" w:hAnsi="Times New Roman"/>
        </w:rPr>
        <w:t>It is difficult to build trust in LLMs due to their learning structure centered on short-term optimization, instability in context maintenance, and limitations in interpreting user intentions.</w:t>
      </w:r>
      <w:r w:rsidR="007B087A">
        <w:t xml:space="preserve"> </w:t>
      </w:r>
      <w:r w:rsidRPr="00B722C9">
        <w:rPr>
          <w:rFonts w:ascii="Times New Roman" w:eastAsia="HY신명조" w:hAnsi="Times New Roman"/>
        </w:rPr>
        <w:t>This study proposes a hybrid AI agent system that combines a rule-based system and LLM by referring to the way trust is formed in human society. The proposed system maintains LLM's flexible language generation ability, controls risks such as judgment errors, logical inconsistencies, and information exposure that may occur during the generation process through a rule-based mechanism, and forms a complementary structure that strengthens practical security through de-identification of personal information and a multi-tenant-based data separation processing structure. In addition, we recognize the limitations of the abstract and ambiguous execution structure of existing agent systems and propose an approach including rule-based controllable and clear operating principles to supplement them. Based on the proposed hybrid structure, this paper presents a practical application approach that can realize improved reliability, improved resource efficiency, and enhanced data security in a multi-agent environment.</w:t>
      </w:r>
    </w:p>
    <w:p w14:paraId="6A05A809" w14:textId="77777777" w:rsidR="00F83BD3" w:rsidRPr="00602F43" w:rsidRDefault="00F83BD3" w:rsidP="006D73AC">
      <w:pPr>
        <w:pStyle w:val="a3"/>
        <w:ind w:leftChars="200" w:left="400" w:rightChars="200" w:right="400"/>
        <w:rPr>
          <w:rFonts w:ascii="Times New Roman" w:eastAsia="HY신명조" w:hAnsi="Times New Roman"/>
        </w:rPr>
      </w:pPr>
    </w:p>
    <w:p w14:paraId="6CC758EA" w14:textId="77777777" w:rsidR="00450870" w:rsidRPr="00452CE2" w:rsidRDefault="00F83BD3" w:rsidP="006D73AC">
      <w:pPr>
        <w:pStyle w:val="a3"/>
        <w:ind w:leftChars="200" w:left="400" w:rightChars="200" w:right="400"/>
        <w:rPr>
          <w:rFonts w:ascii="Times New Roman" w:eastAsia="HY신명조" w:hAnsi="Times New Roman"/>
        </w:rPr>
      </w:pPr>
      <w:r w:rsidRPr="00452CE2">
        <w:rPr>
          <w:rFonts w:ascii="Times New Roman" w:eastAsia="HY신명조" w:hAnsi="Times New Roman" w:hint="eastAsia"/>
        </w:rPr>
        <w:t>Keywords</w:t>
      </w:r>
      <w:r w:rsidRPr="00452CE2">
        <w:rPr>
          <w:rFonts w:ascii="Times New Roman" w:eastAsia="HY신명조" w:hAnsi="Times New Roman" w:hint="eastAsia"/>
        </w:rPr>
        <w:t>：</w:t>
      </w:r>
      <w:r w:rsidR="002712B1" w:rsidRPr="002712B1">
        <w:rPr>
          <w:rFonts w:ascii="Times New Roman" w:eastAsia="HY신명조" w:hAnsi="Times New Roman"/>
        </w:rPr>
        <w:t>Hybrid AI, Multi-agent system,</w:t>
      </w:r>
      <w:r w:rsidR="002712B1">
        <w:rPr>
          <w:rFonts w:ascii="Times New Roman" w:eastAsia="HY신명조" w:hAnsi="Times New Roman"/>
        </w:rPr>
        <w:t xml:space="preserve"> </w:t>
      </w:r>
      <w:r w:rsidR="002712B1" w:rsidRPr="002712B1">
        <w:rPr>
          <w:rFonts w:ascii="Times New Roman" w:eastAsia="HY신명조" w:hAnsi="Times New Roman"/>
        </w:rPr>
        <w:t>Large Language Model, Multi-tenancy, ISMS-P</w:t>
      </w:r>
    </w:p>
    <w:p w14:paraId="5A39BBE3" w14:textId="77777777" w:rsidR="00F83BD3" w:rsidRDefault="00F83BD3" w:rsidP="00F83BD3">
      <w:pPr>
        <w:pStyle w:val="a3"/>
        <w:rPr>
          <w:rFonts w:ascii="Times New Roman" w:eastAsia="HY신명조" w:hAnsi="Times New Roman"/>
        </w:rPr>
      </w:pPr>
    </w:p>
    <w:p w14:paraId="37DA88CD" w14:textId="77777777" w:rsidR="00CC517C" w:rsidRPr="00187647" w:rsidRDefault="00CC517C" w:rsidP="00474C1C">
      <w:pPr>
        <w:pStyle w:val="a3"/>
        <w:wordWrap/>
        <w:rPr>
          <w:rFonts w:ascii="HY신명조" w:eastAsia="HY신명조" w:hAnsi="Times New Roman"/>
        </w:rPr>
      </w:pPr>
      <w:r w:rsidRPr="00187647">
        <w:rPr>
          <w:rFonts w:ascii="HY신명조" w:eastAsia="HY신명조" w:hAnsi="Times New Roman" w:hint="eastAsia"/>
          <w:b/>
          <w:sz w:val="24"/>
        </w:rPr>
        <w:t>1. 서  론</w:t>
      </w:r>
      <w:r w:rsidRPr="00187647">
        <w:rPr>
          <w:rStyle w:val="a5"/>
          <w:rFonts w:ascii="HY신명조" w:eastAsia="HY신명조" w:hAnsi="Times New Roman" w:hint="eastAsia"/>
          <w:b/>
          <w:sz w:val="24"/>
        </w:rPr>
        <w:footnoteReference w:id="1"/>
      </w:r>
    </w:p>
    <w:p w14:paraId="3F878702" w14:textId="77777777" w:rsidR="00CC517C" w:rsidRPr="00187647" w:rsidRDefault="00CC517C" w:rsidP="00474C1C">
      <w:pPr>
        <w:pStyle w:val="a3"/>
        <w:wordWrap/>
        <w:rPr>
          <w:rFonts w:ascii="HY신명조" w:eastAsia="HY신명조" w:hAnsi="Times New Roman"/>
        </w:rPr>
      </w:pPr>
      <w:r w:rsidRPr="00187647">
        <w:rPr>
          <w:rFonts w:ascii="HY신명조" w:eastAsia="HY신명조" w:hAnsi="Times New Roman" w:hint="eastAsia"/>
          <w:b/>
          <w:sz w:val="24"/>
        </w:rPr>
        <w:t>1.1 연구배경</w:t>
      </w:r>
    </w:p>
    <w:p w14:paraId="41C8F396" w14:textId="77777777" w:rsidR="00CC517C" w:rsidRPr="00187647" w:rsidRDefault="00CC517C" w:rsidP="00474C1C">
      <w:pPr>
        <w:pStyle w:val="a3"/>
        <w:wordWrap/>
        <w:rPr>
          <w:rFonts w:ascii="HY신명조" w:eastAsia="HY신명조" w:hAnsi="Times New Roman"/>
        </w:rPr>
        <w:sectPr w:rsidR="00CC517C" w:rsidRPr="00187647" w:rsidSect="006D73AC">
          <w:footnotePr>
            <w:numFmt w:val="chicago"/>
            <w:numStart w:val="2"/>
          </w:footnotePr>
          <w:pgSz w:w="11906" w:h="16838"/>
          <w:pgMar w:top="1418" w:right="1134" w:bottom="1418" w:left="1134" w:header="851" w:footer="992" w:gutter="0"/>
          <w:cols w:space="425"/>
          <w:docGrid w:linePitch="360"/>
        </w:sectPr>
      </w:pPr>
    </w:p>
    <w:p w14:paraId="0421AAFB" w14:textId="77777777" w:rsidR="00912DC2" w:rsidRPr="00187647" w:rsidRDefault="00912DC2">
      <w:pPr>
        <w:widowControl/>
        <w:wordWrap/>
        <w:autoSpaceDE/>
        <w:autoSpaceDN/>
        <w:spacing w:after="0" w:line="240" w:lineRule="auto"/>
        <w:rPr>
          <w:rFonts w:ascii="HY신명조" w:eastAsia="HY신명조" w:hAnsiTheme="majorHAnsi" w:cs="굴림"/>
          <w:kern w:val="0"/>
          <w:szCs w:val="20"/>
        </w:rPr>
        <w:pPrChange w:id="1"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kern w:val="0"/>
          <w:szCs w:val="20"/>
        </w:rPr>
        <w:t>규칙 기반 시스템은 높은 예측 가능성과 통제 가능성을 제공하지만 유연성이 부족하고, 반대로 LLM 기반 시스템은 풍부한 표현력과 유연성을 제공하지만 판단 오류와 응답 불확실성 등의 위험을 내포하고 있다</w:t>
      </w:r>
      <w:ins w:id="2" w:author="Microsoft 계정" w:date="2025-04-21T17:14:00Z">
        <w:r w:rsidR="00521EB0">
          <w:rPr>
            <w:rFonts w:ascii="HY신명조" w:eastAsia="HY신명조" w:hAnsiTheme="majorHAnsi" w:cs="굴림" w:hint="eastAsia"/>
            <w:kern w:val="0"/>
            <w:szCs w:val="20"/>
          </w:rPr>
          <w:t>[</w:t>
        </w:r>
        <w:r w:rsidR="00521EB0">
          <w:rPr>
            <w:rFonts w:ascii="HY신명조" w:eastAsia="HY신명조" w:hAnsiTheme="majorHAnsi" w:cs="굴림"/>
            <w:kern w:val="0"/>
            <w:szCs w:val="20"/>
          </w:rPr>
          <w:t>1]</w:t>
        </w:r>
      </w:ins>
      <w:r w:rsidRPr="00187647">
        <w:rPr>
          <w:rFonts w:ascii="HY신명조" w:eastAsia="HY신명조" w:hAnsiTheme="majorHAnsi" w:cs="굴림" w:hint="eastAsia"/>
          <w:kern w:val="0"/>
          <w:szCs w:val="20"/>
        </w:rPr>
        <w:t>. 특히 서비스 현장에서는 LLM의 맥락 유지 불안정성, 의도 해석 한계, 응답의 비결정성이 실질적인 장애 요인으로 작용하고 있다.</w:t>
      </w:r>
    </w:p>
    <w:p w14:paraId="70D1FD01" w14:textId="77777777" w:rsidR="007205D8" w:rsidRPr="00187647" w:rsidRDefault="00912DC2">
      <w:pPr>
        <w:widowControl/>
        <w:wordWrap/>
        <w:autoSpaceDE/>
        <w:autoSpaceDN/>
        <w:spacing w:after="0" w:line="240" w:lineRule="auto"/>
        <w:rPr>
          <w:rFonts w:ascii="HY신명조" w:eastAsia="HY신명조" w:hAnsiTheme="majorHAnsi" w:cs="굴림"/>
          <w:kern w:val="0"/>
          <w:szCs w:val="20"/>
        </w:rPr>
        <w:pPrChange w:id="3"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kern w:val="0"/>
          <w:szCs w:val="20"/>
        </w:rPr>
        <w:t>한편, 멀티 에이전트 환경에서는 여러 에이전트가 협업하는 과정에서 비의도적인 충돌, 정보 노출, 역할 충돌 등의 위험이 발생할 수 있으며, 이로 인해 시스템의 신뢰성과 안정성이 저하될 수 있다</w:t>
      </w:r>
      <w:ins w:id="4" w:author="Microsoft 계정" w:date="2025-04-21T17:13:00Z">
        <w:r w:rsidR="007B1F05">
          <w:rPr>
            <w:rFonts w:ascii="HY신명조" w:eastAsia="HY신명조" w:hAnsiTheme="majorHAnsi" w:cs="굴림" w:hint="eastAsia"/>
            <w:kern w:val="0"/>
            <w:szCs w:val="20"/>
          </w:rPr>
          <w:t>[</w:t>
        </w:r>
        <w:r w:rsidR="007B1F05">
          <w:rPr>
            <w:rFonts w:ascii="HY신명조" w:eastAsia="HY신명조" w:hAnsiTheme="majorHAnsi" w:cs="굴림"/>
            <w:kern w:val="0"/>
            <w:szCs w:val="20"/>
          </w:rPr>
          <w:t>2]</w:t>
        </w:r>
      </w:ins>
      <w:del w:id="5" w:author="Microsoft 계정" w:date="2025-04-21T17:12:00Z">
        <w:r w:rsidRPr="00187647" w:rsidDel="00614229">
          <w:rPr>
            <w:rFonts w:ascii="HY신명조" w:eastAsia="HY신명조" w:hAnsiTheme="majorHAnsi" w:cs="굴림" w:hint="eastAsia"/>
            <w:kern w:val="0"/>
            <w:szCs w:val="20"/>
          </w:rPr>
          <w:delText>(Wooldridge et al., 2024)</w:delText>
        </w:r>
      </w:del>
      <w:r w:rsidRPr="00187647">
        <w:rPr>
          <w:rFonts w:ascii="HY신명조" w:eastAsia="HY신명조" w:hAnsiTheme="majorHAnsi" w:cs="굴림" w:hint="eastAsia"/>
          <w:kern w:val="0"/>
          <w:szCs w:val="20"/>
        </w:rPr>
        <w:t xml:space="preserve">. 특히 </w:t>
      </w:r>
      <w:ins w:id="6" w:author="Microsoft 계정" w:date="2025-04-21T16:52:00Z">
        <w:r w:rsidR="00E51367" w:rsidRPr="00E51367">
          <w:rPr>
            <w:rFonts w:ascii="HY신명조" w:eastAsia="HY신명조" w:hAnsiTheme="majorHAnsi" w:cs="굴림" w:hint="eastAsia"/>
            <w:kern w:val="0"/>
            <w:szCs w:val="20"/>
          </w:rPr>
          <w:t>각</w:t>
        </w:r>
        <w:r w:rsidR="00E51367" w:rsidRPr="00E51367">
          <w:rPr>
            <w:rFonts w:ascii="HY신명조" w:eastAsia="HY신명조" w:hAnsiTheme="majorHAnsi" w:cs="굴림"/>
            <w:kern w:val="0"/>
            <w:szCs w:val="20"/>
          </w:rPr>
          <w:t xml:space="preserve"> 에이전트가 고도로 자율적인 </w:t>
        </w:r>
        <w:r w:rsidR="00E51367" w:rsidRPr="00E51367">
          <w:rPr>
            <w:rFonts w:ascii="HY신명조" w:eastAsia="HY신명조" w:hAnsiTheme="majorHAnsi" w:cs="굴림"/>
            <w:kern w:val="0"/>
            <w:szCs w:val="20"/>
          </w:rPr>
          <w:t>구조를 가질 경우, 통제되지 않은 상호작용이 발생하거나 시스템 전체의 예측 가능성이 낮아질 수 있다</w:t>
        </w:r>
        <w:r w:rsidR="00E51367">
          <w:rPr>
            <w:rFonts w:ascii="HY신명조" w:eastAsia="HY신명조" w:hAnsiTheme="majorHAnsi" w:cs="굴림" w:hint="eastAsia"/>
            <w:kern w:val="0"/>
            <w:szCs w:val="20"/>
          </w:rPr>
          <w:t>.</w:t>
        </w:r>
      </w:ins>
      <w:del w:id="7" w:author="Microsoft 계정" w:date="2025-04-21T16:52:00Z">
        <w:r w:rsidR="0036082B" w:rsidRPr="00187647" w:rsidDel="00E51367">
          <w:rPr>
            <w:rFonts w:ascii="HY신명조" w:eastAsia="HY신명조" w:hAnsiTheme="majorHAnsi" w:cs="굴림" w:hint="eastAsia"/>
            <w:kern w:val="0"/>
            <w:szCs w:val="20"/>
          </w:rPr>
          <w:delText>각 에이전트가 고도로 자율적인 구조를 가질 경우, 제어되지 않는 상호작용이 발생하거나 전체 시스템의 예측 가능성이 저하될 수 있다.</w:delText>
        </w:r>
      </w:del>
      <w:r w:rsidRPr="00187647">
        <w:rPr>
          <w:rFonts w:ascii="HY신명조" w:eastAsia="HY신명조" w:hAnsiTheme="majorHAnsi" w:cs="굴림" w:hint="eastAsia"/>
          <w:kern w:val="0"/>
          <w:szCs w:val="20"/>
        </w:rPr>
        <w:t xml:space="preserve"> 이러한 배경에서, 각 에이전트의 동작을 제어 가능하게 만들고, 데이터 수준에서 보안을 </w:t>
      </w:r>
    </w:p>
    <w:p w14:paraId="0C1DD290" w14:textId="77777777" w:rsidR="00912DC2" w:rsidRPr="00187647" w:rsidRDefault="00912DC2">
      <w:pPr>
        <w:widowControl/>
        <w:wordWrap/>
        <w:autoSpaceDE/>
        <w:autoSpaceDN/>
        <w:spacing w:after="0" w:line="240" w:lineRule="auto"/>
        <w:rPr>
          <w:rFonts w:ascii="HY신명조" w:eastAsia="HY신명조" w:hAnsiTheme="majorHAnsi" w:cs="굴림"/>
          <w:kern w:val="0"/>
          <w:szCs w:val="20"/>
        </w:rPr>
        <w:pPrChange w:id="8"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kern w:val="0"/>
          <w:szCs w:val="20"/>
        </w:rPr>
        <w:t>확보할 수 있는 하이브리드 구조의 필요성이 커지고 있다.</w:t>
      </w:r>
    </w:p>
    <w:p w14:paraId="72A3D3EC" w14:textId="77777777" w:rsidR="00E20EB6" w:rsidRPr="00187647" w:rsidRDefault="00E20EB6">
      <w:pPr>
        <w:widowControl/>
        <w:wordWrap/>
        <w:autoSpaceDE/>
        <w:autoSpaceDN/>
        <w:spacing w:after="0" w:line="240" w:lineRule="auto"/>
        <w:rPr>
          <w:rFonts w:ascii="HY신명조" w:eastAsia="HY신명조" w:hAnsi="Times New Roman"/>
          <w:b/>
          <w:sz w:val="24"/>
        </w:rPr>
        <w:pPrChange w:id="9" w:author="Microsoft 계정" w:date="2025-05-09T10:25:00Z">
          <w:pPr>
            <w:widowControl/>
            <w:wordWrap/>
            <w:autoSpaceDE/>
            <w:autoSpaceDN/>
            <w:spacing w:after="0" w:line="240" w:lineRule="auto"/>
            <w:jc w:val="left"/>
          </w:pPr>
        </w:pPrChange>
      </w:pPr>
    </w:p>
    <w:p w14:paraId="4D2F562A" w14:textId="77777777" w:rsidR="00912DC2" w:rsidRPr="00187647" w:rsidRDefault="00275657">
      <w:pPr>
        <w:widowControl/>
        <w:wordWrap/>
        <w:autoSpaceDE/>
        <w:autoSpaceDN/>
        <w:spacing w:after="0" w:line="240" w:lineRule="auto"/>
        <w:rPr>
          <w:rFonts w:ascii="HY신명조" w:eastAsia="HY신명조" w:hAnsiTheme="majorHAnsi" w:cs="굴림"/>
          <w:bCs/>
          <w:kern w:val="0"/>
          <w:szCs w:val="20"/>
        </w:rPr>
        <w:pPrChange w:id="10"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1.2 연구 목적</w:t>
      </w:r>
    </w:p>
    <w:p w14:paraId="7AB24805" w14:textId="77777777" w:rsidR="00F4655A" w:rsidRPr="00F4655A" w:rsidRDefault="00F4655A">
      <w:pPr>
        <w:widowControl/>
        <w:wordWrap/>
        <w:autoSpaceDE/>
        <w:autoSpaceDN/>
        <w:spacing w:after="0" w:line="240" w:lineRule="auto"/>
        <w:rPr>
          <w:ins w:id="11" w:author="Microsoft 계정" w:date="2025-04-25T14:23:00Z"/>
          <w:rFonts w:ascii="HY신명조" w:eastAsia="HY신명조" w:hAnsiTheme="majorHAnsi" w:cs="굴림"/>
          <w:kern w:val="0"/>
          <w:szCs w:val="20"/>
        </w:rPr>
        <w:pPrChange w:id="12" w:author="Microsoft 계정" w:date="2025-05-09T10:25:00Z">
          <w:pPr>
            <w:widowControl/>
            <w:wordWrap/>
            <w:autoSpaceDE/>
            <w:autoSpaceDN/>
            <w:spacing w:after="0" w:line="240" w:lineRule="auto"/>
            <w:jc w:val="left"/>
          </w:pPr>
        </w:pPrChange>
      </w:pPr>
      <w:ins w:id="13" w:author="Microsoft 계정" w:date="2025-04-25T14:23:00Z">
        <w:r w:rsidRPr="00F4655A">
          <w:rPr>
            <w:rFonts w:ascii="HY신명조" w:eastAsia="HY신명조" w:hAnsiTheme="majorHAnsi" w:cs="굴림" w:hint="eastAsia"/>
            <w:kern w:val="0"/>
            <w:szCs w:val="20"/>
          </w:rPr>
          <w:t>본</w:t>
        </w:r>
        <w:r w:rsidRPr="00F4655A">
          <w:rPr>
            <w:rFonts w:ascii="HY신명조" w:eastAsia="HY신명조" w:hAnsiTheme="majorHAnsi" w:cs="굴림"/>
            <w:kern w:val="0"/>
            <w:szCs w:val="20"/>
          </w:rPr>
          <w:t xml:space="preserve"> 연구는 규칙 기반 시스템과 대형 언어 모델(LLM)을 결합한 하이브리드 AI 에이전트 아키텍처를 제안하고, 이를 통해 멀티 에이전트 환경에서 발생하는 핵심 문제를 해결하고자 한다. </w:t>
        </w:r>
        <w:r w:rsidRPr="00F4655A">
          <w:rPr>
            <w:rFonts w:ascii="HY신명조" w:eastAsia="HY신명조" w:hAnsiTheme="majorHAnsi" w:cs="굴림"/>
            <w:kern w:val="0"/>
            <w:szCs w:val="20"/>
          </w:rPr>
          <w:lastRenderedPageBreak/>
          <w:t>특히 다음 세 가지 측면에서 실질적 개선을 목표로 한다.</w:t>
        </w:r>
      </w:ins>
    </w:p>
    <w:p w14:paraId="010EBE1F" w14:textId="77777777" w:rsidR="00F4655A" w:rsidRPr="00F4655A" w:rsidRDefault="00F4655A">
      <w:pPr>
        <w:widowControl/>
        <w:wordWrap/>
        <w:autoSpaceDE/>
        <w:autoSpaceDN/>
        <w:spacing w:after="0" w:line="240" w:lineRule="auto"/>
        <w:rPr>
          <w:ins w:id="14" w:author="Microsoft 계정" w:date="2025-04-25T14:23:00Z"/>
          <w:rFonts w:ascii="HY신명조" w:eastAsia="HY신명조" w:hAnsiTheme="majorHAnsi" w:cs="굴림"/>
          <w:kern w:val="0"/>
          <w:szCs w:val="20"/>
        </w:rPr>
        <w:pPrChange w:id="15" w:author="Microsoft 계정" w:date="2025-05-09T10:25:00Z">
          <w:pPr>
            <w:widowControl/>
            <w:wordWrap/>
            <w:autoSpaceDE/>
            <w:autoSpaceDN/>
            <w:spacing w:after="0" w:line="240" w:lineRule="auto"/>
            <w:jc w:val="left"/>
          </w:pPr>
        </w:pPrChange>
      </w:pPr>
      <w:ins w:id="16" w:author="Microsoft 계정" w:date="2025-04-25T14:23:00Z">
        <w:r w:rsidRPr="00F4655A">
          <w:rPr>
            <w:rFonts w:ascii="HY신명조" w:eastAsia="HY신명조" w:hAnsiTheme="majorHAnsi" w:cs="굴림" w:hint="eastAsia"/>
            <w:kern w:val="0"/>
            <w:szCs w:val="20"/>
          </w:rPr>
          <w:t>첫째</w:t>
        </w:r>
        <w:r w:rsidRPr="00F4655A">
          <w:rPr>
            <w:rFonts w:ascii="HY신명조" w:eastAsia="HY신명조" w:hAnsiTheme="majorHAnsi" w:cs="굴림"/>
            <w:kern w:val="0"/>
            <w:szCs w:val="20"/>
          </w:rPr>
          <w:t>, LLM의 판단 오류(예: 허위 정보 생성), 정보 노출, 응답의 비일관성과 같은 고유 리스크를 규칙 기반 메커니즘으로 통제함으로써, 에이전트 시스템의 신뢰성을 확보한다 (3.4절, 3.5절 참조).</w:t>
        </w:r>
      </w:ins>
    </w:p>
    <w:p w14:paraId="2DE3388C" w14:textId="77777777" w:rsidR="00F4655A" w:rsidRPr="00F4655A" w:rsidRDefault="00F4655A">
      <w:pPr>
        <w:widowControl/>
        <w:wordWrap/>
        <w:autoSpaceDE/>
        <w:autoSpaceDN/>
        <w:spacing w:after="0" w:line="240" w:lineRule="auto"/>
        <w:rPr>
          <w:ins w:id="17" w:author="Microsoft 계정" w:date="2025-04-25T14:23:00Z"/>
          <w:rFonts w:ascii="HY신명조" w:eastAsia="HY신명조" w:hAnsiTheme="majorHAnsi" w:cs="굴림"/>
          <w:kern w:val="0"/>
          <w:szCs w:val="20"/>
        </w:rPr>
        <w:pPrChange w:id="18" w:author="Microsoft 계정" w:date="2025-05-09T10:25:00Z">
          <w:pPr>
            <w:widowControl/>
            <w:wordWrap/>
            <w:autoSpaceDE/>
            <w:autoSpaceDN/>
            <w:spacing w:after="0" w:line="240" w:lineRule="auto"/>
            <w:jc w:val="left"/>
          </w:pPr>
        </w:pPrChange>
      </w:pPr>
      <w:ins w:id="19" w:author="Microsoft 계정" w:date="2025-04-25T14:23:00Z">
        <w:r w:rsidRPr="00F4655A">
          <w:rPr>
            <w:rFonts w:ascii="HY신명조" w:eastAsia="HY신명조" w:hAnsiTheme="majorHAnsi" w:cs="굴림" w:hint="eastAsia"/>
            <w:kern w:val="0"/>
            <w:szCs w:val="20"/>
          </w:rPr>
          <w:t>둘째</w:t>
        </w:r>
        <w:r w:rsidRPr="00F4655A">
          <w:rPr>
            <w:rFonts w:ascii="HY신명조" w:eastAsia="HY신명조" w:hAnsiTheme="majorHAnsi" w:cs="굴림"/>
            <w:kern w:val="0"/>
            <w:szCs w:val="20"/>
          </w:rPr>
          <w:t>, 멀티 테넌트 환경에서의 데이터 격리(3.3.1절), 개인정보 비식별화(3.3.2절) 및 ISMS-P 인증 기준(3.3절 전반), 프롬프트 인젝션 대응 구조(3.3.5절)를 포함한 보안 설계를 통해 보안성과 컴플라이언스 대응 능력을 강화한다.</w:t>
        </w:r>
      </w:ins>
    </w:p>
    <w:p w14:paraId="0052FC50" w14:textId="77777777" w:rsidR="00F4655A" w:rsidRPr="00F4655A" w:rsidRDefault="00F4655A">
      <w:pPr>
        <w:widowControl/>
        <w:wordWrap/>
        <w:autoSpaceDE/>
        <w:autoSpaceDN/>
        <w:spacing w:after="0" w:line="240" w:lineRule="auto"/>
        <w:rPr>
          <w:ins w:id="20" w:author="Microsoft 계정" w:date="2025-04-25T14:23:00Z"/>
          <w:rFonts w:ascii="HY신명조" w:eastAsia="HY신명조" w:hAnsiTheme="majorHAnsi" w:cs="굴림"/>
          <w:kern w:val="0"/>
          <w:szCs w:val="20"/>
        </w:rPr>
        <w:pPrChange w:id="21" w:author="Microsoft 계정" w:date="2025-05-09T10:25:00Z">
          <w:pPr>
            <w:widowControl/>
            <w:wordWrap/>
            <w:autoSpaceDE/>
            <w:autoSpaceDN/>
            <w:spacing w:after="0" w:line="240" w:lineRule="auto"/>
            <w:jc w:val="left"/>
          </w:pPr>
        </w:pPrChange>
      </w:pPr>
      <w:ins w:id="22" w:author="Microsoft 계정" w:date="2025-04-25T14:23:00Z">
        <w:r w:rsidRPr="00F4655A">
          <w:rPr>
            <w:rFonts w:ascii="HY신명조" w:eastAsia="HY신명조" w:hAnsiTheme="majorHAnsi" w:cs="굴림" w:hint="eastAsia"/>
            <w:kern w:val="0"/>
            <w:szCs w:val="20"/>
          </w:rPr>
          <w:t>셋째</w:t>
        </w:r>
        <w:r w:rsidRPr="00F4655A">
          <w:rPr>
            <w:rFonts w:ascii="HY신명조" w:eastAsia="HY신명조" w:hAnsiTheme="majorHAnsi" w:cs="굴림"/>
            <w:kern w:val="0"/>
            <w:szCs w:val="20"/>
          </w:rPr>
          <w:t>, LLM의 유연한 언어 처리 능력을 유지하면서도, 자원 효율성과 응답 일관성을 고려한 실행 구조를 도입하고(3.4절), 호출 최적화 전략(3.5절)을 통해 운영 안정성과 확장성을 동시에 달성한다.</w:t>
        </w:r>
      </w:ins>
    </w:p>
    <w:p w14:paraId="50E699CC" w14:textId="77777777" w:rsidR="00F4655A" w:rsidRDefault="00F4655A">
      <w:pPr>
        <w:widowControl/>
        <w:wordWrap/>
        <w:autoSpaceDE/>
        <w:autoSpaceDN/>
        <w:spacing w:after="0" w:line="240" w:lineRule="auto"/>
        <w:rPr>
          <w:ins w:id="23" w:author="Microsoft 계정" w:date="2025-04-25T14:23:00Z"/>
          <w:rFonts w:ascii="HY신명조" w:eastAsia="HY신명조" w:hAnsiTheme="majorHAnsi" w:cs="굴림"/>
          <w:kern w:val="0"/>
          <w:szCs w:val="20"/>
        </w:rPr>
        <w:pPrChange w:id="24" w:author="Microsoft 계정" w:date="2025-05-09T10:25:00Z">
          <w:pPr>
            <w:widowControl/>
            <w:wordWrap/>
            <w:autoSpaceDE/>
            <w:autoSpaceDN/>
            <w:spacing w:after="0" w:line="240" w:lineRule="auto"/>
            <w:jc w:val="left"/>
          </w:pPr>
        </w:pPrChange>
      </w:pPr>
      <w:ins w:id="25" w:author="Microsoft 계정" w:date="2025-04-25T14:23:00Z">
        <w:r w:rsidRPr="00F4655A">
          <w:rPr>
            <w:rFonts w:ascii="HY신명조" w:eastAsia="HY신명조" w:hAnsiTheme="majorHAnsi" w:cs="굴림" w:hint="eastAsia"/>
            <w:kern w:val="0"/>
            <w:szCs w:val="20"/>
          </w:rPr>
          <w:t>본</w:t>
        </w:r>
        <w:r w:rsidRPr="00F4655A">
          <w:rPr>
            <w:rFonts w:ascii="HY신명조" w:eastAsia="HY신명조" w:hAnsiTheme="majorHAnsi" w:cs="굴림"/>
            <w:kern w:val="0"/>
            <w:szCs w:val="20"/>
          </w:rPr>
          <w:t xml:space="preserve"> 연구는 LangGraph, Claude 등 기존 LLM 중심 워크플로우 프레임워크가 제시하지 못한 제어 가능성과 보안 대응력을 확보하는 실용적 대안을 제시한다. 특히, 액션메소드 기반 실행 구조와 엔티티 중심 응답 조립 방식, 프롬프트 인젝션 방어를 포함한 다층 보안 체계는 산업 현장에서 요구되는 신뢰성, 보안성, 효율성을 균형 있게 충족할 수 있는 하이브리드 AI 시스템 설계 기준을 제시한다.</w:t>
        </w:r>
      </w:ins>
    </w:p>
    <w:p w14:paraId="34037FF3" w14:textId="77777777" w:rsidR="00912DC2" w:rsidRPr="00187647" w:rsidDel="00F4655A" w:rsidRDefault="00912DC2">
      <w:pPr>
        <w:widowControl/>
        <w:wordWrap/>
        <w:autoSpaceDE/>
        <w:autoSpaceDN/>
        <w:spacing w:after="0" w:line="240" w:lineRule="auto"/>
        <w:rPr>
          <w:del w:id="26" w:author="Microsoft 계정" w:date="2025-04-25T14:23:00Z"/>
          <w:rFonts w:ascii="HY신명조" w:eastAsia="HY신명조" w:hAnsiTheme="majorHAnsi" w:cs="굴림"/>
          <w:kern w:val="0"/>
          <w:szCs w:val="20"/>
        </w:rPr>
        <w:pPrChange w:id="27" w:author="Microsoft 계정" w:date="2025-05-09T10:25:00Z">
          <w:pPr>
            <w:widowControl/>
            <w:wordWrap/>
            <w:autoSpaceDE/>
            <w:autoSpaceDN/>
            <w:spacing w:after="0" w:line="240" w:lineRule="auto"/>
            <w:jc w:val="left"/>
          </w:pPr>
        </w:pPrChange>
      </w:pPr>
      <w:del w:id="28" w:author="Microsoft 계정" w:date="2025-04-25T14:23:00Z">
        <w:r w:rsidRPr="00187647" w:rsidDel="00F4655A">
          <w:rPr>
            <w:rFonts w:ascii="HY신명조" w:eastAsia="HY신명조" w:hAnsiTheme="majorHAnsi" w:cs="굴림" w:hint="eastAsia"/>
            <w:kern w:val="0"/>
            <w:szCs w:val="20"/>
          </w:rPr>
          <w:delText>본 연구의 목적은 규칙 기반 시스템과 대형 언어 모델(LLM)을 결합한 하이브리드 AI 에이전트 구조를 제안함으로써, 멀티 에이전트 환경에서의 주요 문제를 해결하는 것이다. 특히 다음의 세 가지 측면에서 실질적인 개선을 추구한다.</w:delText>
        </w:r>
      </w:del>
    </w:p>
    <w:p w14:paraId="2B052D60" w14:textId="77777777" w:rsidR="00912DC2" w:rsidRPr="00187647" w:rsidDel="00F4655A" w:rsidRDefault="00912DC2">
      <w:pPr>
        <w:widowControl/>
        <w:wordWrap/>
        <w:autoSpaceDE/>
        <w:autoSpaceDN/>
        <w:spacing w:after="0" w:line="240" w:lineRule="auto"/>
        <w:rPr>
          <w:del w:id="29" w:author="Microsoft 계정" w:date="2025-04-25T14:23:00Z"/>
          <w:rFonts w:ascii="HY신명조" w:eastAsia="HY신명조" w:hAnsiTheme="majorHAnsi" w:cs="굴림"/>
          <w:kern w:val="0"/>
          <w:szCs w:val="20"/>
        </w:rPr>
        <w:pPrChange w:id="30" w:author="Microsoft 계정" w:date="2025-05-09T10:25:00Z">
          <w:pPr>
            <w:widowControl/>
            <w:wordWrap/>
            <w:autoSpaceDE/>
            <w:autoSpaceDN/>
            <w:spacing w:after="0" w:line="240" w:lineRule="auto"/>
            <w:jc w:val="left"/>
          </w:pPr>
        </w:pPrChange>
      </w:pPr>
      <w:del w:id="31" w:author="Microsoft 계정" w:date="2025-04-25T14:23:00Z">
        <w:r w:rsidRPr="00187647" w:rsidDel="00F4655A">
          <w:rPr>
            <w:rFonts w:ascii="HY신명조" w:eastAsia="HY신명조" w:hAnsiTheme="majorHAnsi" w:cs="굴림" w:hint="eastAsia"/>
            <w:kern w:val="0"/>
            <w:szCs w:val="20"/>
          </w:rPr>
          <w:delText xml:space="preserve">첫째, </w:delText>
        </w:r>
        <w:r w:rsidRPr="00187647" w:rsidDel="00F4655A">
          <w:rPr>
            <w:rFonts w:ascii="HY신명조" w:eastAsia="HY신명조" w:hAnsiTheme="majorHAnsi" w:cs="굴림" w:hint="eastAsia"/>
            <w:bCs/>
            <w:kern w:val="0"/>
            <w:szCs w:val="20"/>
          </w:rPr>
          <w:delText>LLM의 판단 오류, 정보 노출, 응답 불확실성</w:delText>
        </w:r>
        <w:r w:rsidRPr="00187647" w:rsidDel="00F4655A">
          <w:rPr>
            <w:rFonts w:ascii="HY신명조" w:eastAsia="HY신명조" w:hAnsiTheme="majorHAnsi" w:cs="굴림" w:hint="eastAsia"/>
            <w:kern w:val="0"/>
            <w:szCs w:val="20"/>
          </w:rPr>
          <w:delText xml:space="preserve"> 등의 리스크를 </w:delText>
        </w:r>
        <w:r w:rsidRPr="00187647" w:rsidDel="00F4655A">
          <w:rPr>
            <w:rFonts w:ascii="HY신명조" w:eastAsia="HY신명조" w:hAnsiTheme="majorHAnsi" w:cs="굴림" w:hint="eastAsia"/>
            <w:bCs/>
            <w:kern w:val="0"/>
            <w:szCs w:val="20"/>
          </w:rPr>
          <w:delText>규칙 기반 메커니즘으로 제어</w:delText>
        </w:r>
        <w:r w:rsidRPr="00187647" w:rsidDel="00F4655A">
          <w:rPr>
            <w:rFonts w:ascii="HY신명조" w:eastAsia="HY신명조" w:hAnsiTheme="majorHAnsi" w:cs="굴림" w:hint="eastAsia"/>
            <w:kern w:val="0"/>
            <w:szCs w:val="20"/>
          </w:rPr>
          <w:delText>하여 신뢰성을 확보한다.</w:delText>
        </w:r>
      </w:del>
    </w:p>
    <w:p w14:paraId="3AF2F038" w14:textId="77777777" w:rsidR="00912DC2" w:rsidRPr="00187647" w:rsidDel="00F4655A" w:rsidRDefault="00912DC2">
      <w:pPr>
        <w:widowControl/>
        <w:wordWrap/>
        <w:autoSpaceDE/>
        <w:autoSpaceDN/>
        <w:spacing w:after="0" w:line="240" w:lineRule="auto"/>
        <w:rPr>
          <w:del w:id="32" w:author="Microsoft 계정" w:date="2025-04-25T14:23:00Z"/>
          <w:rFonts w:ascii="HY신명조" w:eastAsia="HY신명조" w:hAnsiTheme="majorHAnsi" w:cs="굴림"/>
          <w:kern w:val="0"/>
          <w:szCs w:val="20"/>
        </w:rPr>
        <w:pPrChange w:id="33" w:author="Microsoft 계정" w:date="2025-05-09T10:25:00Z">
          <w:pPr>
            <w:widowControl/>
            <w:wordWrap/>
            <w:autoSpaceDE/>
            <w:autoSpaceDN/>
            <w:spacing w:after="0" w:line="240" w:lineRule="auto"/>
            <w:jc w:val="left"/>
          </w:pPr>
        </w:pPrChange>
      </w:pPr>
      <w:del w:id="34" w:author="Microsoft 계정" w:date="2025-04-25T14:23:00Z">
        <w:r w:rsidRPr="00187647" w:rsidDel="00F4655A">
          <w:rPr>
            <w:rFonts w:ascii="HY신명조" w:eastAsia="HY신명조" w:hAnsiTheme="majorHAnsi" w:cs="굴림" w:hint="eastAsia"/>
            <w:kern w:val="0"/>
            <w:szCs w:val="20"/>
          </w:rPr>
          <w:delText xml:space="preserve">둘째, </w:delText>
        </w:r>
        <w:r w:rsidRPr="00187647" w:rsidDel="00F4655A">
          <w:rPr>
            <w:rFonts w:ascii="HY신명조" w:eastAsia="HY신명조" w:hAnsiTheme="majorHAnsi" w:cs="굴림" w:hint="eastAsia"/>
            <w:bCs/>
            <w:kern w:val="0"/>
            <w:szCs w:val="20"/>
          </w:rPr>
          <w:delText>멀티 테넌트 환경에서의 데이터 격리와 개인정보 비식별화</w:delText>
        </w:r>
        <w:r w:rsidRPr="00187647" w:rsidDel="00F4655A">
          <w:rPr>
            <w:rFonts w:ascii="HY신명조" w:eastAsia="HY신명조" w:hAnsiTheme="majorHAnsi" w:cs="굴림" w:hint="eastAsia"/>
            <w:kern w:val="0"/>
            <w:szCs w:val="20"/>
          </w:rPr>
          <w:delText xml:space="preserve">를 통해 실질적인 </w:delText>
        </w:r>
        <w:r w:rsidRPr="00187647" w:rsidDel="00F4655A">
          <w:rPr>
            <w:rFonts w:ascii="HY신명조" w:eastAsia="HY신명조" w:hAnsiTheme="majorHAnsi" w:cs="굴림" w:hint="eastAsia"/>
            <w:bCs/>
            <w:kern w:val="0"/>
            <w:szCs w:val="20"/>
          </w:rPr>
          <w:delText>보안성과 컴플라이언스 대응력</w:delText>
        </w:r>
        <w:r w:rsidRPr="00187647" w:rsidDel="00F4655A">
          <w:rPr>
            <w:rFonts w:ascii="HY신명조" w:eastAsia="HY신명조" w:hAnsiTheme="majorHAnsi" w:cs="굴림" w:hint="eastAsia"/>
            <w:kern w:val="0"/>
            <w:szCs w:val="20"/>
          </w:rPr>
          <w:delText>을 강화한다.</w:delText>
        </w:r>
      </w:del>
    </w:p>
    <w:p w14:paraId="5FBDC93C" w14:textId="77777777" w:rsidR="00912DC2" w:rsidRPr="00187647" w:rsidDel="00F4655A" w:rsidRDefault="00912DC2">
      <w:pPr>
        <w:widowControl/>
        <w:wordWrap/>
        <w:autoSpaceDE/>
        <w:autoSpaceDN/>
        <w:spacing w:after="0" w:line="240" w:lineRule="auto"/>
        <w:rPr>
          <w:del w:id="35" w:author="Microsoft 계정" w:date="2025-04-25T14:23:00Z"/>
          <w:rFonts w:ascii="HY신명조" w:eastAsia="HY신명조" w:hAnsiTheme="majorHAnsi" w:cs="굴림"/>
          <w:kern w:val="0"/>
          <w:szCs w:val="20"/>
        </w:rPr>
        <w:pPrChange w:id="36" w:author="Microsoft 계정" w:date="2025-05-09T10:25:00Z">
          <w:pPr>
            <w:widowControl/>
            <w:wordWrap/>
            <w:autoSpaceDE/>
            <w:autoSpaceDN/>
            <w:spacing w:after="0" w:line="240" w:lineRule="auto"/>
            <w:jc w:val="left"/>
          </w:pPr>
        </w:pPrChange>
      </w:pPr>
      <w:del w:id="37" w:author="Microsoft 계정" w:date="2025-04-25T14:23:00Z">
        <w:r w:rsidRPr="00187647" w:rsidDel="00F4655A">
          <w:rPr>
            <w:rFonts w:ascii="HY신명조" w:eastAsia="HY신명조" w:hAnsiTheme="majorHAnsi" w:cs="굴림" w:hint="eastAsia"/>
            <w:kern w:val="0"/>
            <w:szCs w:val="20"/>
          </w:rPr>
          <w:delText xml:space="preserve">셋째, LLM의 유연한 언어 처리 능력은 유지하되, </w:delText>
        </w:r>
        <w:r w:rsidRPr="00187647" w:rsidDel="00F4655A">
          <w:rPr>
            <w:rFonts w:ascii="HY신명조" w:eastAsia="HY신명조" w:hAnsiTheme="majorHAnsi" w:cs="굴림" w:hint="eastAsia"/>
            <w:bCs/>
            <w:kern w:val="0"/>
            <w:szCs w:val="20"/>
          </w:rPr>
          <w:delText>자원 효율성과 응답 일관성</w:delText>
        </w:r>
        <w:r w:rsidRPr="00187647" w:rsidDel="00F4655A">
          <w:rPr>
            <w:rFonts w:ascii="HY신명조" w:eastAsia="HY신명조" w:hAnsiTheme="majorHAnsi" w:cs="굴림" w:hint="eastAsia"/>
            <w:kern w:val="0"/>
            <w:szCs w:val="20"/>
          </w:rPr>
          <w:delText xml:space="preserve">을 고려한 구조를 통해 시스템의 </w:delText>
        </w:r>
        <w:r w:rsidRPr="00187647" w:rsidDel="00F4655A">
          <w:rPr>
            <w:rFonts w:ascii="HY신명조" w:eastAsia="HY신명조" w:hAnsiTheme="majorHAnsi" w:cs="굴림" w:hint="eastAsia"/>
            <w:bCs/>
            <w:kern w:val="0"/>
            <w:szCs w:val="20"/>
          </w:rPr>
          <w:delText>운영 안정성과 확장성</w:delText>
        </w:r>
        <w:r w:rsidRPr="00187647" w:rsidDel="00F4655A">
          <w:rPr>
            <w:rFonts w:ascii="HY신명조" w:eastAsia="HY신명조" w:hAnsiTheme="majorHAnsi" w:cs="굴림" w:hint="eastAsia"/>
            <w:kern w:val="0"/>
            <w:szCs w:val="20"/>
          </w:rPr>
          <w:delText>을 동시에 달성한다.</w:delText>
        </w:r>
      </w:del>
    </w:p>
    <w:p w14:paraId="09577178" w14:textId="77777777" w:rsidR="00326542" w:rsidRPr="00187647" w:rsidDel="00F4655A" w:rsidRDefault="00326542">
      <w:pPr>
        <w:widowControl/>
        <w:wordWrap/>
        <w:autoSpaceDE/>
        <w:autoSpaceDN/>
        <w:spacing w:after="0" w:line="240" w:lineRule="auto"/>
        <w:rPr>
          <w:del w:id="38" w:author="Microsoft 계정" w:date="2025-04-25T14:23:00Z"/>
          <w:rFonts w:ascii="HY신명조" w:eastAsia="HY신명조" w:hAnsiTheme="majorHAnsi" w:cs="굴림"/>
          <w:kern w:val="0"/>
          <w:szCs w:val="20"/>
        </w:rPr>
        <w:pPrChange w:id="39" w:author="Microsoft 계정" w:date="2025-05-09T10:25:00Z">
          <w:pPr>
            <w:widowControl/>
            <w:wordWrap/>
            <w:autoSpaceDE/>
            <w:autoSpaceDN/>
            <w:spacing w:after="0" w:line="240" w:lineRule="auto"/>
            <w:jc w:val="left"/>
          </w:pPr>
        </w:pPrChange>
      </w:pPr>
      <w:del w:id="40" w:author="Microsoft 계정" w:date="2025-04-25T14:23:00Z">
        <w:r w:rsidRPr="00187647" w:rsidDel="00F4655A">
          <w:rPr>
            <w:rFonts w:ascii="HY신명조" w:eastAsia="HY신명조" w:hint="eastAsia"/>
          </w:rPr>
          <w:delText>이러한 목적을 바탕으로 본 논문은 기술적 완성도는 물론, 실제 산업 현장에서의 적용 가능성까지 고려한 하이브리드 AI 에이전트 시스템의 실용적 설계 프레임워크를 제시한다.</w:delText>
        </w:r>
      </w:del>
    </w:p>
    <w:p w14:paraId="0D0B940D" w14:textId="77777777" w:rsidR="00E20EB6" w:rsidRPr="00187647" w:rsidRDefault="00E20EB6">
      <w:pPr>
        <w:widowControl/>
        <w:wordWrap/>
        <w:autoSpaceDE/>
        <w:autoSpaceDN/>
        <w:spacing w:after="0" w:line="240" w:lineRule="auto"/>
        <w:rPr>
          <w:rFonts w:ascii="HY신명조" w:eastAsia="HY신명조" w:hAnsi="Times New Roman"/>
          <w:b/>
          <w:sz w:val="24"/>
        </w:rPr>
        <w:pPrChange w:id="41" w:author="Microsoft 계정" w:date="2025-05-09T10:25:00Z">
          <w:pPr>
            <w:widowControl/>
            <w:wordWrap/>
            <w:autoSpaceDE/>
            <w:autoSpaceDN/>
            <w:spacing w:after="0" w:line="240" w:lineRule="auto"/>
            <w:jc w:val="left"/>
          </w:pPr>
        </w:pPrChange>
      </w:pPr>
    </w:p>
    <w:p w14:paraId="4B382FA3" w14:textId="77777777" w:rsidR="003E269A" w:rsidRPr="00187647" w:rsidRDefault="003E269A">
      <w:pPr>
        <w:widowControl/>
        <w:wordWrap/>
        <w:autoSpaceDE/>
        <w:autoSpaceDN/>
        <w:spacing w:after="0" w:line="240" w:lineRule="auto"/>
        <w:rPr>
          <w:rFonts w:ascii="HY신명조" w:eastAsia="HY신명조" w:hAnsi="Times New Roman"/>
          <w:b/>
          <w:sz w:val="24"/>
        </w:rPr>
        <w:pPrChange w:id="42"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2. 이론적 배경 및 관련 연구</w:t>
      </w:r>
    </w:p>
    <w:p w14:paraId="780C5CB1" w14:textId="77777777" w:rsidR="003E269A" w:rsidRPr="00187647" w:rsidRDefault="003E269A">
      <w:pPr>
        <w:widowControl/>
        <w:wordWrap/>
        <w:autoSpaceDE/>
        <w:autoSpaceDN/>
        <w:spacing w:after="0" w:line="240" w:lineRule="auto"/>
        <w:rPr>
          <w:rFonts w:ascii="HY신명조" w:eastAsia="HY신명조"/>
        </w:rPr>
        <w:pPrChange w:id="43" w:author="Microsoft 계정" w:date="2025-05-09T10:25:00Z">
          <w:pPr>
            <w:widowControl/>
            <w:wordWrap/>
            <w:autoSpaceDE/>
            <w:autoSpaceDN/>
            <w:spacing w:after="0" w:line="240" w:lineRule="auto"/>
            <w:jc w:val="left"/>
          </w:pPr>
        </w:pPrChange>
      </w:pPr>
      <w:r w:rsidRPr="00187647">
        <w:rPr>
          <w:rFonts w:ascii="HY신명조" w:eastAsia="HY신명조" w:hint="eastAsia"/>
        </w:rPr>
        <w:t>본 절에서는 하이브리드 AI 시스템 설계의 필요성과 방향성을 뒷받침하는 기존 연구 및 기업 사례를 소개한다. 특히, 복잡한 판단 구조나 에이전트 제어에 대한 한계를 보여주는 기술들을 중심으로, 제안 시스템이 실질적으로 극복하고자 하는 문제를 조망한다.</w:t>
      </w:r>
    </w:p>
    <w:p w14:paraId="0E27B00A" w14:textId="77777777" w:rsidR="003E269A" w:rsidRPr="00187647" w:rsidRDefault="003E269A">
      <w:pPr>
        <w:widowControl/>
        <w:wordWrap/>
        <w:autoSpaceDE/>
        <w:autoSpaceDN/>
        <w:spacing w:after="0" w:line="240" w:lineRule="auto"/>
        <w:rPr>
          <w:rFonts w:ascii="HY신명조" w:eastAsia="HY신명조" w:hAnsi="Times New Roman"/>
          <w:b/>
          <w:sz w:val="24"/>
        </w:rPr>
        <w:pPrChange w:id="44" w:author="Microsoft 계정" w:date="2025-05-09T10:25:00Z">
          <w:pPr>
            <w:widowControl/>
            <w:wordWrap/>
            <w:autoSpaceDE/>
            <w:autoSpaceDN/>
            <w:spacing w:after="0" w:line="240" w:lineRule="auto"/>
            <w:jc w:val="left"/>
          </w:pPr>
        </w:pPrChange>
      </w:pPr>
    </w:p>
    <w:p w14:paraId="6FBF367C" w14:textId="77777777" w:rsidR="003E269A" w:rsidRPr="00187647" w:rsidRDefault="003E269A">
      <w:pPr>
        <w:widowControl/>
        <w:wordWrap/>
        <w:autoSpaceDE/>
        <w:autoSpaceDN/>
        <w:spacing w:after="0" w:line="240" w:lineRule="auto"/>
        <w:rPr>
          <w:rFonts w:ascii="HY신명조" w:eastAsia="HY신명조" w:hAnsiTheme="majorHAnsi" w:cs="굴림"/>
          <w:bCs/>
          <w:kern w:val="0"/>
          <w:szCs w:val="20"/>
        </w:rPr>
        <w:pPrChange w:id="45"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2.1 하이브리드 AI 시스템 개념</w:t>
      </w:r>
    </w:p>
    <w:p w14:paraId="72880D99" w14:textId="77777777" w:rsidR="003E269A" w:rsidRPr="00187647" w:rsidRDefault="003E269A">
      <w:pPr>
        <w:widowControl/>
        <w:wordWrap/>
        <w:autoSpaceDE/>
        <w:autoSpaceDN/>
        <w:spacing w:after="0" w:line="240" w:lineRule="auto"/>
        <w:rPr>
          <w:rFonts w:ascii="HY신명조" w:eastAsia="HY신명조" w:hAnsiTheme="majorHAnsi" w:cs="굴림"/>
          <w:kern w:val="0"/>
          <w:szCs w:val="20"/>
        </w:rPr>
        <w:pPrChange w:id="46"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bCs/>
          <w:kern w:val="0"/>
          <w:szCs w:val="20"/>
        </w:rPr>
        <w:t>하이브리드 AI 시스템</w:t>
      </w:r>
      <w:r w:rsidRPr="00187647">
        <w:rPr>
          <w:rFonts w:ascii="HY신명조" w:eastAsia="HY신명조" w:hAnsiTheme="majorHAnsi" w:cs="굴림" w:hint="eastAsia"/>
          <w:kern w:val="0"/>
          <w:szCs w:val="20"/>
        </w:rPr>
        <w:t xml:space="preserve">은 </w:t>
      </w:r>
      <w:r w:rsidRPr="00187647">
        <w:rPr>
          <w:rFonts w:ascii="HY신명조" w:eastAsia="HY신명조" w:hAnsiTheme="majorHAnsi" w:cs="굴림" w:hint="eastAsia"/>
          <w:bCs/>
          <w:kern w:val="0"/>
          <w:szCs w:val="20"/>
        </w:rPr>
        <w:t>규칙 기반 시스템</w:t>
      </w:r>
      <w:r w:rsidRPr="00187647">
        <w:rPr>
          <w:rFonts w:ascii="HY신명조" w:eastAsia="HY신명조" w:hAnsiTheme="majorHAnsi" w:cs="굴림" w:hint="eastAsia"/>
          <w:kern w:val="0"/>
          <w:szCs w:val="20"/>
        </w:rPr>
        <w:t xml:space="preserve">과 대형 언어 모델(LLM)의 자연어 처리 능력을 결합하여, 상황에 맞는 기술을 선택적으로 적용하는 구조이다. 규칙 기반 시스템은 </w:t>
      </w:r>
      <w:r w:rsidRPr="00187647">
        <w:rPr>
          <w:rFonts w:ascii="HY신명조" w:eastAsia="HY신명조" w:hAnsiTheme="majorHAnsi" w:cs="굴림" w:hint="eastAsia"/>
          <w:bCs/>
          <w:kern w:val="0"/>
          <w:szCs w:val="20"/>
        </w:rPr>
        <w:t>예측 가능한 질의</w:t>
      </w:r>
      <w:r w:rsidRPr="00187647">
        <w:rPr>
          <w:rFonts w:ascii="HY신명조" w:eastAsia="HY신명조" w:hAnsiTheme="majorHAnsi" w:cs="굴림" w:hint="eastAsia"/>
          <w:kern w:val="0"/>
          <w:szCs w:val="20"/>
        </w:rPr>
        <w:t xml:space="preserve">에 대해 빠르고 정확한 응답을 제공하며, LLM은 </w:t>
      </w:r>
      <w:r w:rsidRPr="00187647">
        <w:rPr>
          <w:rFonts w:ascii="HY신명조" w:eastAsia="HY신명조" w:hAnsiTheme="majorHAnsi" w:cs="굴림" w:hint="eastAsia"/>
          <w:bCs/>
          <w:kern w:val="0"/>
          <w:szCs w:val="20"/>
        </w:rPr>
        <w:t>복잡한 질의</w:t>
      </w:r>
      <w:r w:rsidRPr="00187647">
        <w:rPr>
          <w:rFonts w:ascii="HY신명조" w:eastAsia="HY신명조" w:hAnsiTheme="majorHAnsi" w:cs="굴림" w:hint="eastAsia"/>
          <w:kern w:val="0"/>
          <w:szCs w:val="20"/>
        </w:rPr>
        <w:t xml:space="preserve">나 </w:t>
      </w:r>
      <w:r w:rsidRPr="00187647">
        <w:rPr>
          <w:rFonts w:ascii="HY신명조" w:eastAsia="HY신명조" w:hAnsiTheme="majorHAnsi" w:cs="굴림" w:hint="eastAsia"/>
          <w:bCs/>
          <w:kern w:val="0"/>
          <w:szCs w:val="20"/>
        </w:rPr>
        <w:t>추론이 필요한 작업</w:t>
      </w:r>
      <w:r w:rsidRPr="00187647">
        <w:rPr>
          <w:rFonts w:ascii="HY신명조" w:eastAsia="HY신명조" w:hAnsiTheme="majorHAnsi" w:cs="굴림" w:hint="eastAsia"/>
          <w:kern w:val="0"/>
          <w:szCs w:val="20"/>
        </w:rPr>
        <w:t xml:space="preserve">을 처리하는 데 유리하다. 이러한 시스템은 </w:t>
      </w:r>
      <w:r w:rsidRPr="00187647">
        <w:rPr>
          <w:rFonts w:ascii="HY신명조" w:eastAsia="HY신명조" w:hAnsiTheme="majorHAnsi" w:cs="굴림" w:hint="eastAsia"/>
          <w:bCs/>
          <w:kern w:val="0"/>
          <w:szCs w:val="20"/>
        </w:rPr>
        <w:t>효율성</w:t>
      </w:r>
      <w:r w:rsidRPr="00187647">
        <w:rPr>
          <w:rFonts w:ascii="HY신명조" w:eastAsia="HY신명조" w:hAnsiTheme="majorHAnsi" w:cs="굴림" w:hint="eastAsia"/>
          <w:kern w:val="0"/>
          <w:szCs w:val="20"/>
        </w:rPr>
        <w:t xml:space="preserve">과 </w:t>
      </w:r>
      <w:r w:rsidRPr="00187647">
        <w:rPr>
          <w:rFonts w:ascii="HY신명조" w:eastAsia="HY신명조" w:hAnsiTheme="majorHAnsi" w:cs="굴림" w:hint="eastAsia"/>
          <w:bCs/>
          <w:kern w:val="0"/>
          <w:szCs w:val="20"/>
        </w:rPr>
        <w:t>유연성</w:t>
      </w:r>
      <w:r w:rsidRPr="00187647">
        <w:rPr>
          <w:rFonts w:ascii="HY신명조" w:eastAsia="HY신명조" w:hAnsiTheme="majorHAnsi" w:cs="굴림" w:hint="eastAsia"/>
          <w:kern w:val="0"/>
          <w:szCs w:val="20"/>
        </w:rPr>
        <w:t>을 동시에 제공하며, 고비용 문제와 데이터 보안 문제를 해결할 수 있는 방법을 제시한다 .</w:t>
      </w:r>
    </w:p>
    <w:p w14:paraId="60061E4C" w14:textId="77777777" w:rsidR="003E269A" w:rsidRPr="00187647" w:rsidRDefault="003E269A">
      <w:pPr>
        <w:widowControl/>
        <w:wordWrap/>
        <w:autoSpaceDE/>
        <w:autoSpaceDN/>
        <w:spacing w:after="0" w:line="240" w:lineRule="auto"/>
        <w:rPr>
          <w:rFonts w:ascii="HY신명조" w:eastAsia="HY신명조" w:hAnsi="Times New Roman"/>
          <w:b/>
          <w:sz w:val="24"/>
        </w:rPr>
        <w:pPrChange w:id="47" w:author="Microsoft 계정" w:date="2025-05-09T10:25:00Z">
          <w:pPr>
            <w:widowControl/>
            <w:wordWrap/>
            <w:autoSpaceDE/>
            <w:autoSpaceDN/>
            <w:spacing w:after="0" w:line="240" w:lineRule="auto"/>
            <w:jc w:val="left"/>
          </w:pPr>
        </w:pPrChange>
      </w:pPr>
    </w:p>
    <w:p w14:paraId="7C8AEE3B" w14:textId="77777777" w:rsidR="003E269A" w:rsidRPr="00187647" w:rsidRDefault="003E269A">
      <w:pPr>
        <w:widowControl/>
        <w:wordWrap/>
        <w:autoSpaceDE/>
        <w:autoSpaceDN/>
        <w:spacing w:after="0" w:line="240" w:lineRule="auto"/>
        <w:rPr>
          <w:rFonts w:ascii="HY신명조" w:eastAsia="HY신명조" w:hAnsiTheme="majorHAnsi" w:cs="굴림"/>
          <w:bCs/>
          <w:kern w:val="0"/>
          <w:szCs w:val="20"/>
        </w:rPr>
        <w:pPrChange w:id="48"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2.2 멀티 테넌트 시스템에서의 신뢰성 및 효율성</w:t>
      </w:r>
    </w:p>
    <w:p w14:paraId="1393FF31" w14:textId="77777777" w:rsidR="003E269A" w:rsidRPr="00187647" w:rsidRDefault="003E269A">
      <w:pPr>
        <w:widowControl/>
        <w:wordWrap/>
        <w:autoSpaceDE/>
        <w:autoSpaceDN/>
        <w:spacing w:after="0" w:line="240" w:lineRule="auto"/>
        <w:rPr>
          <w:rFonts w:ascii="HY신명조" w:eastAsia="HY신명조" w:hAnsiTheme="majorHAnsi" w:cs="굴림"/>
          <w:kern w:val="0"/>
          <w:szCs w:val="20"/>
        </w:rPr>
        <w:pPrChange w:id="49"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bCs/>
          <w:kern w:val="0"/>
          <w:szCs w:val="20"/>
        </w:rPr>
        <w:t>멀티 테넌트 환경</w:t>
      </w:r>
      <w:r w:rsidRPr="00187647">
        <w:rPr>
          <w:rFonts w:ascii="HY신명조" w:eastAsia="HY신명조" w:hAnsiTheme="majorHAnsi" w:cs="굴림" w:hint="eastAsia"/>
          <w:kern w:val="0"/>
          <w:szCs w:val="20"/>
        </w:rPr>
        <w:t xml:space="preserve">은 하나의 시스템이 여러 개의 고객 데이터를 처리하는 구조로, </w:t>
      </w:r>
      <w:r w:rsidRPr="00187647">
        <w:rPr>
          <w:rFonts w:ascii="HY신명조" w:eastAsia="HY신명조" w:hAnsiTheme="majorHAnsi" w:cs="굴림" w:hint="eastAsia"/>
          <w:bCs/>
          <w:kern w:val="0"/>
          <w:szCs w:val="20"/>
        </w:rPr>
        <w:t>데이터 격리</w:t>
      </w:r>
      <w:r w:rsidRPr="00187647">
        <w:rPr>
          <w:rFonts w:ascii="HY신명조" w:eastAsia="HY신명조" w:hAnsiTheme="majorHAnsi" w:cs="굴림" w:hint="eastAsia"/>
          <w:kern w:val="0"/>
          <w:szCs w:val="20"/>
        </w:rPr>
        <w:t xml:space="preserve">, </w:t>
      </w:r>
      <w:r w:rsidRPr="00187647">
        <w:rPr>
          <w:rFonts w:ascii="HY신명조" w:eastAsia="HY신명조" w:hAnsiTheme="majorHAnsi" w:cs="굴림" w:hint="eastAsia"/>
          <w:bCs/>
          <w:kern w:val="0"/>
          <w:szCs w:val="20"/>
        </w:rPr>
        <w:t>보안</w:t>
      </w:r>
      <w:r w:rsidRPr="00187647">
        <w:rPr>
          <w:rFonts w:ascii="HY신명조" w:eastAsia="HY신명조" w:hAnsiTheme="majorHAnsi" w:cs="굴림" w:hint="eastAsia"/>
          <w:kern w:val="0"/>
          <w:szCs w:val="20"/>
        </w:rPr>
        <w:t xml:space="preserve"> 및 </w:t>
      </w:r>
      <w:r w:rsidRPr="00187647">
        <w:rPr>
          <w:rFonts w:ascii="HY신명조" w:eastAsia="HY신명조" w:hAnsiTheme="majorHAnsi" w:cs="굴림" w:hint="eastAsia"/>
          <w:bCs/>
          <w:kern w:val="0"/>
          <w:szCs w:val="20"/>
        </w:rPr>
        <w:t>역할 기반 접근 제어(RBAC)</w:t>
      </w:r>
      <w:r w:rsidRPr="00187647">
        <w:rPr>
          <w:rFonts w:ascii="HY신명조" w:eastAsia="HY신명조" w:hAnsiTheme="majorHAnsi" w:cs="굴림" w:hint="eastAsia"/>
          <w:kern w:val="0"/>
          <w:szCs w:val="20"/>
        </w:rPr>
        <w:t xml:space="preserve"> 등의 이슈가 중요하다. </w:t>
      </w:r>
      <w:ins w:id="50" w:author="Microsoft 계정" w:date="2025-04-21T16:54:00Z">
        <w:r w:rsidR="006A5A37" w:rsidRPr="006A5A37">
          <w:rPr>
            <w:rFonts w:ascii="HY신명조" w:eastAsia="HY신명조" w:hAnsiTheme="majorHAnsi" w:cs="굴림" w:hint="eastAsia"/>
            <w:kern w:val="0"/>
            <w:szCs w:val="20"/>
          </w:rPr>
          <w:t>시스템의</w:t>
        </w:r>
        <w:r w:rsidR="006A5A37" w:rsidRPr="006A5A37">
          <w:rPr>
            <w:rFonts w:ascii="HY신명조" w:eastAsia="HY신명조" w:hAnsiTheme="majorHAnsi" w:cs="굴림"/>
            <w:kern w:val="0"/>
            <w:szCs w:val="20"/>
          </w:rPr>
          <w:t xml:space="preserve"> 신뢰성과 효율성을 보장하려면 각 테넌트의 데이터를 독립적으로 처리하고 보안을 강화하는 동시에 자원을 효율적으로 분배해야 한다.</w:t>
        </w:r>
      </w:ins>
      <w:del w:id="51" w:author="Microsoft 계정" w:date="2025-04-21T16:54:00Z">
        <w:r w:rsidRPr="00187647" w:rsidDel="006A5A37">
          <w:rPr>
            <w:rFonts w:ascii="HY신명조" w:eastAsia="HY신명조" w:hAnsiTheme="majorHAnsi" w:cs="굴림" w:hint="eastAsia"/>
            <w:kern w:val="0"/>
            <w:szCs w:val="20"/>
          </w:rPr>
          <w:delText xml:space="preserve">시스템의 </w:delText>
        </w:r>
        <w:r w:rsidRPr="00187647" w:rsidDel="006A5A37">
          <w:rPr>
            <w:rFonts w:ascii="HY신명조" w:eastAsia="HY신명조" w:hAnsiTheme="majorHAnsi" w:cs="굴림" w:hint="eastAsia"/>
            <w:bCs/>
            <w:kern w:val="0"/>
            <w:szCs w:val="20"/>
          </w:rPr>
          <w:delText>신뢰성</w:delText>
        </w:r>
        <w:r w:rsidRPr="00187647" w:rsidDel="006A5A37">
          <w:rPr>
            <w:rFonts w:ascii="HY신명조" w:eastAsia="HY신명조" w:hAnsiTheme="majorHAnsi" w:cs="굴림" w:hint="eastAsia"/>
            <w:kern w:val="0"/>
            <w:szCs w:val="20"/>
          </w:rPr>
          <w:delText xml:space="preserve">과 </w:delText>
        </w:r>
        <w:r w:rsidRPr="00187647" w:rsidDel="006A5A37">
          <w:rPr>
            <w:rFonts w:ascii="HY신명조" w:eastAsia="HY신명조" w:hAnsiTheme="majorHAnsi" w:cs="굴림" w:hint="eastAsia"/>
            <w:bCs/>
            <w:kern w:val="0"/>
            <w:szCs w:val="20"/>
          </w:rPr>
          <w:delText>효율성</w:delText>
        </w:r>
        <w:r w:rsidRPr="00187647" w:rsidDel="006A5A37">
          <w:rPr>
            <w:rFonts w:ascii="HY신명조" w:eastAsia="HY신명조" w:hAnsiTheme="majorHAnsi" w:cs="굴림" w:hint="eastAsia"/>
            <w:kern w:val="0"/>
            <w:szCs w:val="20"/>
          </w:rPr>
          <w:delText xml:space="preserve">을 보장하기 위해서는 각 테넌트의 데이터를 독립적으로 처리하고, </w:delText>
        </w:r>
        <w:r w:rsidRPr="00187647" w:rsidDel="006A5A37">
          <w:rPr>
            <w:rFonts w:ascii="HY신명조" w:eastAsia="HY신명조" w:hAnsiTheme="majorHAnsi" w:cs="굴림" w:hint="eastAsia"/>
            <w:bCs/>
            <w:kern w:val="0"/>
            <w:szCs w:val="20"/>
          </w:rPr>
          <w:delText>보안</w:delText>
        </w:r>
        <w:r w:rsidRPr="00187647" w:rsidDel="006A5A37">
          <w:rPr>
            <w:rFonts w:ascii="HY신명조" w:eastAsia="HY신명조" w:hAnsiTheme="majorHAnsi" w:cs="굴림" w:hint="eastAsia"/>
            <w:kern w:val="0"/>
            <w:szCs w:val="20"/>
          </w:rPr>
          <w:delText>을 강화하는 동시에, 자원의 효율적 분배가 필수적이다</w:delText>
        </w:r>
        <w:r w:rsidRPr="00187647" w:rsidDel="006A5A37">
          <w:rPr>
            <w:rFonts w:ascii="MS Mincho" w:eastAsia="MS Mincho" w:hAnsi="MS Mincho" w:cs="MS Mincho" w:hint="eastAsia"/>
            <w:kern w:val="0"/>
            <w:szCs w:val="20"/>
          </w:rPr>
          <w:delText>​</w:delText>
        </w:r>
        <w:r w:rsidRPr="00187647" w:rsidDel="006A5A37">
          <w:rPr>
            <w:rFonts w:ascii="HY신명조" w:eastAsia="HY신명조" w:hAnsiTheme="majorHAnsi" w:cs="굴림" w:hint="eastAsia"/>
            <w:kern w:val="0"/>
            <w:szCs w:val="20"/>
          </w:rPr>
          <w:delText>02-AI 에이전트 발전-현대 AI에이전트….</w:delText>
        </w:r>
      </w:del>
    </w:p>
    <w:p w14:paraId="44EAFD9C" w14:textId="77777777" w:rsidR="00AE43B2" w:rsidRPr="00187647" w:rsidRDefault="00AE43B2">
      <w:pPr>
        <w:widowControl/>
        <w:wordWrap/>
        <w:autoSpaceDE/>
        <w:autoSpaceDN/>
        <w:spacing w:after="0" w:line="240" w:lineRule="auto"/>
        <w:rPr>
          <w:rFonts w:ascii="HY신명조" w:eastAsia="HY신명조" w:hAnsi="Times New Roman"/>
          <w:b/>
          <w:sz w:val="24"/>
        </w:rPr>
        <w:pPrChange w:id="52" w:author="Microsoft 계정" w:date="2025-05-09T10:25:00Z">
          <w:pPr>
            <w:widowControl/>
            <w:wordWrap/>
            <w:autoSpaceDE/>
            <w:autoSpaceDN/>
            <w:spacing w:after="0" w:line="240" w:lineRule="auto"/>
            <w:jc w:val="left"/>
          </w:pPr>
        </w:pPrChange>
      </w:pPr>
    </w:p>
    <w:p w14:paraId="422C2328" w14:textId="77777777" w:rsidR="006B7C78" w:rsidRPr="00187647" w:rsidRDefault="006B7C78">
      <w:pPr>
        <w:widowControl/>
        <w:wordWrap/>
        <w:autoSpaceDE/>
        <w:autoSpaceDN/>
        <w:spacing w:after="0" w:line="240" w:lineRule="auto"/>
        <w:rPr>
          <w:rFonts w:ascii="HY신명조" w:eastAsia="HY신명조" w:hAnsi="Times New Roman"/>
          <w:b/>
          <w:sz w:val="24"/>
        </w:rPr>
        <w:pPrChange w:id="53"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2.3 기</w:t>
      </w:r>
      <w:r w:rsidR="00D21E81" w:rsidRPr="00187647">
        <w:rPr>
          <w:rFonts w:ascii="HY신명조" w:eastAsia="HY신명조" w:hAnsi="Times New Roman" w:hint="eastAsia"/>
          <w:b/>
          <w:sz w:val="24"/>
        </w:rPr>
        <w:t>존 접근 방식과 프레임워크 비교</w:t>
      </w:r>
    </w:p>
    <w:p w14:paraId="57F8E9EE" w14:textId="77777777" w:rsidR="006B7C78" w:rsidRPr="00187647" w:rsidRDefault="006B7C78">
      <w:pPr>
        <w:widowControl/>
        <w:wordWrap/>
        <w:autoSpaceDE/>
        <w:autoSpaceDN/>
        <w:spacing w:after="0" w:line="240" w:lineRule="auto"/>
        <w:rPr>
          <w:rFonts w:ascii="HY신명조" w:eastAsia="HY신명조" w:hAnsiTheme="majorHAnsi" w:cs="굴림"/>
          <w:bCs/>
          <w:kern w:val="0"/>
          <w:szCs w:val="20"/>
        </w:rPr>
        <w:pPrChange w:id="54"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Cs w:val="20"/>
        </w:rPr>
        <w:t>2.3</w:t>
      </w:r>
      <w:r w:rsidR="00E20EB6" w:rsidRPr="00187647">
        <w:rPr>
          <w:rFonts w:ascii="HY신명조" w:eastAsia="HY신명조" w:hAnsi="Times New Roman" w:hint="eastAsia"/>
          <w:b/>
          <w:szCs w:val="20"/>
        </w:rPr>
        <w:t>.1</w:t>
      </w:r>
      <w:r w:rsidRPr="00187647">
        <w:rPr>
          <w:rFonts w:ascii="HY신명조" w:eastAsia="HY신명조" w:hAnsi="Times New Roman" w:hint="eastAsia"/>
          <w:b/>
          <w:szCs w:val="20"/>
        </w:rPr>
        <w:t xml:space="preserve"> LangGraph</w:t>
      </w:r>
      <w:ins w:id="55" w:author="Microsoft 계정" w:date="2025-04-21T17:15:00Z">
        <w:r w:rsidR="005D1EE9">
          <w:rPr>
            <w:rFonts w:ascii="HY신명조" w:eastAsia="HY신명조" w:hAnsi="Times New Roman"/>
            <w:b/>
            <w:szCs w:val="20"/>
          </w:rPr>
          <w:t xml:space="preserve"> [3]</w:t>
        </w:r>
      </w:ins>
    </w:p>
    <w:p w14:paraId="36D945B1" w14:textId="77777777" w:rsidR="00B87044" w:rsidRPr="00187647" w:rsidRDefault="00B87044">
      <w:pPr>
        <w:widowControl/>
        <w:wordWrap/>
        <w:autoSpaceDE/>
        <w:autoSpaceDN/>
        <w:spacing w:before="100" w:beforeAutospacing="1" w:after="100" w:afterAutospacing="1" w:line="240" w:lineRule="auto"/>
        <w:rPr>
          <w:rFonts w:ascii="HY신명조" w:eastAsia="HY신명조" w:hAnsi="굴림" w:cs="굴림"/>
          <w:kern w:val="0"/>
          <w:szCs w:val="20"/>
        </w:rPr>
        <w:pPrChange w:id="56" w:author="Microsoft 계정" w:date="2025-05-09T10:25:00Z">
          <w:pPr>
            <w:widowControl/>
            <w:wordWrap/>
            <w:autoSpaceDE/>
            <w:autoSpaceDN/>
            <w:spacing w:before="100" w:beforeAutospacing="1" w:after="100" w:afterAutospacing="1" w:line="240" w:lineRule="auto"/>
            <w:jc w:val="left"/>
          </w:pPr>
        </w:pPrChange>
      </w:pPr>
      <w:r w:rsidRPr="00187647">
        <w:rPr>
          <w:rFonts w:ascii="HY신명조" w:eastAsia="HY신명조" w:hAnsi="굴림" w:cs="굴림" w:hint="eastAsia"/>
          <w:kern w:val="0"/>
          <w:szCs w:val="20"/>
        </w:rPr>
        <w:t>LangGraph는 상태 기반(State-based) 설계를 중심으로 다양한 대화 상태와 작업 단계를 그래프 형태로 정의할 수 있도록 지원하는 프레임워크다. 이를 통해 복잡한 대화 흐름이나 분석 절차를 동적으로 구성하고 관리할 수 있다는 장점이 있다.</w:t>
      </w:r>
      <w:r w:rsidRPr="00187647">
        <w:rPr>
          <w:rFonts w:ascii="HY신명조" w:eastAsia="HY신명조" w:hAnsi="굴림" w:cs="굴림" w:hint="eastAsia"/>
          <w:kern w:val="0"/>
          <w:szCs w:val="20"/>
        </w:rPr>
        <w:br/>
        <w:t>하지만 다음과 같은 한계도 존재한다.</w:t>
      </w:r>
    </w:p>
    <w:p w14:paraId="30CFDF92" w14:textId="77777777" w:rsidR="00B87044" w:rsidRPr="00187647" w:rsidRDefault="00B87044">
      <w:pPr>
        <w:widowControl/>
        <w:numPr>
          <w:ilvl w:val="0"/>
          <w:numId w:val="9"/>
        </w:numPr>
        <w:wordWrap/>
        <w:autoSpaceDE/>
        <w:autoSpaceDN/>
        <w:spacing w:before="100" w:beforeAutospacing="1" w:after="100" w:afterAutospacing="1" w:line="240" w:lineRule="auto"/>
        <w:rPr>
          <w:rFonts w:ascii="HY신명조" w:eastAsia="HY신명조" w:hAnsi="굴림" w:cs="굴림"/>
          <w:kern w:val="0"/>
          <w:szCs w:val="20"/>
        </w:rPr>
        <w:pPrChange w:id="57" w:author="Microsoft 계정" w:date="2025-05-09T10:25:00Z">
          <w:pPr>
            <w:widowControl/>
            <w:numPr>
              <w:numId w:val="9"/>
            </w:numPr>
            <w:tabs>
              <w:tab w:val="num" w:pos="720"/>
            </w:tabs>
            <w:wordWrap/>
            <w:autoSpaceDE/>
            <w:autoSpaceDN/>
            <w:spacing w:before="100" w:beforeAutospacing="1" w:after="100" w:afterAutospacing="1" w:line="240" w:lineRule="auto"/>
            <w:ind w:left="720" w:hanging="360"/>
            <w:jc w:val="left"/>
          </w:pPr>
        </w:pPrChange>
      </w:pPr>
      <w:r w:rsidRPr="00187647">
        <w:rPr>
          <w:rFonts w:ascii="HY신명조" w:eastAsia="HY신명조" w:hAnsi="굴림" w:cs="굴림" w:hint="eastAsia"/>
          <w:kern w:val="0"/>
          <w:szCs w:val="20"/>
        </w:rPr>
        <w:t>상태 기반 설계의 진입 장벽이 높고, 설계자에게 높은 학습 비용을 요구</w:t>
      </w:r>
    </w:p>
    <w:p w14:paraId="3C2A85A1" w14:textId="77777777" w:rsidR="00B87044" w:rsidRPr="00187647" w:rsidRDefault="00B87044">
      <w:pPr>
        <w:widowControl/>
        <w:numPr>
          <w:ilvl w:val="0"/>
          <w:numId w:val="9"/>
        </w:numPr>
        <w:wordWrap/>
        <w:autoSpaceDE/>
        <w:autoSpaceDN/>
        <w:spacing w:before="100" w:beforeAutospacing="1" w:after="100" w:afterAutospacing="1" w:line="240" w:lineRule="auto"/>
        <w:rPr>
          <w:rFonts w:ascii="HY신명조" w:eastAsia="HY신명조" w:hAnsi="굴림" w:cs="굴림"/>
          <w:kern w:val="0"/>
          <w:szCs w:val="20"/>
        </w:rPr>
        <w:pPrChange w:id="58" w:author="Microsoft 계정" w:date="2025-05-09T10:25:00Z">
          <w:pPr>
            <w:widowControl/>
            <w:numPr>
              <w:numId w:val="9"/>
            </w:numPr>
            <w:tabs>
              <w:tab w:val="num" w:pos="720"/>
            </w:tabs>
            <w:wordWrap/>
            <w:autoSpaceDE/>
            <w:autoSpaceDN/>
            <w:spacing w:before="100" w:beforeAutospacing="1" w:after="100" w:afterAutospacing="1" w:line="240" w:lineRule="auto"/>
            <w:ind w:left="720" w:hanging="360"/>
            <w:jc w:val="left"/>
          </w:pPr>
        </w:pPrChange>
      </w:pPr>
      <w:r w:rsidRPr="00187647">
        <w:rPr>
          <w:rFonts w:ascii="HY신명조" w:eastAsia="HY신명조" w:hAnsi="굴림" w:cs="굴림" w:hint="eastAsia"/>
          <w:kern w:val="0"/>
          <w:szCs w:val="20"/>
        </w:rPr>
        <w:t>상태 전이 디버깅 및 병렬 처리 구성이 어렵고, 실시간 흐름 변경에는 제약</w:t>
      </w:r>
    </w:p>
    <w:p w14:paraId="57BEBB73" w14:textId="77777777" w:rsidR="00B87044" w:rsidRPr="00187647" w:rsidRDefault="00B87044">
      <w:pPr>
        <w:widowControl/>
        <w:numPr>
          <w:ilvl w:val="0"/>
          <w:numId w:val="9"/>
        </w:numPr>
        <w:wordWrap/>
        <w:autoSpaceDE/>
        <w:autoSpaceDN/>
        <w:spacing w:before="100" w:beforeAutospacing="1" w:after="100" w:afterAutospacing="1" w:line="240" w:lineRule="auto"/>
        <w:rPr>
          <w:rFonts w:ascii="HY신명조" w:eastAsia="HY신명조" w:hAnsi="굴림" w:cs="굴림"/>
          <w:kern w:val="0"/>
          <w:szCs w:val="20"/>
        </w:rPr>
        <w:pPrChange w:id="59" w:author="Microsoft 계정" w:date="2025-05-09T10:25:00Z">
          <w:pPr>
            <w:widowControl/>
            <w:numPr>
              <w:numId w:val="9"/>
            </w:numPr>
            <w:tabs>
              <w:tab w:val="num" w:pos="720"/>
            </w:tabs>
            <w:wordWrap/>
            <w:autoSpaceDE/>
            <w:autoSpaceDN/>
            <w:spacing w:before="100" w:beforeAutospacing="1" w:after="100" w:afterAutospacing="1" w:line="240" w:lineRule="auto"/>
            <w:ind w:left="720" w:hanging="360"/>
            <w:jc w:val="left"/>
          </w:pPr>
        </w:pPrChange>
      </w:pPr>
      <w:r w:rsidRPr="00187647">
        <w:rPr>
          <w:rFonts w:ascii="HY신명조" w:eastAsia="HY신명조" w:hAnsi="굴림" w:cs="굴림" w:hint="eastAsia"/>
          <w:kern w:val="0"/>
          <w:szCs w:val="20"/>
        </w:rPr>
        <w:t>실행 흐름이 추상화되어 유지보수와 오류 추적이 어려움</w:t>
      </w:r>
    </w:p>
    <w:p w14:paraId="55D0BECF" w14:textId="24693CB2" w:rsidR="00A12D7A" w:rsidRPr="00187647" w:rsidRDefault="00A12D7A">
      <w:pPr>
        <w:widowControl/>
        <w:wordWrap/>
        <w:autoSpaceDE/>
        <w:autoSpaceDN/>
        <w:spacing w:after="0" w:line="240" w:lineRule="auto"/>
        <w:rPr>
          <w:rFonts w:ascii="HY신명조" w:eastAsia="HY신명조" w:hAnsi="굴림" w:cs="굴림"/>
          <w:kern w:val="0"/>
          <w:szCs w:val="20"/>
        </w:rPr>
        <w:pPrChange w:id="60" w:author="Microsoft 계정" w:date="2025-05-09T10:25:00Z">
          <w:pPr>
            <w:widowControl/>
            <w:wordWrap/>
            <w:autoSpaceDE/>
            <w:autoSpaceDN/>
            <w:spacing w:after="0" w:line="240" w:lineRule="auto"/>
            <w:jc w:val="left"/>
          </w:pPr>
        </w:pPrChange>
      </w:pPr>
      <w:r w:rsidRPr="00187647">
        <w:rPr>
          <w:rFonts w:ascii="HY신명조" w:eastAsia="HY신명조" w:hAnsi="굴림" w:cs="굴림" w:hint="eastAsia"/>
          <w:kern w:val="0"/>
          <w:szCs w:val="20"/>
        </w:rPr>
        <w:t>이러한 개념적 한계는 실제 시스템 구현 시에도 제약 요인으로 작용하며, 특히 복잡한 워크플로우 구성과 병렬 처리의 유연성 측면에서 실용적 어려움을 동반한다. 이에 대한 구체적인 비교는 3장에서 프로그래밍 관점의 예시를 통해 상세히 다룬다.</w:t>
      </w:r>
      <w:ins w:id="61" w:author="Microsoft 계정" w:date="2025-11-14T10:40:00Z">
        <w:r w:rsidR="00E26973">
          <w:rPr>
            <w:rFonts w:ascii="HY신명조" w:eastAsia="HY신명조" w:hAnsi="굴림" w:cs="굴림"/>
            <w:kern w:val="0"/>
            <w:szCs w:val="20"/>
          </w:rPr>
          <w:t xml:space="preserve"> </w:t>
        </w:r>
      </w:ins>
      <w:bookmarkStart w:id="62" w:name="_GoBack"/>
      <w:bookmarkEnd w:id="62"/>
    </w:p>
    <w:p w14:paraId="4B94D5A5" w14:textId="77777777" w:rsidR="00A12D7A" w:rsidRPr="00187647" w:rsidRDefault="00A12D7A">
      <w:pPr>
        <w:widowControl/>
        <w:wordWrap/>
        <w:autoSpaceDE/>
        <w:autoSpaceDN/>
        <w:spacing w:after="0" w:line="240" w:lineRule="auto"/>
        <w:rPr>
          <w:rFonts w:ascii="HY신명조" w:eastAsia="HY신명조" w:hAnsi="굴림" w:cs="굴림"/>
          <w:kern w:val="0"/>
          <w:szCs w:val="20"/>
        </w:rPr>
        <w:pPrChange w:id="63" w:author="Microsoft 계정" w:date="2025-05-09T10:25:00Z">
          <w:pPr>
            <w:widowControl/>
            <w:wordWrap/>
            <w:autoSpaceDE/>
            <w:autoSpaceDN/>
            <w:spacing w:after="0" w:line="240" w:lineRule="auto"/>
            <w:jc w:val="left"/>
          </w:pPr>
        </w:pPrChange>
      </w:pPr>
    </w:p>
    <w:p w14:paraId="52499DBF" w14:textId="77777777" w:rsidR="003E269A" w:rsidRPr="00187647" w:rsidRDefault="003E269A">
      <w:pPr>
        <w:widowControl/>
        <w:wordWrap/>
        <w:autoSpaceDE/>
        <w:autoSpaceDN/>
        <w:spacing w:after="0" w:line="240" w:lineRule="auto"/>
        <w:rPr>
          <w:rFonts w:ascii="HY신명조" w:eastAsia="HY신명조" w:hAnsiTheme="majorHAnsi" w:cs="굴림"/>
          <w:bCs/>
          <w:kern w:val="0"/>
          <w:szCs w:val="20"/>
        </w:rPr>
        <w:pPrChange w:id="64"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2.3.2 Google (Gemini)</w:t>
      </w:r>
      <w:ins w:id="65" w:author="Microsoft 계정" w:date="2025-04-21T17:15:00Z">
        <w:r w:rsidR="005D1EE9">
          <w:rPr>
            <w:rFonts w:ascii="HY신명조" w:eastAsia="HY신명조" w:hAnsi="Times New Roman"/>
            <w:b/>
            <w:sz w:val="24"/>
          </w:rPr>
          <w:t xml:space="preserve"> [4]</w:t>
        </w:r>
      </w:ins>
    </w:p>
    <w:p w14:paraId="0C63C111" w14:textId="77777777" w:rsidR="003E269A" w:rsidRPr="00187647" w:rsidRDefault="003E269A">
      <w:pPr>
        <w:widowControl/>
        <w:wordWrap/>
        <w:autoSpaceDE/>
        <w:autoSpaceDN/>
        <w:spacing w:after="0" w:line="240" w:lineRule="auto"/>
        <w:rPr>
          <w:rFonts w:ascii="HY신명조" w:eastAsia="HY신명조"/>
        </w:rPr>
        <w:pPrChange w:id="66" w:author="Microsoft 계정" w:date="2025-05-09T10:25:00Z">
          <w:pPr>
            <w:widowControl/>
            <w:wordWrap/>
            <w:autoSpaceDE/>
            <w:autoSpaceDN/>
            <w:spacing w:after="0" w:line="240" w:lineRule="auto"/>
            <w:jc w:val="left"/>
          </w:pPr>
        </w:pPrChange>
      </w:pPr>
      <w:r w:rsidRPr="00187647">
        <w:rPr>
          <w:rFonts w:ascii="HY신명조" w:eastAsia="HY신명조" w:hint="eastAsia"/>
        </w:rPr>
        <w:t>Google Gemini는 구글의 차세대 대형 언어 모델로, 복잡한 질의에 대한 문맥 이해와 자연어 응답 생성을 지원한다. 특히, 플래너 기반의 도구 통합 및 대화형 작업 처리를 통해 다양한 멀티테넌트 환경에서 유연하게 적용 가능한 구조를 보여주고 있다. 이는 하이브리드 AI 시스템에서 LLM의 언어 생성 능력을 특정 기능에만 선택적으로 활용하려는 접근과 유사하며, Gemini 사례는 규칙 기반 요소와의 결합 가능성 및 한계를 시사한다. 예컨대, 높은 정확성을 제공하지만 여전히 비용 문제와 응답 제어 한계가 존재하며, 이를 해결하기 위해 하이브리드 구조의 필요성이 더욱 부각된다.</w:t>
      </w:r>
    </w:p>
    <w:p w14:paraId="3DEEC669" w14:textId="77777777" w:rsidR="003E269A" w:rsidRPr="00187647" w:rsidRDefault="003E269A">
      <w:pPr>
        <w:widowControl/>
        <w:wordWrap/>
        <w:autoSpaceDE/>
        <w:autoSpaceDN/>
        <w:spacing w:after="0" w:line="240" w:lineRule="auto"/>
        <w:rPr>
          <w:rFonts w:ascii="HY신명조" w:eastAsia="HY신명조" w:hAnsi="Times New Roman"/>
          <w:b/>
          <w:sz w:val="24"/>
        </w:rPr>
        <w:pPrChange w:id="67" w:author="Microsoft 계정" w:date="2025-05-09T10:25:00Z">
          <w:pPr>
            <w:widowControl/>
            <w:wordWrap/>
            <w:autoSpaceDE/>
            <w:autoSpaceDN/>
            <w:spacing w:after="0" w:line="240" w:lineRule="auto"/>
            <w:jc w:val="left"/>
          </w:pPr>
        </w:pPrChange>
      </w:pPr>
    </w:p>
    <w:p w14:paraId="1BAC440C" w14:textId="77777777" w:rsidR="003E269A" w:rsidRPr="00187647" w:rsidRDefault="003E269A">
      <w:pPr>
        <w:widowControl/>
        <w:wordWrap/>
        <w:autoSpaceDE/>
        <w:autoSpaceDN/>
        <w:spacing w:after="0" w:line="240" w:lineRule="auto"/>
        <w:rPr>
          <w:rFonts w:ascii="HY신명조" w:eastAsia="HY신명조" w:hAnsiTheme="majorHAnsi" w:cs="굴림"/>
          <w:kern w:val="0"/>
          <w:szCs w:val="20"/>
        </w:rPr>
        <w:pPrChange w:id="68" w:author="Microsoft 계정" w:date="2025-05-09T10:25:00Z">
          <w:pPr>
            <w:widowControl/>
            <w:wordWrap/>
            <w:autoSpaceDE/>
            <w:autoSpaceDN/>
            <w:spacing w:after="0" w:line="240" w:lineRule="auto"/>
            <w:jc w:val="left"/>
          </w:pPr>
        </w:pPrChange>
      </w:pPr>
      <w:r w:rsidRPr="00187647">
        <w:rPr>
          <w:rFonts w:ascii="HY신명조" w:eastAsia="HY신명조" w:hint="eastAsia"/>
        </w:rPr>
        <w:t>이러한 기존 연구들은 각각의 기술적 강점을 보유하고 있으나, 복잡한 산업 환경에서는 개별 기술만으로는 해결이 어렵다. 따라서 본 연구는 상호 보완적 설계를 통해 신뢰성, 보안성, 유연성을 동시에 확보하는 하이브리드 AI 에이전트 시스템 구조를 다음 장에서 구체적으로 제시한다.</w:t>
      </w:r>
    </w:p>
    <w:p w14:paraId="3656B9AB" w14:textId="77777777" w:rsidR="003E269A" w:rsidRPr="00187647" w:rsidRDefault="003E269A" w:rsidP="003E269A">
      <w:pPr>
        <w:widowControl/>
        <w:wordWrap/>
        <w:autoSpaceDE/>
        <w:autoSpaceDN/>
        <w:spacing w:after="0" w:line="240" w:lineRule="auto"/>
        <w:jc w:val="left"/>
        <w:rPr>
          <w:rFonts w:ascii="HY신명조" w:eastAsia="HY신명조" w:hAnsi="Times New Roman"/>
          <w:b/>
          <w:sz w:val="24"/>
        </w:rPr>
      </w:pPr>
    </w:p>
    <w:p w14:paraId="1B8A616B" w14:textId="77777777" w:rsidR="003E269A" w:rsidRPr="00187647" w:rsidRDefault="003E269A">
      <w:pPr>
        <w:widowControl/>
        <w:wordWrap/>
        <w:autoSpaceDE/>
        <w:autoSpaceDN/>
        <w:spacing w:after="0" w:line="240" w:lineRule="auto"/>
        <w:rPr>
          <w:rFonts w:ascii="HY신명조" w:eastAsia="HY신명조" w:hAnsiTheme="majorHAnsi" w:cs="굴림"/>
          <w:kern w:val="0"/>
          <w:szCs w:val="20"/>
        </w:rPr>
        <w:pPrChange w:id="69"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2.3.3 Anthropic (Claude)</w:t>
      </w:r>
      <w:ins w:id="70" w:author="Microsoft 계정" w:date="2025-04-21T17:16:00Z">
        <w:r w:rsidR="005D1EE9">
          <w:rPr>
            <w:rFonts w:ascii="HY신명조" w:eastAsia="HY신명조" w:hAnsi="Times New Roman"/>
            <w:b/>
            <w:sz w:val="24"/>
          </w:rPr>
          <w:t xml:space="preserve"> [5]</w:t>
        </w:r>
      </w:ins>
    </w:p>
    <w:p w14:paraId="4A1BECD3" w14:textId="77777777" w:rsidR="003E269A" w:rsidRPr="00187647" w:rsidRDefault="003E269A">
      <w:pPr>
        <w:widowControl/>
        <w:wordWrap/>
        <w:autoSpaceDE/>
        <w:autoSpaceDN/>
        <w:spacing w:after="0" w:line="240" w:lineRule="auto"/>
        <w:rPr>
          <w:rFonts w:ascii="HY신명조" w:eastAsia="HY신명조" w:hAnsiTheme="majorHAnsi" w:cs="굴림"/>
          <w:bCs/>
          <w:kern w:val="0"/>
          <w:szCs w:val="20"/>
        </w:rPr>
        <w:pPrChange w:id="71"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bCs/>
          <w:kern w:val="0"/>
          <w:szCs w:val="20"/>
        </w:rPr>
        <w:t>Anthropic의 Claude는 헌법적 AI(Constitutional AI) 기반으로 설계된 자율적 AI 에이전트로, 신뢰성과 윤리성을 확보하려는 LLM 응답 제어 시도의 대표적 사례다. Claude는 자율적 판단 과정에 자기 검열 메커니즘을 도입함으로써, LLM의 위험 요소를 줄이려는 노력을 구현하고 있다. 이는 본 논문이 제안하는 하이브리드 AI 시스템에서의 규칙 기반 제어 구조와 유사한 맥락으로 해석될 수 있다. 다만 Claude는 윤리적 필터링 중심의 제어이기 때문에 현실적인 보안 및 응답 구조 통제에는 한계가 있으며, 실무 적용에서는 엔터프라이즈 레벨의 규칙 기반 보완 설계가 필요함을 시사한다.</w:t>
      </w:r>
    </w:p>
    <w:p w14:paraId="45FB0818" w14:textId="77777777" w:rsidR="003E269A" w:rsidRPr="00187647" w:rsidRDefault="003E269A">
      <w:pPr>
        <w:widowControl/>
        <w:wordWrap/>
        <w:autoSpaceDE/>
        <w:autoSpaceDN/>
        <w:spacing w:after="0" w:line="240" w:lineRule="auto"/>
        <w:rPr>
          <w:rFonts w:ascii="HY신명조" w:eastAsia="HY신명조" w:hAnsi="굴림" w:cs="굴림"/>
          <w:kern w:val="0"/>
          <w:szCs w:val="20"/>
        </w:rPr>
        <w:pPrChange w:id="72" w:author="Microsoft 계정" w:date="2025-05-09T10:25:00Z">
          <w:pPr>
            <w:widowControl/>
            <w:wordWrap/>
            <w:autoSpaceDE/>
            <w:autoSpaceDN/>
            <w:spacing w:after="0" w:line="240" w:lineRule="auto"/>
            <w:jc w:val="left"/>
          </w:pPr>
        </w:pPrChange>
      </w:pPr>
    </w:p>
    <w:p w14:paraId="2B448620" w14:textId="77777777" w:rsidR="006B7C78" w:rsidRPr="00187647" w:rsidRDefault="006B7C78">
      <w:pPr>
        <w:widowControl/>
        <w:wordWrap/>
        <w:autoSpaceDE/>
        <w:autoSpaceDN/>
        <w:spacing w:after="0" w:line="240" w:lineRule="auto"/>
        <w:rPr>
          <w:rFonts w:ascii="HY신명조" w:eastAsia="HY신명조" w:hAnsiTheme="majorHAnsi" w:cs="굴림"/>
          <w:bCs/>
          <w:kern w:val="0"/>
          <w:szCs w:val="20"/>
        </w:rPr>
        <w:pPrChange w:id="73"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2.</w:t>
      </w:r>
      <w:r w:rsidR="00834C5F" w:rsidRPr="00187647">
        <w:rPr>
          <w:rFonts w:ascii="HY신명조" w:eastAsia="HY신명조" w:hAnsi="Times New Roman" w:hint="eastAsia"/>
          <w:b/>
          <w:sz w:val="24"/>
        </w:rPr>
        <w:t>4. 멀티 에이전트 리스크와 하이브리드 구조의 필요성</w:t>
      </w:r>
    </w:p>
    <w:p w14:paraId="433F7A3E" w14:textId="77777777" w:rsidR="00C57BE4" w:rsidRPr="00187647" w:rsidRDefault="00C57BE4">
      <w:pPr>
        <w:wordWrap/>
        <w:spacing w:after="0" w:line="240" w:lineRule="auto"/>
        <w:rPr>
          <w:rFonts w:ascii="HY신명조" w:eastAsia="HY신명조" w:hAnsiTheme="majorHAnsi" w:cs="굴림"/>
          <w:kern w:val="0"/>
          <w:szCs w:val="20"/>
        </w:rPr>
      </w:pPr>
      <w:r w:rsidRPr="00187647">
        <w:rPr>
          <w:rFonts w:ascii="HY신명조" w:eastAsia="HY신명조" w:hAnsiTheme="majorHAnsi" w:cs="굴림" w:hint="eastAsia"/>
          <w:kern w:val="0"/>
          <w:szCs w:val="20"/>
        </w:rPr>
        <w:t>자율성이 높은 AI 에이전트가 협업하는 멀티 에이전트 시스템(MAS)에서는 비의도적 상호작용, 실행 충돌, 신뢰도 저하 등의 리스크가 빈번하게 발생한다(Carlsmith et al., 2024). 특히 역할이 명확하지 않거나 제어 메커니즘이 부재할 경우, 협업 실패로 이어질 수 있다.</w:t>
      </w:r>
    </w:p>
    <w:p w14:paraId="6FC4D148" w14:textId="77777777" w:rsidR="00C57BE4" w:rsidRPr="00187647" w:rsidRDefault="00C57BE4">
      <w:pPr>
        <w:wordWrap/>
        <w:spacing w:after="0" w:line="240" w:lineRule="auto"/>
        <w:rPr>
          <w:rFonts w:ascii="HY신명조" w:eastAsia="HY신명조" w:hAnsiTheme="majorHAnsi" w:cs="굴림"/>
          <w:kern w:val="0"/>
          <w:szCs w:val="20"/>
        </w:rPr>
      </w:pPr>
      <w:r w:rsidRPr="00187647">
        <w:rPr>
          <w:rFonts w:ascii="HY신명조" w:eastAsia="HY신명조" w:hAnsiTheme="majorHAnsi" w:cs="굴림" w:hint="eastAsia"/>
          <w:kern w:val="0"/>
          <w:szCs w:val="20"/>
        </w:rPr>
        <w:t>단일 LLM 기반 구조로는 이러한 실시간 충돌이나 다중 에이전트 간 실행 흐름을 제어하기 어려우며, 명시적이고 예측 가능한 규칙 기반 제어 구조의 결합이 필수적이다.</w:t>
      </w:r>
    </w:p>
    <w:p w14:paraId="65D30093" w14:textId="77777777" w:rsidR="00FC4962" w:rsidRPr="00187647" w:rsidRDefault="00C57BE4">
      <w:pPr>
        <w:wordWrap/>
        <w:spacing w:after="0" w:line="240" w:lineRule="auto"/>
        <w:rPr>
          <w:rFonts w:ascii="HY신명조" w:eastAsia="HY신명조" w:hAnsiTheme="majorHAnsi" w:cs="굴림"/>
          <w:kern w:val="0"/>
          <w:szCs w:val="20"/>
        </w:rPr>
      </w:pPr>
      <w:r w:rsidRPr="00187647">
        <w:rPr>
          <w:rFonts w:ascii="HY신명조" w:eastAsia="HY신명조" w:hAnsiTheme="majorHAnsi" w:cs="굴림" w:hint="eastAsia"/>
          <w:kern w:val="0"/>
          <w:szCs w:val="20"/>
        </w:rPr>
        <w:t>이에 따라 본 연구는 하이브리드 AI 에이전트 구조를 통해 위와 같은 위험을 완화하고, 실용적이고 신뢰성 높은 시스템 구현 전략을 제시한다.</w:t>
      </w:r>
    </w:p>
    <w:p w14:paraId="049F31CB" w14:textId="77777777" w:rsidR="00C57BE4" w:rsidRPr="00187647" w:rsidRDefault="00C57BE4">
      <w:pPr>
        <w:wordWrap/>
        <w:spacing w:after="0" w:line="240" w:lineRule="auto"/>
        <w:rPr>
          <w:rFonts w:ascii="HY신명조" w:eastAsia="HY신명조"/>
          <w:lang w:val="x-none" w:eastAsia="x-none"/>
        </w:rPr>
      </w:pPr>
    </w:p>
    <w:p w14:paraId="517C3372" w14:textId="77777777" w:rsidR="006B7C78" w:rsidRPr="00187647" w:rsidRDefault="006B7C78">
      <w:pPr>
        <w:widowControl/>
        <w:wordWrap/>
        <w:autoSpaceDE/>
        <w:autoSpaceDN/>
        <w:spacing w:after="0" w:line="240" w:lineRule="auto"/>
        <w:rPr>
          <w:rFonts w:ascii="HY신명조" w:eastAsia="HY신명조" w:hAnsi="Times New Roman"/>
          <w:b/>
          <w:sz w:val="24"/>
        </w:rPr>
        <w:pPrChange w:id="74"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3. 하이브리드 AI 에이전트 시스템 접근법</w:t>
      </w:r>
    </w:p>
    <w:p w14:paraId="3C34EFC0" w14:textId="77777777" w:rsidR="006B7C78" w:rsidRPr="00187647" w:rsidRDefault="006B7C78">
      <w:pPr>
        <w:widowControl/>
        <w:wordWrap/>
        <w:autoSpaceDE/>
        <w:autoSpaceDN/>
        <w:spacing w:after="0" w:line="240" w:lineRule="auto"/>
        <w:rPr>
          <w:rFonts w:ascii="HY신명조" w:eastAsia="HY신명조" w:hAnsiTheme="majorHAnsi" w:cs="굴림"/>
          <w:bCs/>
          <w:kern w:val="0"/>
          <w:szCs w:val="20"/>
        </w:rPr>
        <w:pPrChange w:id="75" w:author="Microsoft 계정" w:date="2025-05-09T10:25:00Z">
          <w:pPr>
            <w:widowControl/>
            <w:wordWrap/>
            <w:autoSpaceDE/>
            <w:autoSpaceDN/>
            <w:spacing w:after="0" w:line="240" w:lineRule="auto"/>
            <w:jc w:val="left"/>
          </w:pPr>
        </w:pPrChange>
      </w:pPr>
      <w:r w:rsidRPr="00187647">
        <w:rPr>
          <w:rFonts w:ascii="HY신명조" w:eastAsia="HY신명조" w:hAnsi="Times New Roman" w:hint="eastAsia"/>
          <w:b/>
          <w:sz w:val="24"/>
        </w:rPr>
        <w:t>3.</w:t>
      </w:r>
      <w:r w:rsidR="00597674" w:rsidRPr="00187647">
        <w:rPr>
          <w:rFonts w:ascii="HY신명조" w:eastAsia="HY신명조" w:hAnsi="Times New Roman" w:hint="eastAsia"/>
          <w:b/>
          <w:sz w:val="24"/>
        </w:rPr>
        <w:t>1</w:t>
      </w:r>
      <w:r w:rsidRPr="00187647">
        <w:rPr>
          <w:rFonts w:ascii="HY신명조" w:eastAsia="HY신명조" w:hAnsi="Times New Roman" w:hint="eastAsia"/>
          <w:b/>
          <w:sz w:val="24"/>
        </w:rPr>
        <w:t xml:space="preserve"> 제안 배경 및 설계 목적</w:t>
      </w:r>
    </w:p>
    <w:p w14:paraId="257CC248" w14:textId="77777777" w:rsidR="00960DA0" w:rsidRPr="00187647" w:rsidRDefault="00960DA0">
      <w:pPr>
        <w:wordWrap/>
        <w:spacing w:after="0" w:line="240" w:lineRule="auto"/>
        <w:rPr>
          <w:rFonts w:ascii="HY신명조" w:eastAsia="HY신명조" w:hAnsiTheme="majorHAnsi" w:cs="굴림"/>
          <w:kern w:val="0"/>
          <w:szCs w:val="20"/>
        </w:rPr>
      </w:pPr>
      <w:r w:rsidRPr="00187647">
        <w:rPr>
          <w:rFonts w:ascii="HY신명조" w:eastAsia="HY신명조" w:hAnsiTheme="majorHAnsi" w:cs="굴림" w:hint="eastAsia"/>
          <w:kern w:val="0"/>
          <w:szCs w:val="20"/>
        </w:rPr>
        <w:t>하이브리드 AI 시스템의 필요성은 단순히 기술 통합을 넘어서, 산업 현장에서의 신뢰성, 보안성, 운영 효율성 확보라는 실질적 문제 해결에서 비롯된다. 앞서 살펴본 바와 같이, LLM 기반 시스템은 유연한 언어 처리 능력과 풍부한 표현력을 제공하지만, 응답 일관성 부족, 정보 노출 위험, 자원 과다 사용 등의 한계를 내포한다. 반면 규칙 기반 시스템은 고정된 시나리오와 명시적 조건 처리를 통해 예측 가능한 처리가 가능하나, 비정형 질의나 창의적 문장 생성에는 한계가 있다.</w:t>
      </w:r>
    </w:p>
    <w:p w14:paraId="1BA842F1" w14:textId="77777777" w:rsidR="00960DA0" w:rsidRPr="00187647" w:rsidRDefault="00960DA0">
      <w:pPr>
        <w:wordWrap/>
        <w:spacing w:after="0" w:line="240" w:lineRule="auto"/>
        <w:rPr>
          <w:rFonts w:ascii="HY신명조" w:eastAsia="HY신명조" w:hAnsiTheme="majorHAnsi" w:cs="굴림"/>
          <w:kern w:val="0"/>
          <w:szCs w:val="20"/>
        </w:rPr>
      </w:pPr>
      <w:r w:rsidRPr="00187647">
        <w:rPr>
          <w:rFonts w:ascii="HY신명조" w:eastAsia="HY신명조" w:hAnsiTheme="majorHAnsi" w:cs="굴림" w:hint="eastAsia"/>
          <w:kern w:val="0"/>
          <w:szCs w:val="20"/>
        </w:rPr>
        <w:t xml:space="preserve">특히 멀티 에이전트 환경에서는 에이전트 간의 협업, 데이터 공유, 실행 충돌 방지 등 복합적인 과제가 존재하며, 이를 단일 접근 방식으로 제어하기에는 구조적 한계가 분명하다. </w:t>
      </w:r>
      <w:r w:rsidR="007E1E88">
        <w:rPr>
          <w:rFonts w:ascii="HY신명조" w:eastAsia="HY신명조" w:hAnsiTheme="majorHAnsi" w:cs="굴림" w:hint="eastAsia"/>
          <w:kern w:val="0"/>
          <w:szCs w:val="20"/>
        </w:rPr>
        <w:t>따라서</w:t>
      </w:r>
      <w:r w:rsidRPr="00187647">
        <w:rPr>
          <w:rFonts w:ascii="HY신명조" w:eastAsia="HY신명조" w:hAnsiTheme="majorHAnsi" w:cs="굴림" w:hint="eastAsia"/>
          <w:kern w:val="0"/>
          <w:szCs w:val="20"/>
        </w:rPr>
        <w:t xml:space="preserve"> 본 연구는 </w:t>
      </w:r>
      <w:r w:rsidR="00AD60F4">
        <w:rPr>
          <w:rFonts w:ascii="HY신명조" w:eastAsia="HY신명조" w:hAnsiTheme="majorHAnsi" w:cs="굴림" w:hint="eastAsia"/>
          <w:kern w:val="0"/>
          <w:szCs w:val="20"/>
        </w:rPr>
        <w:t xml:space="preserve">이러한 문제를 해결하기 위해 </w:t>
      </w:r>
      <w:r w:rsidRPr="00187647">
        <w:rPr>
          <w:rFonts w:ascii="HY신명조" w:eastAsia="HY신명조" w:hAnsiTheme="majorHAnsi" w:cs="굴림" w:hint="eastAsia"/>
          <w:kern w:val="0"/>
          <w:szCs w:val="20"/>
        </w:rPr>
        <w:t xml:space="preserve">LLM과 </w:t>
      </w:r>
      <w:r w:rsidRPr="00187647">
        <w:rPr>
          <w:rFonts w:ascii="HY신명조" w:eastAsia="HY신명조" w:hAnsiTheme="majorHAnsi" w:cs="굴림" w:hint="eastAsia"/>
          <w:kern w:val="0"/>
          <w:szCs w:val="20"/>
        </w:rPr>
        <w:t>규칙 기반 시스템을 결합한 하이브리드 AI 에이전트 시스템을 제안한다.</w:t>
      </w:r>
    </w:p>
    <w:p w14:paraId="266C2BFE" w14:textId="77777777" w:rsidR="00F37243" w:rsidRPr="00187647" w:rsidRDefault="00960DA0">
      <w:pPr>
        <w:wordWrap/>
        <w:spacing w:after="0" w:line="240" w:lineRule="auto"/>
        <w:rPr>
          <w:rFonts w:ascii="HY신명조" w:eastAsia="HY신명조" w:hAnsi="Times New Roman"/>
          <w:b/>
          <w:szCs w:val="20"/>
        </w:rPr>
      </w:pPr>
      <w:r w:rsidRPr="00187647">
        <w:rPr>
          <w:rFonts w:ascii="HY신명조" w:eastAsia="HY신명조" w:hAnsiTheme="majorHAnsi" w:cs="굴림" w:hint="eastAsia"/>
          <w:kern w:val="0"/>
          <w:szCs w:val="20"/>
        </w:rPr>
        <w:t>이 시스템은 다음과 같은 세 가지 설계 목적에 기반하여 구성되었다.</w:t>
      </w:r>
    </w:p>
    <w:p w14:paraId="239A0DE6" w14:textId="77777777" w:rsidR="003906EC" w:rsidRPr="003906EC" w:rsidRDefault="003906EC">
      <w:pPr>
        <w:widowControl/>
        <w:numPr>
          <w:ilvl w:val="0"/>
          <w:numId w:val="13"/>
        </w:numPr>
        <w:wordWrap/>
        <w:autoSpaceDE/>
        <w:autoSpaceDN/>
        <w:spacing w:before="100" w:beforeAutospacing="1" w:after="100" w:afterAutospacing="1" w:line="240" w:lineRule="auto"/>
        <w:rPr>
          <w:rFonts w:ascii="HY신명조" w:eastAsia="HY신명조" w:hAnsi="굴림" w:cs="굴림"/>
          <w:kern w:val="0"/>
          <w:szCs w:val="20"/>
        </w:rPr>
        <w:pPrChange w:id="76" w:author="Microsoft 계정" w:date="2025-05-09T10:25:00Z">
          <w:pPr>
            <w:widowControl/>
            <w:numPr>
              <w:numId w:val="13"/>
            </w:numPr>
            <w:tabs>
              <w:tab w:val="num" w:pos="720"/>
            </w:tabs>
            <w:wordWrap/>
            <w:autoSpaceDE/>
            <w:autoSpaceDN/>
            <w:spacing w:before="100" w:beforeAutospacing="1" w:after="100" w:afterAutospacing="1" w:line="240" w:lineRule="auto"/>
            <w:ind w:left="720" w:hanging="360"/>
            <w:jc w:val="left"/>
          </w:pPr>
        </w:pPrChange>
      </w:pPr>
      <w:r w:rsidRPr="003906EC">
        <w:rPr>
          <w:rFonts w:ascii="HY신명조" w:eastAsia="HY신명조" w:hAnsi="굴림" w:cs="굴림" w:hint="eastAsia"/>
          <w:b/>
          <w:bCs/>
          <w:kern w:val="0"/>
          <w:szCs w:val="20"/>
        </w:rPr>
        <w:t>신뢰성 강화</w:t>
      </w:r>
      <w:r w:rsidRPr="003906EC">
        <w:rPr>
          <w:rFonts w:ascii="HY신명조" w:eastAsia="HY신명조" w:hAnsi="굴림" w:cs="굴림" w:hint="eastAsia"/>
          <w:kern w:val="0"/>
          <w:szCs w:val="20"/>
        </w:rPr>
        <w:t>: LLM의 판단 오류, 논리적 불일치, 응답 비일관성 등의 리스크를 규칙 기반의 제어 구조로 보완하여, 명확한 실행 흐름을 확보한다.</w:t>
      </w:r>
    </w:p>
    <w:p w14:paraId="19DD6A2E" w14:textId="77777777" w:rsidR="003906EC" w:rsidRPr="003906EC" w:rsidRDefault="003906EC">
      <w:pPr>
        <w:widowControl/>
        <w:numPr>
          <w:ilvl w:val="0"/>
          <w:numId w:val="13"/>
        </w:numPr>
        <w:wordWrap/>
        <w:autoSpaceDE/>
        <w:autoSpaceDN/>
        <w:spacing w:before="100" w:beforeAutospacing="1" w:after="100" w:afterAutospacing="1" w:line="240" w:lineRule="auto"/>
        <w:rPr>
          <w:rFonts w:ascii="HY신명조" w:eastAsia="HY신명조" w:hAnsi="굴림" w:cs="굴림"/>
          <w:kern w:val="0"/>
          <w:szCs w:val="20"/>
        </w:rPr>
        <w:pPrChange w:id="77" w:author="Microsoft 계정" w:date="2025-05-09T10:25:00Z">
          <w:pPr>
            <w:widowControl/>
            <w:numPr>
              <w:numId w:val="13"/>
            </w:numPr>
            <w:tabs>
              <w:tab w:val="num" w:pos="720"/>
            </w:tabs>
            <w:wordWrap/>
            <w:autoSpaceDE/>
            <w:autoSpaceDN/>
            <w:spacing w:before="100" w:beforeAutospacing="1" w:after="100" w:afterAutospacing="1" w:line="240" w:lineRule="auto"/>
            <w:ind w:left="720" w:hanging="360"/>
            <w:jc w:val="left"/>
          </w:pPr>
        </w:pPrChange>
      </w:pPr>
      <w:r w:rsidRPr="003906EC">
        <w:rPr>
          <w:rFonts w:ascii="HY신명조" w:eastAsia="HY신명조" w:hAnsi="굴림" w:cs="굴림" w:hint="eastAsia"/>
          <w:b/>
          <w:bCs/>
          <w:kern w:val="0"/>
          <w:szCs w:val="20"/>
        </w:rPr>
        <w:t>보안성 확보</w:t>
      </w:r>
      <w:r w:rsidRPr="003906EC">
        <w:rPr>
          <w:rFonts w:ascii="HY신명조" w:eastAsia="HY신명조" w:hAnsi="굴림" w:cs="굴림" w:hint="eastAsia"/>
          <w:kern w:val="0"/>
          <w:szCs w:val="20"/>
        </w:rPr>
        <w:t>: 데이터 교차 방지, 비식별화 처리 등 멀티 테넌트 기반 보안 설계를 통해 개인정보 유출을 최소화하고 컴플라이언스 대응력을 강화한다.</w:t>
      </w:r>
    </w:p>
    <w:p w14:paraId="17AE69A8" w14:textId="77777777" w:rsidR="003906EC" w:rsidRPr="003906EC" w:rsidRDefault="003906EC">
      <w:pPr>
        <w:widowControl/>
        <w:numPr>
          <w:ilvl w:val="0"/>
          <w:numId w:val="13"/>
        </w:numPr>
        <w:wordWrap/>
        <w:autoSpaceDE/>
        <w:autoSpaceDN/>
        <w:spacing w:before="100" w:beforeAutospacing="1" w:after="100" w:afterAutospacing="1" w:line="240" w:lineRule="auto"/>
        <w:rPr>
          <w:rFonts w:ascii="HY신명조" w:eastAsia="HY신명조" w:hAnsi="굴림" w:cs="굴림"/>
          <w:kern w:val="0"/>
          <w:szCs w:val="20"/>
        </w:rPr>
        <w:pPrChange w:id="78" w:author="Microsoft 계정" w:date="2025-05-09T10:25:00Z">
          <w:pPr>
            <w:widowControl/>
            <w:numPr>
              <w:numId w:val="13"/>
            </w:numPr>
            <w:tabs>
              <w:tab w:val="num" w:pos="720"/>
            </w:tabs>
            <w:wordWrap/>
            <w:autoSpaceDE/>
            <w:autoSpaceDN/>
            <w:spacing w:before="100" w:beforeAutospacing="1" w:after="100" w:afterAutospacing="1" w:line="240" w:lineRule="auto"/>
            <w:ind w:left="720" w:hanging="360"/>
            <w:jc w:val="left"/>
          </w:pPr>
        </w:pPrChange>
      </w:pPr>
      <w:r w:rsidRPr="003906EC">
        <w:rPr>
          <w:rFonts w:ascii="HY신명조" w:eastAsia="HY신명조" w:hAnsi="굴림" w:cs="굴림" w:hint="eastAsia"/>
          <w:b/>
          <w:bCs/>
          <w:kern w:val="0"/>
          <w:szCs w:val="20"/>
        </w:rPr>
        <w:t>자원 효율성과 확장성 확보</w:t>
      </w:r>
      <w:r w:rsidRPr="003906EC">
        <w:rPr>
          <w:rFonts w:ascii="HY신명조" w:eastAsia="HY신명조" w:hAnsi="굴림" w:cs="굴림" w:hint="eastAsia"/>
          <w:kern w:val="0"/>
          <w:szCs w:val="20"/>
        </w:rPr>
        <w:t>: 창의적 언어 생성은 LLM에 맡기되 반복 작업은 규칙 기반 처리로 분산하여, 전체 시스템의 효율성과 확장성을 확보한다.</w:t>
      </w:r>
    </w:p>
    <w:p w14:paraId="303A6A09" w14:textId="77777777" w:rsidR="003967EF" w:rsidRPr="00187647" w:rsidRDefault="003967EF">
      <w:pPr>
        <w:widowControl/>
        <w:wordWrap/>
        <w:autoSpaceDE/>
        <w:autoSpaceDN/>
        <w:spacing w:before="100" w:beforeAutospacing="1" w:after="100" w:afterAutospacing="1" w:line="240" w:lineRule="auto"/>
        <w:rPr>
          <w:rFonts w:ascii="HY신명조" w:eastAsia="HY신명조" w:hAnsi="Times New Roman"/>
          <w:szCs w:val="20"/>
        </w:rPr>
        <w:pPrChange w:id="79" w:author="Microsoft 계정" w:date="2025-05-09T10:25:00Z">
          <w:pPr>
            <w:widowControl/>
            <w:wordWrap/>
            <w:autoSpaceDE/>
            <w:autoSpaceDN/>
            <w:spacing w:before="100" w:beforeAutospacing="1" w:after="100" w:afterAutospacing="1" w:line="240" w:lineRule="auto"/>
            <w:jc w:val="left"/>
          </w:pPr>
        </w:pPrChange>
      </w:pPr>
      <w:r w:rsidRPr="00187647">
        <w:rPr>
          <w:rFonts w:ascii="HY신명조" w:eastAsia="HY신명조" w:hAnsi="Times New Roman" w:hint="eastAsia"/>
          <w:szCs w:val="20"/>
        </w:rPr>
        <w:t>이와 같은 제안은 기술적 설계의 완성도를 넘어, 실제 산업 적용을 위한 실용적 기준으로 작동할 수 있는 하이브리드 구조의 기반을 제공한다.</w:t>
      </w:r>
    </w:p>
    <w:p w14:paraId="53128261" w14:textId="77777777" w:rsidR="00BE5F07" w:rsidRPr="00187647" w:rsidRDefault="00BE5F07">
      <w:pPr>
        <w:wordWrap/>
        <w:spacing w:after="0" w:line="240" w:lineRule="auto"/>
        <w:rPr>
          <w:rFonts w:ascii="HY신명조" w:eastAsia="HY신명조" w:hAnsi="Times New Roman"/>
          <w:b/>
          <w:sz w:val="24"/>
        </w:rPr>
      </w:pPr>
    </w:p>
    <w:p w14:paraId="7EE70D0D" w14:textId="77777777" w:rsidR="00CE29C4" w:rsidRPr="00187647" w:rsidRDefault="00CE29C4">
      <w:pPr>
        <w:wordWrap/>
        <w:spacing w:after="0" w:line="240" w:lineRule="auto"/>
        <w:rPr>
          <w:rFonts w:ascii="HY신명조" w:eastAsia="HY신명조"/>
        </w:rPr>
      </w:pPr>
      <w:r w:rsidRPr="00187647">
        <w:rPr>
          <w:rFonts w:ascii="HY신명조" w:eastAsia="HY신명조" w:hAnsi="Times New Roman" w:hint="eastAsia"/>
          <w:b/>
          <w:sz w:val="24"/>
        </w:rPr>
        <w:t xml:space="preserve">3.2 시스템 설계 원칙 </w:t>
      </w:r>
    </w:p>
    <w:p w14:paraId="3F9D62AA" w14:textId="77777777" w:rsidR="00912DC2" w:rsidRPr="00187647" w:rsidRDefault="00145163">
      <w:pPr>
        <w:widowControl/>
        <w:wordWrap/>
        <w:autoSpaceDE/>
        <w:autoSpaceDN/>
        <w:spacing w:after="0" w:line="240" w:lineRule="auto"/>
        <w:rPr>
          <w:rFonts w:ascii="HY신명조" w:eastAsia="HY신명조" w:hAnsiTheme="majorHAnsi" w:cs="굴림"/>
          <w:kern w:val="0"/>
          <w:szCs w:val="20"/>
        </w:rPr>
        <w:pPrChange w:id="80"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kern w:val="0"/>
          <w:szCs w:val="20"/>
        </w:rPr>
        <w:t>본 시스템은 하이브리드 AI 구조에 기반하여, 규칙 기반 처리와 LLM 기반 생성을 병행하는 복합 처리 구조로 설계되었다. 전체 시스템은 다음</w:t>
      </w:r>
      <w:r w:rsidR="00F571C2">
        <w:rPr>
          <w:rFonts w:ascii="HY신명조" w:eastAsia="HY신명조" w:hAnsiTheme="majorHAnsi" w:cs="굴림" w:hint="eastAsia"/>
          <w:kern w:val="0"/>
          <w:szCs w:val="20"/>
        </w:rPr>
        <w:t xml:space="preserve">과 같은 </w:t>
      </w:r>
      <w:r w:rsidRPr="00187647">
        <w:rPr>
          <w:rFonts w:ascii="HY신명조" w:eastAsia="HY신명조" w:hAnsiTheme="majorHAnsi" w:cs="굴림" w:hint="eastAsia"/>
          <w:kern w:val="0"/>
          <w:szCs w:val="20"/>
        </w:rPr>
        <w:t xml:space="preserve">4가지 </w:t>
      </w:r>
      <w:r w:rsidR="00F571C2">
        <w:rPr>
          <w:rFonts w:ascii="HY신명조" w:eastAsia="HY신명조" w:hAnsiTheme="majorHAnsi" w:cs="굴림" w:hint="eastAsia"/>
          <w:kern w:val="0"/>
          <w:szCs w:val="20"/>
        </w:rPr>
        <w:t xml:space="preserve">명확한 설계 </w:t>
      </w:r>
      <w:r w:rsidRPr="00187647">
        <w:rPr>
          <w:rFonts w:ascii="HY신명조" w:eastAsia="HY신명조" w:hAnsiTheme="majorHAnsi" w:cs="굴림" w:hint="eastAsia"/>
          <w:kern w:val="0"/>
          <w:szCs w:val="20"/>
        </w:rPr>
        <w:t>원칙</w:t>
      </w:r>
      <w:r w:rsidR="00F571C2">
        <w:rPr>
          <w:rFonts w:ascii="HY신명조" w:eastAsia="HY신명조" w:hAnsiTheme="majorHAnsi" w:cs="굴림" w:hint="eastAsia"/>
          <w:kern w:val="0"/>
          <w:szCs w:val="20"/>
        </w:rPr>
        <w:t>에 기반하여 구성된다.</w:t>
      </w:r>
    </w:p>
    <w:p w14:paraId="230B90A3" w14:textId="77777777" w:rsidR="00301FBA" w:rsidRPr="00301FBA" w:rsidRDefault="00301FBA">
      <w:pPr>
        <w:widowControl/>
        <w:numPr>
          <w:ilvl w:val="0"/>
          <w:numId w:val="14"/>
        </w:numPr>
        <w:wordWrap/>
        <w:autoSpaceDE/>
        <w:autoSpaceDN/>
        <w:spacing w:after="0" w:line="240" w:lineRule="auto"/>
        <w:ind w:left="714" w:hanging="357"/>
        <w:rPr>
          <w:rFonts w:ascii="HY신명조" w:eastAsia="HY신명조" w:hAnsi="굴림" w:cs="굴림"/>
          <w:kern w:val="0"/>
          <w:szCs w:val="20"/>
        </w:rPr>
        <w:pPrChange w:id="81" w:author="Microsoft 계정" w:date="2025-05-09T10:25:00Z">
          <w:pPr>
            <w:widowControl/>
            <w:numPr>
              <w:numId w:val="14"/>
            </w:numPr>
            <w:tabs>
              <w:tab w:val="num" w:pos="720"/>
            </w:tabs>
            <w:wordWrap/>
            <w:autoSpaceDE/>
            <w:autoSpaceDN/>
            <w:spacing w:after="0" w:line="240" w:lineRule="auto"/>
            <w:ind w:left="714" w:hanging="357"/>
            <w:jc w:val="left"/>
          </w:pPr>
        </w:pPrChange>
      </w:pPr>
      <w:r w:rsidRPr="00301FBA">
        <w:rPr>
          <w:rFonts w:ascii="HY신명조" w:eastAsia="HY신명조" w:hAnsi="굴림" w:cs="굴림" w:hint="eastAsia"/>
          <w:b/>
          <w:bCs/>
          <w:kern w:val="0"/>
          <w:szCs w:val="20"/>
        </w:rPr>
        <w:t>예측 가능한 작업은 규칙 기반 처리</w:t>
      </w:r>
      <w:r w:rsidRPr="00301FBA">
        <w:rPr>
          <w:rFonts w:ascii="HY신명조" w:eastAsia="HY신명조" w:hAnsi="굴림" w:cs="굴림" w:hint="eastAsia"/>
          <w:kern w:val="0"/>
          <w:szCs w:val="20"/>
        </w:rPr>
        <w:t>: 반복되는 질의 응답, 포맷 변환 등은 빠르고 신뢰성 있는 규칙 기반 처리로 대응</w:t>
      </w:r>
    </w:p>
    <w:p w14:paraId="4ABDF5C5" w14:textId="77777777" w:rsidR="00301FBA" w:rsidRPr="00301FBA" w:rsidRDefault="00301FBA">
      <w:pPr>
        <w:widowControl/>
        <w:numPr>
          <w:ilvl w:val="0"/>
          <w:numId w:val="14"/>
        </w:numPr>
        <w:wordWrap/>
        <w:autoSpaceDE/>
        <w:autoSpaceDN/>
        <w:spacing w:after="0" w:line="240" w:lineRule="auto"/>
        <w:ind w:left="714" w:hanging="357"/>
        <w:rPr>
          <w:rFonts w:ascii="HY신명조" w:eastAsia="HY신명조" w:hAnsi="굴림" w:cs="굴림"/>
          <w:kern w:val="0"/>
          <w:szCs w:val="20"/>
        </w:rPr>
        <w:pPrChange w:id="82" w:author="Microsoft 계정" w:date="2025-05-09T10:25:00Z">
          <w:pPr>
            <w:widowControl/>
            <w:numPr>
              <w:numId w:val="14"/>
            </w:numPr>
            <w:tabs>
              <w:tab w:val="num" w:pos="720"/>
            </w:tabs>
            <w:wordWrap/>
            <w:autoSpaceDE/>
            <w:autoSpaceDN/>
            <w:spacing w:after="0" w:line="240" w:lineRule="auto"/>
            <w:ind w:left="714" w:hanging="357"/>
            <w:jc w:val="left"/>
          </w:pPr>
        </w:pPrChange>
      </w:pPr>
      <w:r w:rsidRPr="00301FBA">
        <w:rPr>
          <w:rFonts w:ascii="HY신명조" w:eastAsia="HY신명조" w:hAnsi="굴림" w:cs="굴림" w:hint="eastAsia"/>
          <w:b/>
          <w:bCs/>
          <w:kern w:val="0"/>
          <w:szCs w:val="20"/>
        </w:rPr>
        <w:t>LLM은 복잡한 판단에 제한적으로 사용</w:t>
      </w:r>
      <w:r w:rsidRPr="00301FBA">
        <w:rPr>
          <w:rFonts w:ascii="HY신명조" w:eastAsia="HY신명조" w:hAnsi="굴림" w:cs="굴림" w:hint="eastAsia"/>
          <w:kern w:val="0"/>
          <w:szCs w:val="20"/>
        </w:rPr>
        <w:t>: 텍스트 요약, 주제 추출, 고객 응대 문장 생성 등 창의적 작업에만 호출</w:t>
      </w:r>
    </w:p>
    <w:p w14:paraId="1EE4F329" w14:textId="77777777" w:rsidR="00301FBA" w:rsidRPr="00301FBA" w:rsidRDefault="00301FBA">
      <w:pPr>
        <w:widowControl/>
        <w:numPr>
          <w:ilvl w:val="0"/>
          <w:numId w:val="14"/>
        </w:numPr>
        <w:wordWrap/>
        <w:autoSpaceDE/>
        <w:autoSpaceDN/>
        <w:spacing w:after="0" w:line="240" w:lineRule="auto"/>
        <w:ind w:left="714" w:hanging="357"/>
        <w:rPr>
          <w:rFonts w:ascii="HY신명조" w:eastAsia="HY신명조" w:hAnsi="굴림" w:cs="굴림"/>
          <w:kern w:val="0"/>
          <w:szCs w:val="20"/>
        </w:rPr>
        <w:pPrChange w:id="83" w:author="Microsoft 계정" w:date="2025-05-09T10:25:00Z">
          <w:pPr>
            <w:widowControl/>
            <w:numPr>
              <w:numId w:val="14"/>
            </w:numPr>
            <w:tabs>
              <w:tab w:val="num" w:pos="720"/>
            </w:tabs>
            <w:wordWrap/>
            <w:autoSpaceDE/>
            <w:autoSpaceDN/>
            <w:spacing w:after="0" w:line="240" w:lineRule="auto"/>
            <w:ind w:left="714" w:hanging="357"/>
            <w:jc w:val="left"/>
          </w:pPr>
        </w:pPrChange>
      </w:pPr>
      <w:r w:rsidRPr="00301FBA">
        <w:rPr>
          <w:rFonts w:ascii="HY신명조" w:eastAsia="HY신명조" w:hAnsi="굴림" w:cs="굴림" w:hint="eastAsia"/>
          <w:b/>
          <w:bCs/>
          <w:kern w:val="0"/>
          <w:szCs w:val="20"/>
        </w:rPr>
        <w:t>자원 효율성 극대화</w:t>
      </w:r>
      <w:r w:rsidRPr="00301FBA">
        <w:rPr>
          <w:rFonts w:ascii="HY신명조" w:eastAsia="HY신명조" w:hAnsi="굴림" w:cs="굴림" w:hint="eastAsia"/>
          <w:kern w:val="0"/>
          <w:szCs w:val="20"/>
        </w:rPr>
        <w:t>: 불필요한 LLM 호출을 억제하여 처리 비용 절감</w:t>
      </w:r>
    </w:p>
    <w:p w14:paraId="5FA815AC" w14:textId="77777777" w:rsidR="00301FBA" w:rsidRPr="00301FBA" w:rsidRDefault="00301FBA">
      <w:pPr>
        <w:widowControl/>
        <w:numPr>
          <w:ilvl w:val="0"/>
          <w:numId w:val="14"/>
        </w:numPr>
        <w:wordWrap/>
        <w:autoSpaceDE/>
        <w:autoSpaceDN/>
        <w:spacing w:after="0" w:line="240" w:lineRule="auto"/>
        <w:ind w:left="714" w:hanging="357"/>
        <w:rPr>
          <w:rFonts w:ascii="HY신명조" w:eastAsia="HY신명조" w:hAnsi="굴림" w:cs="굴림"/>
          <w:kern w:val="0"/>
          <w:szCs w:val="20"/>
        </w:rPr>
        <w:pPrChange w:id="84" w:author="Microsoft 계정" w:date="2025-05-09T10:25:00Z">
          <w:pPr>
            <w:widowControl/>
            <w:numPr>
              <w:numId w:val="14"/>
            </w:numPr>
            <w:tabs>
              <w:tab w:val="num" w:pos="720"/>
            </w:tabs>
            <w:wordWrap/>
            <w:autoSpaceDE/>
            <w:autoSpaceDN/>
            <w:spacing w:after="0" w:line="240" w:lineRule="auto"/>
            <w:ind w:left="714" w:hanging="357"/>
            <w:jc w:val="left"/>
          </w:pPr>
        </w:pPrChange>
      </w:pPr>
      <w:r w:rsidRPr="00301FBA">
        <w:rPr>
          <w:rFonts w:ascii="HY신명조" w:eastAsia="HY신명조" w:hAnsi="굴림" w:cs="굴림" w:hint="eastAsia"/>
          <w:b/>
          <w:bCs/>
          <w:kern w:val="0"/>
          <w:szCs w:val="20"/>
        </w:rPr>
        <w:t>멀티 테넌트 보안 고려</w:t>
      </w:r>
      <w:r w:rsidRPr="00301FBA">
        <w:rPr>
          <w:rFonts w:ascii="HY신명조" w:eastAsia="HY신명조" w:hAnsi="굴림" w:cs="굴림" w:hint="eastAsia"/>
          <w:kern w:val="0"/>
          <w:szCs w:val="20"/>
        </w:rPr>
        <w:t>: 테넌트별 데이터 격리, 권한 제어, 인증 구조 포함</w:t>
      </w:r>
    </w:p>
    <w:p w14:paraId="62486C05" w14:textId="77777777" w:rsidR="00912DC2" w:rsidRPr="00301FBA" w:rsidRDefault="00912DC2">
      <w:pPr>
        <w:wordWrap/>
        <w:spacing w:after="0" w:line="240" w:lineRule="auto"/>
        <w:rPr>
          <w:rFonts w:ascii="HY신명조" w:eastAsia="HY신명조" w:hAnsiTheme="majorHAnsi"/>
          <w:szCs w:val="20"/>
        </w:rPr>
      </w:pPr>
    </w:p>
    <w:p w14:paraId="53D9CE50" w14:textId="77777777" w:rsidR="006C522B" w:rsidRPr="00187647" w:rsidRDefault="006C522B">
      <w:pPr>
        <w:wordWrap/>
        <w:spacing w:after="0" w:line="240" w:lineRule="auto"/>
        <w:rPr>
          <w:rFonts w:ascii="HY신명조" w:eastAsia="HY신명조"/>
        </w:rPr>
      </w:pPr>
      <w:r w:rsidRPr="00187647">
        <w:rPr>
          <w:rFonts w:ascii="HY신명조" w:eastAsia="HY신명조" w:hAnsi="Times New Roman" w:hint="eastAsia"/>
          <w:b/>
          <w:sz w:val="24"/>
        </w:rPr>
        <w:t xml:space="preserve">3.3 데이터 보안 및 개인정보 보호 중심의 멀티테넌트 설계  </w:t>
      </w:r>
    </w:p>
    <w:p w14:paraId="11A30D68" w14:textId="77777777" w:rsidR="00792D6E" w:rsidRPr="00792D6E" w:rsidRDefault="00792D6E">
      <w:pPr>
        <w:wordWrap/>
        <w:spacing w:after="0" w:line="240" w:lineRule="auto"/>
        <w:rPr>
          <w:rFonts w:ascii="HY신명조" w:eastAsia="HY신명조" w:hAnsi="바탕" w:cs="바탕"/>
        </w:rPr>
      </w:pPr>
      <w:r w:rsidRPr="00792D6E">
        <w:rPr>
          <w:rFonts w:ascii="HY신명조" w:eastAsia="HY신명조" w:hAnsi="바탕" w:cs="바탕" w:hint="eastAsia"/>
        </w:rPr>
        <w:t>본</w:t>
      </w:r>
      <w:r w:rsidRPr="00792D6E">
        <w:rPr>
          <w:rFonts w:ascii="HY신명조" w:eastAsia="HY신명조" w:hAnsi="바탕" w:cs="바탕"/>
        </w:rPr>
        <w:t xml:space="preserve"> 시스템은 멀티테넌트 기반 환경에서 데이터 간 격리, 민감정보 비식별화, 인증 및 권한 분리, LLM 응답 통제 등 다양한 보안 설계를 포함하고 있으며, 그 설계 기준으로 국내 정보보호 관리체계 인증인 ISMS-P 기준을 준용하였다.</w:t>
      </w:r>
    </w:p>
    <w:p w14:paraId="072A4D3D" w14:textId="77777777" w:rsidR="001E2467" w:rsidRDefault="00792D6E">
      <w:pPr>
        <w:wordWrap/>
        <w:spacing w:after="0" w:line="240" w:lineRule="auto"/>
        <w:rPr>
          <w:rFonts w:ascii="HY신명조" w:eastAsia="HY신명조" w:hAnsi="바탕" w:cs="바탕"/>
        </w:rPr>
      </w:pPr>
      <w:r w:rsidRPr="00792D6E">
        <w:rPr>
          <w:rFonts w:ascii="HY신명조" w:eastAsia="HY신명조" w:hAnsi="바탕" w:cs="바탕"/>
        </w:rPr>
        <w:t xml:space="preserve">ISMS-P(Information Security Management System </w:t>
      </w:r>
      <w:r w:rsidRPr="00792D6E">
        <w:rPr>
          <w:rFonts w:ascii="HY신명조" w:eastAsia="HY신명조" w:hAnsi="바탕" w:cs="바탕"/>
        </w:rPr>
        <w:t>–</w:t>
      </w:r>
      <w:r w:rsidRPr="00792D6E">
        <w:rPr>
          <w:rFonts w:ascii="HY신명조" w:eastAsia="HY신명조" w:hAnsi="바탕" w:cs="바탕"/>
        </w:rPr>
        <w:t xml:space="preserve"> Personal Information)는 정보자산 보호와 개인정보보호를 동시에 달성하기 위한 통합 인증 제도로, 정보 처리 과정에서의 안전성 </w:t>
      </w:r>
      <w:r w:rsidRPr="00792D6E">
        <w:rPr>
          <w:rFonts w:ascii="HY신명조" w:eastAsia="HY신명조" w:hAnsi="바탕" w:cs="바탕"/>
        </w:rPr>
        <w:lastRenderedPageBreak/>
        <w:t>확보, 접근 제어, 로그 관리 등 다양한 보안 통제 항목을 제시한다[9].</w:t>
      </w:r>
    </w:p>
    <w:p w14:paraId="4101652C" w14:textId="77777777" w:rsidR="00792D6E" w:rsidRPr="00187647" w:rsidRDefault="00792D6E">
      <w:pPr>
        <w:wordWrap/>
        <w:spacing w:after="0" w:line="240" w:lineRule="auto"/>
        <w:rPr>
          <w:rFonts w:ascii="HY신명조" w:eastAsia="HY신명조"/>
        </w:rPr>
      </w:pPr>
    </w:p>
    <w:p w14:paraId="564B54D9" w14:textId="77777777" w:rsidR="001E2467" w:rsidRPr="00187647" w:rsidRDefault="001E2467">
      <w:pPr>
        <w:wordWrap/>
        <w:spacing w:after="0" w:line="240" w:lineRule="auto"/>
        <w:rPr>
          <w:rFonts w:ascii="HY신명조" w:eastAsia="HY신명조"/>
        </w:rPr>
      </w:pPr>
      <w:r w:rsidRPr="00187647">
        <w:rPr>
          <w:rFonts w:ascii="HY신명조" w:eastAsia="HY신명조" w:hAnsi="Times New Roman" w:hint="eastAsia"/>
          <w:b/>
          <w:sz w:val="24"/>
        </w:rPr>
        <w:t>3.3.1 데이터 파티셔닝과 테넌트 분리</w:t>
      </w:r>
      <w:r w:rsidR="0033598E" w:rsidRPr="00187647">
        <w:rPr>
          <w:rFonts w:ascii="HY신명조" w:eastAsia="HY신명조" w:hint="eastAsia"/>
        </w:rPr>
        <w:br/>
      </w:r>
      <w:r w:rsidRPr="00187647">
        <w:rPr>
          <w:rFonts w:ascii="HY신명조" w:eastAsia="HY신명조" w:hint="eastAsia"/>
        </w:rPr>
        <w:t>테넌트의 데이터를 논리적으로 완전히 분리하기 위해, intent, entity, action_method 등 주요 테이블은 테넌트 ID 기준으로 개별 생성된다. 예를 들어, intent_master_{tenant_id}와 같은 방식으로 테이블이 구성되며, 런타임에는 해당 ID에 맞는 테이블만을 참조한다. 이를 통해 테넌트 간 데이터 교차를 원천적으로 차단할 수 있다.</w:t>
      </w:r>
    </w:p>
    <w:p w14:paraId="093F56E7" w14:textId="77777777" w:rsidR="006125D2" w:rsidRPr="00F642D0" w:rsidRDefault="0033598E">
      <w:pPr>
        <w:wordWrap/>
        <w:spacing w:after="0" w:line="240" w:lineRule="auto"/>
        <w:rPr>
          <w:rFonts w:ascii="HY신명조" w:eastAsia="HY신명조"/>
        </w:rPr>
      </w:pPr>
      <w:r w:rsidRPr="00187647">
        <w:rPr>
          <w:rFonts w:ascii="HY신명조" w:eastAsia="HY신명조" w:hint="eastAsia"/>
        </w:rPr>
        <w:br/>
      </w:r>
      <w:r w:rsidRPr="0038666D">
        <w:rPr>
          <w:rFonts w:ascii="HY신명조" w:eastAsia="HY신명조" w:hint="eastAsia"/>
          <w:b/>
          <w:sz w:val="24"/>
          <w:szCs w:val="24"/>
        </w:rPr>
        <w:t>3.3.2 개인정보 비식별화</w:t>
      </w:r>
      <w:r w:rsidR="006867B4" w:rsidRPr="0038666D">
        <w:rPr>
          <w:rFonts w:ascii="HY신명조" w:eastAsia="HY신명조" w:hint="eastAsia"/>
          <w:b/>
          <w:sz w:val="24"/>
          <w:szCs w:val="24"/>
        </w:rPr>
        <w:t xml:space="preserve"> </w:t>
      </w:r>
      <w:r w:rsidR="006867B4" w:rsidRPr="0038666D">
        <w:rPr>
          <w:rFonts w:ascii="HY신명조" w:eastAsia="HY신명조"/>
          <w:b/>
          <w:sz w:val="24"/>
          <w:szCs w:val="24"/>
        </w:rPr>
        <w:t>및</w:t>
      </w:r>
      <w:r w:rsidR="006867B4" w:rsidRPr="0038666D">
        <w:rPr>
          <w:rFonts w:ascii="HY신명조" w:eastAsia="HY신명조" w:hint="eastAsia"/>
          <w:b/>
          <w:sz w:val="24"/>
          <w:szCs w:val="24"/>
        </w:rPr>
        <w:t xml:space="preserve"> 응답 후처리</w:t>
      </w:r>
      <w:r w:rsidRPr="00187647">
        <w:rPr>
          <w:rFonts w:ascii="HY신명조" w:eastAsia="HY신명조" w:hint="eastAsia"/>
        </w:rPr>
        <w:br/>
      </w:r>
      <w:r w:rsidR="00DB5B6C" w:rsidRPr="00DB5B6C">
        <w:rPr>
          <w:rFonts w:ascii="HY신명조" w:eastAsia="HY신명조" w:hint="eastAsia"/>
        </w:rPr>
        <w:t>이름</w:t>
      </w:r>
      <w:r w:rsidR="00DB5B6C" w:rsidRPr="00DB5B6C">
        <w:rPr>
          <w:rFonts w:ascii="HY신명조" w:eastAsia="HY신명조"/>
        </w:rPr>
        <w:t xml:space="preserve">, 연락처, 계좌번호 등 민감정보는 LLM 호출 전 [NAME], [PHONE], [ACCOUNT] 등으로 치환되어 노출을 방지한다. 출력 결과는 템플릿 기반으로 조립되며, 금칙어 필터링 등 후처리 로직을 통해 보안성이 검증된다. </w:t>
      </w:r>
      <w:r w:rsidR="004168D6" w:rsidRPr="004168D6">
        <w:rPr>
          <w:rFonts w:ascii="HY신명조" w:eastAsia="HY신명조" w:hint="eastAsia"/>
        </w:rPr>
        <w:t>이</w:t>
      </w:r>
      <w:r w:rsidR="004168D6" w:rsidRPr="004168D6">
        <w:rPr>
          <w:rFonts w:ascii="HY신명조" w:eastAsia="HY신명조"/>
        </w:rPr>
        <w:t xml:space="preserve"> 방식은 개인정보 보호와 보안성 강화를 위한 엔티티 기반 응답 제어 전략으로 활용된다</w:t>
      </w:r>
      <w:r w:rsidR="00DB5B6C" w:rsidRPr="00DB5B6C">
        <w:rPr>
          <w:rFonts w:ascii="HY신명조" w:eastAsia="HY신명조"/>
        </w:rPr>
        <w:t>.</w:t>
      </w:r>
      <w:r w:rsidRPr="00187647">
        <w:rPr>
          <w:rFonts w:ascii="HY신명조" w:eastAsia="HY신명조" w:hint="eastAsia"/>
        </w:rPr>
        <w:br/>
      </w:r>
      <w:r w:rsidRPr="00187647">
        <w:rPr>
          <w:rFonts w:ascii="HY신명조" w:eastAsia="HY신명조" w:hint="eastAsia"/>
        </w:rPr>
        <w:br/>
      </w:r>
      <w:r w:rsidRPr="006125D2">
        <w:rPr>
          <w:rFonts w:ascii="HY신명조" w:eastAsia="HY신명조" w:hint="eastAsia"/>
          <w:b/>
          <w:sz w:val="24"/>
          <w:szCs w:val="24"/>
        </w:rPr>
        <w:t>3.3.3 인증 및 권한 제어</w:t>
      </w:r>
      <w:r w:rsidRPr="00187647">
        <w:rPr>
          <w:rFonts w:ascii="HY신명조" w:eastAsia="HY신명조" w:hint="eastAsia"/>
        </w:rPr>
        <w:br/>
      </w:r>
      <w:r w:rsidR="006125D2" w:rsidRPr="00F642D0">
        <w:rPr>
          <w:rFonts w:ascii="HY신명조" w:eastAsia="HY신명조" w:hint="eastAsia"/>
        </w:rPr>
        <w:t>사용자 인증은 다양한 인증 구조 중 시스템에 적합한 방식으로 설계될 수 있으며, 본 논문에서는 인증 방식의 구체적 구현보다 권한 기반 접근 제어 구조에 중점을 둔다.</w:t>
      </w:r>
    </w:p>
    <w:p w14:paraId="115B25EB" w14:textId="77777777" w:rsidR="00F642D0" w:rsidRPr="00F642D0" w:rsidRDefault="00F642D0">
      <w:pPr>
        <w:wordWrap/>
        <w:spacing w:after="0" w:line="240" w:lineRule="auto"/>
        <w:rPr>
          <w:rFonts w:ascii="HY신명조" w:eastAsia="HY신명조"/>
        </w:rPr>
      </w:pPr>
      <w:r w:rsidRPr="00F642D0">
        <w:rPr>
          <w:rFonts w:ascii="HY신명조" w:eastAsia="HY신명조" w:hint="eastAsia"/>
        </w:rPr>
        <w:t>인증 방식은 JWT</w:t>
      </w:r>
      <w:r w:rsidR="005A5D76">
        <w:t>(JSON Web Token),</w:t>
      </w:r>
      <w:r w:rsidRPr="00F642D0">
        <w:rPr>
          <w:rFonts w:ascii="HY신명조" w:eastAsia="HY신명조" w:hint="eastAsia"/>
        </w:rPr>
        <w:t xml:space="preserve"> 세션 기반 인증 등 다양한 방식 중 선택적으로 적용 가능하며, 인증 이력은 시스템 내 감사 로그로 관리된다.</w:t>
      </w:r>
    </w:p>
    <w:p w14:paraId="0D2F8FB6" w14:textId="77777777" w:rsidR="007B259C" w:rsidRDefault="0033598E">
      <w:pPr>
        <w:wordWrap/>
        <w:spacing w:after="0" w:line="240" w:lineRule="auto"/>
        <w:rPr>
          <w:rFonts w:ascii="HY신명조" w:eastAsia="HY신명조"/>
        </w:rPr>
      </w:pPr>
      <w:r w:rsidRPr="00187647">
        <w:rPr>
          <w:rFonts w:ascii="HY신명조" w:eastAsia="HY신명조" w:hint="eastAsia"/>
        </w:rPr>
        <w:br/>
      </w:r>
      <w:r w:rsidRPr="006125D2">
        <w:rPr>
          <w:rFonts w:ascii="HY신명조" w:eastAsia="HY신명조" w:hint="eastAsia"/>
          <w:b/>
          <w:sz w:val="24"/>
          <w:szCs w:val="24"/>
        </w:rPr>
        <w:t>3.3.</w:t>
      </w:r>
      <w:r w:rsidR="007446F3">
        <w:rPr>
          <w:rFonts w:ascii="HY신명조" w:eastAsia="HY신명조"/>
          <w:b/>
          <w:sz w:val="24"/>
          <w:szCs w:val="24"/>
        </w:rPr>
        <w:t>4</w:t>
      </w:r>
      <w:r w:rsidRPr="006125D2">
        <w:rPr>
          <w:rFonts w:ascii="HY신명조" w:eastAsia="HY신명조" w:hint="eastAsia"/>
          <w:b/>
          <w:sz w:val="24"/>
          <w:szCs w:val="24"/>
        </w:rPr>
        <w:t xml:space="preserve"> 참조 기반 민감정보 보호</w:t>
      </w:r>
      <w:r w:rsidRPr="00187647">
        <w:rPr>
          <w:rFonts w:ascii="HY신명조" w:eastAsia="HY신명조" w:hint="eastAsia"/>
        </w:rPr>
        <w:br/>
      </w:r>
      <w:r w:rsidR="006125D2" w:rsidRPr="006125D2">
        <w:rPr>
          <w:rFonts w:ascii="HY신명조" w:eastAsia="HY신명조" w:hint="eastAsia"/>
        </w:rPr>
        <w:t>주민등록번호</w:t>
      </w:r>
      <w:r w:rsidR="006125D2" w:rsidRPr="006125D2">
        <w:rPr>
          <w:rFonts w:ascii="HY신명조" w:eastAsia="HY신명조"/>
        </w:rPr>
        <w:t>, 전화번호 등 고위험 개인정보는 시스템에 직접 저장하지 않고, 고객 ID 기반 외부 API를 통해 실시간 참조한다. 내부에는 인증 완료 여부만 저장하며, 불가피한 저장이 필요한 경우에는 암호화 및 접근 권한 통제를 적용한다. 이러한 구조는 민감정보 보호뿐만 아니라, 프롬프트 해킹에 대한 사전 차단과 사후 감사 대응까지 고려한 전략이다.</w:t>
      </w:r>
    </w:p>
    <w:p w14:paraId="4B99056E" w14:textId="77777777" w:rsidR="00193A09" w:rsidRPr="00187647" w:rsidRDefault="00193A09">
      <w:pPr>
        <w:wordWrap/>
        <w:spacing w:after="0" w:line="240" w:lineRule="auto"/>
        <w:rPr>
          <w:rFonts w:ascii="HY신명조" w:eastAsia="HY신명조" w:hAnsiTheme="majorHAnsi"/>
          <w:szCs w:val="20"/>
        </w:rPr>
      </w:pPr>
    </w:p>
    <w:p w14:paraId="018F56D6" w14:textId="77777777" w:rsidR="00245019" w:rsidRPr="00245019" w:rsidRDefault="005467B3">
      <w:pPr>
        <w:widowControl/>
        <w:wordWrap/>
        <w:autoSpaceDE/>
        <w:autoSpaceDN/>
        <w:spacing w:after="0" w:line="240" w:lineRule="auto"/>
        <w:rPr>
          <w:rFonts w:ascii="HY신명조" w:eastAsia="HY신명조" w:hAnsi="굴림" w:cs="굴림"/>
          <w:kern w:val="0"/>
          <w:szCs w:val="20"/>
        </w:rPr>
        <w:pPrChange w:id="85" w:author="Microsoft 계정" w:date="2025-05-09T10:25:00Z">
          <w:pPr>
            <w:widowControl/>
            <w:wordWrap/>
            <w:autoSpaceDE/>
            <w:autoSpaceDN/>
            <w:spacing w:after="0" w:line="240" w:lineRule="auto"/>
            <w:jc w:val="left"/>
          </w:pPr>
        </w:pPrChange>
      </w:pPr>
      <w:r w:rsidRPr="00187647">
        <w:rPr>
          <w:rFonts w:ascii="HY신명조" w:eastAsia="HY신명조" w:hAnsi="굴림" w:cs="굴림" w:hint="eastAsia"/>
          <w:b/>
          <w:bCs/>
          <w:kern w:val="0"/>
          <w:sz w:val="24"/>
          <w:szCs w:val="24"/>
        </w:rPr>
        <w:t>3.3.</w:t>
      </w:r>
      <w:r w:rsidR="007446F3">
        <w:rPr>
          <w:rFonts w:ascii="HY신명조" w:eastAsia="HY신명조" w:hAnsi="굴림" w:cs="굴림"/>
          <w:b/>
          <w:bCs/>
          <w:kern w:val="0"/>
          <w:sz w:val="24"/>
          <w:szCs w:val="24"/>
        </w:rPr>
        <w:t>5</w:t>
      </w:r>
      <w:r w:rsidRPr="00187647">
        <w:rPr>
          <w:rFonts w:ascii="HY신명조" w:eastAsia="HY신명조" w:hAnsi="굴림" w:cs="굴림" w:hint="eastAsia"/>
          <w:b/>
          <w:bCs/>
          <w:kern w:val="0"/>
          <w:sz w:val="24"/>
          <w:szCs w:val="24"/>
        </w:rPr>
        <w:t xml:space="preserve"> 프롬프트 해킹 대응 방안</w:t>
      </w:r>
      <w:r w:rsidRPr="00187647">
        <w:rPr>
          <w:rFonts w:ascii="HY신명조" w:eastAsia="HY신명조" w:hAnsi="굴림" w:cs="굴림" w:hint="eastAsia"/>
          <w:kern w:val="0"/>
          <w:sz w:val="24"/>
          <w:szCs w:val="24"/>
        </w:rPr>
        <w:br/>
      </w:r>
      <w:r w:rsidR="00245019" w:rsidRPr="00245019">
        <w:rPr>
          <w:rFonts w:ascii="HY신명조" w:eastAsia="HY신명조" w:hAnsi="굴림" w:cs="굴림" w:hint="eastAsia"/>
          <w:kern w:val="0"/>
          <w:szCs w:val="20"/>
        </w:rPr>
        <w:t>프롬프트</w:t>
      </w:r>
      <w:r w:rsidR="00245019" w:rsidRPr="00245019">
        <w:rPr>
          <w:rFonts w:ascii="HY신명조" w:eastAsia="HY신명조" w:hAnsi="굴림" w:cs="굴림"/>
          <w:kern w:val="0"/>
          <w:szCs w:val="20"/>
        </w:rPr>
        <w:t xml:space="preserve"> 인젝션(Prompt Injection)은 LLM 입력에 악의적 지시문을 삽입하여, 시스템의 의도와 다른 응답을 유도하는 공격 방식이다</w:t>
      </w:r>
      <w:ins w:id="86" w:author="Microsoft 계정" w:date="2025-04-21T17:17:00Z">
        <w:r w:rsidR="00DC4679">
          <w:rPr>
            <w:rFonts w:ascii="HY신명조" w:eastAsia="HY신명조" w:hAnsi="굴림" w:cs="굴림" w:hint="eastAsia"/>
            <w:kern w:val="0"/>
            <w:szCs w:val="20"/>
          </w:rPr>
          <w:t xml:space="preserve"> </w:t>
        </w:r>
        <w:r w:rsidR="00DC4679" w:rsidRPr="00DC4679">
          <w:rPr>
            <w:rFonts w:ascii="HY신명조" w:eastAsia="HY신명조" w:hAnsi="굴림" w:cs="굴림"/>
            <w:kern w:val="0"/>
            <w:szCs w:val="20"/>
          </w:rPr>
          <w:t>[6][7][8].</w:t>
        </w:r>
      </w:ins>
      <w:del w:id="87" w:author="Microsoft 계정" w:date="2025-04-21T17:17:00Z">
        <w:r w:rsidR="00245019" w:rsidRPr="00245019" w:rsidDel="00DC4679">
          <w:rPr>
            <w:rFonts w:ascii="HY신명조" w:eastAsia="HY신명조" w:hAnsi="굴림" w:cs="굴림"/>
            <w:kern w:val="0"/>
            <w:szCs w:val="20"/>
          </w:rPr>
          <w:delText xml:space="preserve">. </w:delText>
        </w:r>
      </w:del>
      <w:r w:rsidR="00245019" w:rsidRPr="00245019">
        <w:rPr>
          <w:rFonts w:ascii="HY신명조" w:eastAsia="HY신명조" w:hAnsi="굴림" w:cs="굴림"/>
          <w:kern w:val="0"/>
          <w:szCs w:val="20"/>
        </w:rPr>
        <w:t xml:space="preserve"> </w:t>
      </w:r>
    </w:p>
    <w:p w14:paraId="24B44F91" w14:textId="77777777" w:rsidR="00245019" w:rsidRPr="00245019" w:rsidRDefault="00245019">
      <w:pPr>
        <w:widowControl/>
        <w:wordWrap/>
        <w:autoSpaceDE/>
        <w:autoSpaceDN/>
        <w:spacing w:after="0" w:line="240" w:lineRule="auto"/>
        <w:rPr>
          <w:rFonts w:ascii="HY신명조" w:eastAsia="HY신명조" w:hAnsi="굴림" w:cs="굴림"/>
          <w:kern w:val="0"/>
          <w:szCs w:val="20"/>
        </w:rPr>
        <w:pPrChange w:id="88" w:author="Microsoft 계정" w:date="2025-05-09T10:25:00Z">
          <w:pPr>
            <w:widowControl/>
            <w:wordWrap/>
            <w:autoSpaceDE/>
            <w:autoSpaceDN/>
            <w:spacing w:after="0" w:line="240" w:lineRule="auto"/>
            <w:jc w:val="left"/>
          </w:pPr>
        </w:pPrChange>
      </w:pPr>
      <w:r w:rsidRPr="00245019">
        <w:rPr>
          <w:rFonts w:ascii="HY신명조" w:eastAsia="HY신명조" w:hAnsi="굴림" w:cs="굴림" w:hint="eastAsia"/>
          <w:kern w:val="0"/>
          <w:szCs w:val="20"/>
        </w:rPr>
        <w:t>본</w:t>
      </w:r>
      <w:r w:rsidRPr="00245019">
        <w:rPr>
          <w:rFonts w:ascii="HY신명조" w:eastAsia="HY신명조" w:hAnsi="굴림" w:cs="굴림"/>
          <w:kern w:val="0"/>
          <w:szCs w:val="20"/>
        </w:rPr>
        <w:t xml:space="preserve"> 시스템은 다음과 같은 다층적 대응 구조를 통해 이러한 위협에 대응한다:</w:t>
      </w:r>
    </w:p>
    <w:p w14:paraId="4B7531ED" w14:textId="77777777" w:rsidR="00245019" w:rsidRPr="00245019" w:rsidRDefault="00245019">
      <w:pPr>
        <w:widowControl/>
        <w:wordWrap/>
        <w:autoSpaceDE/>
        <w:autoSpaceDN/>
        <w:spacing w:after="0" w:line="240" w:lineRule="auto"/>
        <w:rPr>
          <w:rFonts w:ascii="HY신명조" w:eastAsia="HY신명조" w:hAnsi="굴림" w:cs="굴림"/>
          <w:kern w:val="0"/>
          <w:szCs w:val="20"/>
        </w:rPr>
        <w:pPrChange w:id="89" w:author="Microsoft 계정" w:date="2025-05-09T10:25:00Z">
          <w:pPr>
            <w:widowControl/>
            <w:wordWrap/>
            <w:autoSpaceDE/>
            <w:autoSpaceDN/>
            <w:spacing w:after="0" w:line="240" w:lineRule="auto"/>
            <w:jc w:val="left"/>
          </w:pPr>
        </w:pPrChange>
      </w:pPr>
      <w:r w:rsidRPr="00245019">
        <w:rPr>
          <w:rFonts w:ascii="HY신명조" w:eastAsia="HY신명조" w:hAnsi="굴림" w:cs="굴림"/>
          <w:kern w:val="0"/>
          <w:szCs w:val="20"/>
        </w:rPr>
        <w:t>- 입력 필터링: 공격 유도 키워드 차단</w:t>
      </w:r>
    </w:p>
    <w:p w14:paraId="466ECF11" w14:textId="77777777" w:rsidR="00245019" w:rsidRPr="00245019" w:rsidRDefault="00245019">
      <w:pPr>
        <w:widowControl/>
        <w:wordWrap/>
        <w:autoSpaceDE/>
        <w:autoSpaceDN/>
        <w:spacing w:after="0" w:line="240" w:lineRule="auto"/>
        <w:rPr>
          <w:rFonts w:ascii="HY신명조" w:eastAsia="HY신명조" w:hAnsi="굴림" w:cs="굴림"/>
          <w:kern w:val="0"/>
          <w:szCs w:val="20"/>
        </w:rPr>
        <w:pPrChange w:id="90" w:author="Microsoft 계정" w:date="2025-05-09T10:25:00Z">
          <w:pPr>
            <w:widowControl/>
            <w:wordWrap/>
            <w:autoSpaceDE/>
            <w:autoSpaceDN/>
            <w:spacing w:after="0" w:line="240" w:lineRule="auto"/>
            <w:jc w:val="left"/>
          </w:pPr>
        </w:pPrChange>
      </w:pPr>
      <w:r w:rsidRPr="00245019">
        <w:rPr>
          <w:rFonts w:ascii="HY신명조" w:eastAsia="HY신명조" w:hAnsi="굴림" w:cs="굴림"/>
          <w:kern w:val="0"/>
          <w:szCs w:val="20"/>
        </w:rPr>
        <w:t>- 출력 검증: 민감정보 및 금칙어 포함 여부 점검</w:t>
      </w:r>
    </w:p>
    <w:p w14:paraId="5338A7BA" w14:textId="77777777" w:rsidR="00245019" w:rsidRPr="00245019" w:rsidRDefault="00245019">
      <w:pPr>
        <w:widowControl/>
        <w:wordWrap/>
        <w:autoSpaceDE/>
        <w:autoSpaceDN/>
        <w:spacing w:after="0" w:line="240" w:lineRule="auto"/>
        <w:rPr>
          <w:rFonts w:ascii="HY신명조" w:eastAsia="HY신명조" w:hAnsi="굴림" w:cs="굴림"/>
          <w:kern w:val="0"/>
          <w:szCs w:val="20"/>
        </w:rPr>
        <w:pPrChange w:id="91" w:author="Microsoft 계정" w:date="2025-05-09T10:25:00Z">
          <w:pPr>
            <w:widowControl/>
            <w:wordWrap/>
            <w:autoSpaceDE/>
            <w:autoSpaceDN/>
            <w:spacing w:after="0" w:line="240" w:lineRule="auto"/>
            <w:jc w:val="left"/>
          </w:pPr>
        </w:pPrChange>
      </w:pPr>
      <w:r w:rsidRPr="00245019">
        <w:rPr>
          <w:rFonts w:ascii="HY신명조" w:eastAsia="HY신명조" w:hAnsi="굴림" w:cs="굴림"/>
          <w:kern w:val="0"/>
          <w:szCs w:val="20"/>
        </w:rPr>
        <w:t>- 실행 분리: LLM은 분석 전용, 실제 실행은 규칙 기반 시스템에서 수행</w:t>
      </w:r>
    </w:p>
    <w:p w14:paraId="515C31C4" w14:textId="77777777" w:rsidR="00245019" w:rsidRPr="00245019" w:rsidRDefault="00245019">
      <w:pPr>
        <w:widowControl/>
        <w:wordWrap/>
        <w:autoSpaceDE/>
        <w:autoSpaceDN/>
        <w:spacing w:after="0" w:line="240" w:lineRule="auto"/>
        <w:rPr>
          <w:rFonts w:ascii="HY신명조" w:eastAsia="HY신명조" w:hAnsi="굴림" w:cs="굴림"/>
          <w:kern w:val="0"/>
          <w:szCs w:val="20"/>
        </w:rPr>
        <w:pPrChange w:id="92" w:author="Microsoft 계정" w:date="2025-05-09T10:25:00Z">
          <w:pPr>
            <w:widowControl/>
            <w:wordWrap/>
            <w:autoSpaceDE/>
            <w:autoSpaceDN/>
            <w:spacing w:after="0" w:line="240" w:lineRule="auto"/>
            <w:jc w:val="left"/>
          </w:pPr>
        </w:pPrChange>
      </w:pPr>
      <w:r w:rsidRPr="00245019">
        <w:rPr>
          <w:rFonts w:ascii="HY신명조" w:eastAsia="HY신명조" w:hAnsi="굴림" w:cs="굴림"/>
          <w:kern w:val="0"/>
          <w:szCs w:val="20"/>
        </w:rPr>
        <w:t>- 감사 로깅: 입력/출력 로그 저장을 통한 이상 탐지 및 사후 감사 대응</w:t>
      </w:r>
    </w:p>
    <w:p w14:paraId="1299C43A" w14:textId="77777777" w:rsidR="00E37031" w:rsidRDefault="00E37031">
      <w:pPr>
        <w:widowControl/>
        <w:wordWrap/>
        <w:autoSpaceDE/>
        <w:autoSpaceDN/>
        <w:spacing w:after="0" w:line="240" w:lineRule="auto"/>
        <w:rPr>
          <w:ins w:id="93" w:author="Microsoft 계정" w:date="2025-04-21T16:58:00Z"/>
          <w:rFonts w:ascii="HY신명조" w:eastAsia="HY신명조" w:hAnsi="굴림" w:cs="굴림"/>
          <w:kern w:val="0"/>
          <w:szCs w:val="20"/>
        </w:rPr>
        <w:pPrChange w:id="94" w:author="Microsoft 계정" w:date="2025-05-09T10:25:00Z">
          <w:pPr>
            <w:widowControl/>
            <w:wordWrap/>
            <w:autoSpaceDE/>
            <w:autoSpaceDN/>
            <w:spacing w:after="0" w:line="240" w:lineRule="auto"/>
            <w:jc w:val="left"/>
          </w:pPr>
        </w:pPrChange>
      </w:pPr>
    </w:p>
    <w:p w14:paraId="702E5C7E" w14:textId="77777777" w:rsidR="00E37031" w:rsidRDefault="00E37031">
      <w:pPr>
        <w:widowControl/>
        <w:wordWrap/>
        <w:autoSpaceDE/>
        <w:autoSpaceDN/>
        <w:spacing w:after="0" w:line="240" w:lineRule="auto"/>
        <w:rPr>
          <w:ins w:id="95" w:author="Microsoft 계정" w:date="2025-04-21T16:57:00Z"/>
          <w:rFonts w:ascii="HY신명조" w:eastAsia="HY신명조" w:hAnsi="굴림" w:cs="굴림"/>
          <w:kern w:val="0"/>
          <w:szCs w:val="20"/>
        </w:rPr>
        <w:pPrChange w:id="96" w:author="Microsoft 계정" w:date="2025-05-09T10:25:00Z">
          <w:pPr>
            <w:widowControl/>
            <w:wordWrap/>
            <w:autoSpaceDE/>
            <w:autoSpaceDN/>
            <w:spacing w:after="0" w:line="240" w:lineRule="auto"/>
            <w:jc w:val="left"/>
          </w:pPr>
        </w:pPrChange>
      </w:pPr>
      <w:ins w:id="97" w:author="Microsoft 계정" w:date="2025-04-21T16:57:00Z">
        <w:r w:rsidRPr="00E37031">
          <w:rPr>
            <w:rFonts w:ascii="HY신명조" w:eastAsia="HY신명조" w:hAnsi="굴림" w:cs="굴림" w:hint="eastAsia"/>
            <w:kern w:val="0"/>
            <w:szCs w:val="20"/>
          </w:rPr>
          <w:t>이러한</w:t>
        </w:r>
        <w:r w:rsidRPr="00E37031">
          <w:rPr>
            <w:rFonts w:ascii="HY신명조" w:eastAsia="HY신명조" w:hAnsi="굴림" w:cs="굴림"/>
            <w:kern w:val="0"/>
            <w:szCs w:val="20"/>
          </w:rPr>
          <w:t xml:space="preserve"> 다층적 설계를 통해 프롬프트 인젝션 공격에 효과적으로 대응하고 시스템 전반의 보안성과 신뢰성을 강화할 수 있다.</w:t>
        </w:r>
      </w:ins>
    </w:p>
    <w:p w14:paraId="019CB9B3" w14:textId="77777777" w:rsidR="005467B3" w:rsidDel="00E37031" w:rsidRDefault="00245019">
      <w:pPr>
        <w:widowControl/>
        <w:wordWrap/>
        <w:autoSpaceDE/>
        <w:autoSpaceDN/>
        <w:spacing w:before="100" w:beforeAutospacing="1" w:after="100" w:afterAutospacing="1" w:line="240" w:lineRule="auto"/>
        <w:rPr>
          <w:del w:id="98" w:author="Microsoft 계정" w:date="2025-04-21T16:57:00Z"/>
          <w:rFonts w:ascii="HY신명조" w:eastAsia="HY신명조" w:hAnsi="굴림" w:cs="굴림"/>
          <w:kern w:val="0"/>
          <w:szCs w:val="20"/>
        </w:rPr>
        <w:pPrChange w:id="99" w:author="Microsoft 계정" w:date="2025-05-09T10:25:00Z">
          <w:pPr>
            <w:widowControl/>
            <w:wordWrap/>
            <w:autoSpaceDE/>
            <w:autoSpaceDN/>
            <w:spacing w:before="100" w:beforeAutospacing="1" w:after="100" w:afterAutospacing="1" w:line="240" w:lineRule="auto"/>
            <w:jc w:val="left"/>
          </w:pPr>
        </w:pPrChange>
      </w:pPr>
      <w:del w:id="100" w:author="Microsoft 계정" w:date="2025-04-21T16:57:00Z">
        <w:r w:rsidRPr="00245019" w:rsidDel="00E37031">
          <w:rPr>
            <w:rFonts w:ascii="HY신명조" w:eastAsia="HY신명조" w:hAnsi="굴림" w:cs="굴림" w:hint="eastAsia"/>
            <w:kern w:val="0"/>
            <w:szCs w:val="20"/>
          </w:rPr>
          <w:delText>이러한</w:delText>
        </w:r>
        <w:r w:rsidRPr="00245019" w:rsidDel="00E37031">
          <w:rPr>
            <w:rFonts w:ascii="HY신명조" w:eastAsia="HY신명조" w:hAnsi="굴림" w:cs="굴림"/>
            <w:kern w:val="0"/>
            <w:szCs w:val="20"/>
          </w:rPr>
          <w:delText xml:space="preserve"> 설계를 통해 프롬프트 인젝션에 대한 대응력을 강화할 수 있으며, 시스템 전반의 보안성과 신뢰성을 </w:delText>
        </w:r>
        <w:r w:rsidR="00286816" w:rsidDel="00E37031">
          <w:rPr>
            <w:rFonts w:ascii="HY신명조" w:eastAsia="HY신명조" w:hAnsi="굴림" w:cs="굴림"/>
            <w:kern w:val="0"/>
            <w:szCs w:val="20"/>
          </w:rPr>
          <w:delText>강화한다</w:delText>
        </w:r>
        <w:r w:rsidRPr="00245019" w:rsidDel="00E37031">
          <w:rPr>
            <w:rFonts w:ascii="HY신명조" w:eastAsia="HY신명조" w:hAnsi="굴림" w:cs="굴림"/>
            <w:kern w:val="0"/>
            <w:szCs w:val="20"/>
          </w:rPr>
          <w:delText>.</w:delText>
        </w:r>
        <w:r w:rsidRPr="00245019" w:rsidDel="00E37031">
          <w:rPr>
            <w:rFonts w:ascii="HY신명조" w:eastAsia="HY신명조" w:hAnsi="굴림" w:cs="굴림" w:hint="eastAsia"/>
            <w:kern w:val="0"/>
            <w:szCs w:val="20"/>
          </w:rPr>
          <w:delText xml:space="preserve"> </w:delText>
        </w:r>
      </w:del>
    </w:p>
    <w:p w14:paraId="62163D5B" w14:textId="77777777" w:rsidR="00924F6C" w:rsidRPr="00924F6C" w:rsidRDefault="00193A09">
      <w:pPr>
        <w:widowControl/>
        <w:wordWrap/>
        <w:autoSpaceDE/>
        <w:autoSpaceDN/>
        <w:spacing w:after="0" w:line="240" w:lineRule="auto"/>
        <w:rPr>
          <w:rFonts w:ascii="HY신명조" w:eastAsia="HY신명조" w:hAnsi="굴림" w:cs="굴림"/>
          <w:kern w:val="0"/>
          <w:szCs w:val="20"/>
        </w:rPr>
        <w:pPrChange w:id="101" w:author="Microsoft 계정" w:date="2025-05-09T10:25:00Z">
          <w:pPr>
            <w:widowControl/>
            <w:wordWrap/>
            <w:autoSpaceDE/>
            <w:autoSpaceDN/>
            <w:spacing w:after="0" w:line="240" w:lineRule="auto"/>
            <w:jc w:val="left"/>
          </w:pPr>
        </w:pPrChange>
      </w:pPr>
      <w:r w:rsidRPr="00187647">
        <w:rPr>
          <w:rFonts w:ascii="HY신명조" w:eastAsia="HY신명조" w:hAnsi="굴림" w:cs="굴림" w:hint="eastAsia"/>
          <w:b/>
          <w:bCs/>
          <w:kern w:val="0"/>
          <w:sz w:val="24"/>
          <w:szCs w:val="24"/>
        </w:rPr>
        <w:t>3.3</w:t>
      </w:r>
      <w:r>
        <w:rPr>
          <w:rFonts w:ascii="HY신명조" w:eastAsia="HY신명조" w:hAnsi="굴림" w:cs="굴림"/>
          <w:b/>
          <w:bCs/>
          <w:kern w:val="0"/>
          <w:sz w:val="24"/>
          <w:szCs w:val="24"/>
        </w:rPr>
        <w:t>.</w:t>
      </w:r>
      <w:r w:rsidR="007446F3">
        <w:rPr>
          <w:rFonts w:ascii="HY신명조" w:eastAsia="HY신명조" w:hAnsi="굴림" w:cs="굴림"/>
          <w:b/>
          <w:bCs/>
          <w:kern w:val="0"/>
          <w:sz w:val="24"/>
          <w:szCs w:val="24"/>
        </w:rPr>
        <w:t>6</w:t>
      </w:r>
      <w:r>
        <w:rPr>
          <w:rFonts w:ascii="HY신명조" w:eastAsia="HY신명조" w:hAnsi="굴림" w:cs="굴림"/>
          <w:b/>
          <w:bCs/>
          <w:kern w:val="0"/>
          <w:sz w:val="24"/>
          <w:szCs w:val="24"/>
        </w:rPr>
        <w:t xml:space="preserve"> ISMS-P 기준</w:t>
      </w:r>
      <w:r>
        <w:rPr>
          <w:rFonts w:ascii="HY신명조" w:eastAsia="HY신명조" w:hAnsi="굴림" w:cs="굴림" w:hint="eastAsia"/>
          <w:b/>
          <w:bCs/>
          <w:kern w:val="0"/>
          <w:sz w:val="24"/>
          <w:szCs w:val="24"/>
        </w:rPr>
        <w:t xml:space="preserve"> 부합성</w:t>
      </w:r>
      <w:r w:rsidRPr="00187647">
        <w:rPr>
          <w:rFonts w:ascii="HY신명조" w:eastAsia="HY신명조" w:hAnsi="굴림" w:cs="굴림" w:hint="eastAsia"/>
          <w:kern w:val="0"/>
          <w:sz w:val="24"/>
          <w:szCs w:val="24"/>
        </w:rPr>
        <w:br/>
      </w:r>
      <w:r w:rsidR="00924F6C" w:rsidRPr="00924F6C">
        <w:rPr>
          <w:rFonts w:ascii="HY신명조" w:eastAsia="HY신명조" w:hAnsi="굴림" w:cs="굴림" w:hint="eastAsia"/>
          <w:kern w:val="0"/>
          <w:szCs w:val="20"/>
        </w:rPr>
        <w:t>본</w:t>
      </w:r>
      <w:r w:rsidR="00924F6C" w:rsidRPr="00924F6C">
        <w:rPr>
          <w:rFonts w:ascii="HY신명조" w:eastAsia="HY신명조" w:hAnsi="굴림" w:cs="굴림"/>
          <w:kern w:val="0"/>
          <w:szCs w:val="20"/>
        </w:rPr>
        <w:t xml:space="preserve"> 시스템은 멀티테넌트 환경에서 요구되는 다양한 보안 요소를 통합하여 설계되었다. 특히 테넌트 분리, 민감정보 참조 기반 처리, RBAC, 응답 후처리 등 다층적 보안 구조를 통해 ISMS-P 기준에 부합하는 데이터 보호 체계를 구현하였다.</w:t>
      </w:r>
    </w:p>
    <w:p w14:paraId="195A0E88" w14:textId="77777777" w:rsidR="00924F6C" w:rsidRPr="00924F6C" w:rsidRDefault="005B05D9">
      <w:pPr>
        <w:widowControl/>
        <w:wordWrap/>
        <w:autoSpaceDE/>
        <w:autoSpaceDN/>
        <w:spacing w:after="0" w:line="240" w:lineRule="auto"/>
        <w:rPr>
          <w:rFonts w:ascii="HY신명조" w:eastAsia="HY신명조" w:hAnsi="굴림" w:cs="굴림"/>
          <w:kern w:val="0"/>
          <w:szCs w:val="20"/>
        </w:rPr>
        <w:pPrChange w:id="102" w:author="Microsoft 계정" w:date="2025-05-09T10:25:00Z">
          <w:pPr>
            <w:widowControl/>
            <w:wordWrap/>
            <w:autoSpaceDE/>
            <w:autoSpaceDN/>
            <w:spacing w:after="0" w:line="240" w:lineRule="auto"/>
            <w:jc w:val="left"/>
          </w:pPr>
        </w:pPrChange>
      </w:pPr>
      <w:ins w:id="103" w:author="Microsoft 계정" w:date="2025-04-21T16:56:00Z">
        <w:r w:rsidRPr="005B05D9">
          <w:rPr>
            <w:rFonts w:ascii="HY신명조" w:eastAsia="HY신명조" w:hAnsi="굴림" w:cs="굴림" w:hint="eastAsia"/>
            <w:kern w:val="0"/>
            <w:szCs w:val="20"/>
          </w:rPr>
          <w:t>본</w:t>
        </w:r>
        <w:r w:rsidRPr="005B05D9">
          <w:rPr>
            <w:rFonts w:ascii="HY신명조" w:eastAsia="HY신명조" w:hAnsi="굴림" w:cs="굴림"/>
            <w:kern w:val="0"/>
            <w:szCs w:val="20"/>
          </w:rPr>
          <w:t xml:space="preserve"> 시스템은 민감 정보 보호, 테넌트 분리, 실행 보안, 이력 관리 등 다양한 시점과 목적에 따른 보안 요구사항을 고려하여 설계되었다.</w:t>
        </w:r>
      </w:ins>
      <w:del w:id="104" w:author="Microsoft 계정" w:date="2025-04-21T16:56:00Z">
        <w:r w:rsidR="00924F6C" w:rsidRPr="00924F6C" w:rsidDel="005B05D9">
          <w:rPr>
            <w:rFonts w:ascii="HY신명조" w:eastAsia="HY신명조" w:hAnsi="굴림" w:cs="굴림" w:hint="eastAsia"/>
            <w:kern w:val="0"/>
            <w:szCs w:val="20"/>
          </w:rPr>
          <w:delText>또한</w:delText>
        </w:r>
        <w:r w:rsidR="00924F6C" w:rsidRPr="00924F6C" w:rsidDel="005B05D9">
          <w:rPr>
            <w:rFonts w:ascii="HY신명조" w:eastAsia="HY신명조" w:hAnsi="굴림" w:cs="굴림"/>
            <w:kern w:val="0"/>
            <w:szCs w:val="20"/>
          </w:rPr>
          <w:delText>, 본 시스템은 민감정보 보호, 테넌트 분리, 실행 보안, 이력 관리 등 **각기 다른 시점과 목적에 따른 보안 계층별 차이**를 고려하여 설계되었다.</w:delText>
        </w:r>
      </w:del>
      <w:r w:rsidR="00924F6C" w:rsidRPr="00924F6C">
        <w:rPr>
          <w:rFonts w:ascii="HY신명조" w:eastAsia="HY신명조" w:hAnsi="굴림" w:cs="굴림"/>
          <w:kern w:val="0"/>
          <w:szCs w:val="20"/>
        </w:rPr>
        <w:t xml:space="preserve"> 저장 전 비식별화, 저장 중 분리 저장, 실행 시 프롬프트 제어, 사후 감사 로깅 등의 방식은 보안의 전주기를 아우르는 대응 체계를 형성하며, 단일 요소 방어를 넘어 구조 수준의 통합적 보안을 실현한다.</w:t>
      </w:r>
    </w:p>
    <w:p w14:paraId="3D81B561" w14:textId="77777777" w:rsidR="00922051" w:rsidRDefault="00924F6C">
      <w:pPr>
        <w:widowControl/>
        <w:wordWrap/>
        <w:autoSpaceDE/>
        <w:autoSpaceDN/>
        <w:spacing w:after="0" w:line="240" w:lineRule="auto"/>
        <w:rPr>
          <w:rFonts w:ascii="HY신명조" w:eastAsia="HY신명조" w:hAnsi="굴림" w:cs="굴림"/>
          <w:kern w:val="0"/>
          <w:szCs w:val="20"/>
        </w:rPr>
        <w:pPrChange w:id="105" w:author="Microsoft 계정" w:date="2025-05-09T10:25:00Z">
          <w:pPr>
            <w:widowControl/>
            <w:wordWrap/>
            <w:autoSpaceDE/>
            <w:autoSpaceDN/>
            <w:spacing w:after="0" w:line="240" w:lineRule="auto"/>
            <w:jc w:val="left"/>
          </w:pPr>
        </w:pPrChange>
      </w:pPr>
      <w:r w:rsidRPr="00924F6C">
        <w:rPr>
          <w:rFonts w:ascii="HY신명조" w:eastAsia="HY신명조" w:hAnsi="굴림" w:cs="굴림" w:hint="eastAsia"/>
          <w:kern w:val="0"/>
          <w:szCs w:val="20"/>
        </w:rPr>
        <w:t>이러한</w:t>
      </w:r>
      <w:r w:rsidRPr="00924F6C">
        <w:rPr>
          <w:rFonts w:ascii="HY신명조" w:eastAsia="HY신명조" w:hAnsi="굴림" w:cs="굴림"/>
          <w:kern w:val="0"/>
          <w:szCs w:val="20"/>
        </w:rPr>
        <w:t xml:space="preserve"> 보안 설계는 ISMS-P 보안 기준을 충족하는 안정적인 LLM 기반 AI 시스템 구현의 기반이 된다.</w:t>
      </w:r>
    </w:p>
    <w:p w14:paraId="4DDBEF00" w14:textId="77777777" w:rsidR="00924F6C" w:rsidRDefault="00924F6C">
      <w:pPr>
        <w:widowControl/>
        <w:wordWrap/>
        <w:autoSpaceDE/>
        <w:autoSpaceDN/>
        <w:spacing w:after="0" w:line="240" w:lineRule="auto"/>
        <w:rPr>
          <w:rFonts w:ascii="HY신명조" w:eastAsia="HY신명조" w:hAnsi="Times New Roman"/>
          <w:b/>
          <w:sz w:val="24"/>
        </w:rPr>
        <w:pPrChange w:id="106" w:author="Microsoft 계정" w:date="2025-05-09T10:25:00Z">
          <w:pPr>
            <w:widowControl/>
            <w:wordWrap/>
            <w:autoSpaceDE/>
            <w:autoSpaceDN/>
            <w:spacing w:after="0" w:line="240" w:lineRule="auto"/>
            <w:jc w:val="left"/>
          </w:pPr>
        </w:pPrChange>
      </w:pPr>
    </w:p>
    <w:p w14:paraId="1D9B7039" w14:textId="77777777" w:rsidR="001934E5" w:rsidRPr="00187647" w:rsidRDefault="001934E5">
      <w:pPr>
        <w:wordWrap/>
        <w:spacing w:after="0" w:line="240" w:lineRule="auto"/>
        <w:rPr>
          <w:rFonts w:ascii="HY신명조" w:eastAsia="HY신명조"/>
        </w:rPr>
      </w:pPr>
      <w:r w:rsidRPr="00187647">
        <w:rPr>
          <w:rFonts w:ascii="HY신명조" w:eastAsia="HY신명조" w:hAnsi="Times New Roman" w:hint="eastAsia"/>
          <w:b/>
          <w:sz w:val="24"/>
        </w:rPr>
        <w:t xml:space="preserve">3.4 액션메소드 그룹 기반 처리 구조 </w:t>
      </w:r>
    </w:p>
    <w:p w14:paraId="689F3B14" w14:textId="77777777" w:rsidR="00912DC2" w:rsidRPr="00187647" w:rsidRDefault="00912DC2">
      <w:pPr>
        <w:widowControl/>
        <w:wordWrap/>
        <w:autoSpaceDE/>
        <w:autoSpaceDN/>
        <w:spacing w:after="0" w:line="240" w:lineRule="auto"/>
        <w:rPr>
          <w:rFonts w:ascii="HY신명조" w:eastAsia="HY신명조" w:hAnsiTheme="majorHAnsi" w:cs="굴림"/>
          <w:kern w:val="0"/>
          <w:szCs w:val="20"/>
        </w:rPr>
        <w:pPrChange w:id="107" w:author="Microsoft 계정" w:date="2025-05-09T10:25:00Z">
          <w:pPr>
            <w:widowControl/>
            <w:wordWrap/>
            <w:autoSpaceDE/>
            <w:autoSpaceDN/>
            <w:spacing w:after="0" w:line="240" w:lineRule="auto"/>
            <w:jc w:val="left"/>
          </w:pPr>
        </w:pPrChange>
      </w:pPr>
      <w:r w:rsidRPr="00187647">
        <w:rPr>
          <w:rFonts w:ascii="HY신명조" w:eastAsia="HY신명조" w:hAnsiTheme="majorHAnsi" w:cs="굴림" w:hint="eastAsia"/>
          <w:kern w:val="0"/>
          <w:szCs w:val="20"/>
        </w:rPr>
        <w:t xml:space="preserve">제안된 시스템은 인텐트에 연결된 액션메소드들을 </w:t>
      </w:r>
      <w:r w:rsidRPr="00187647">
        <w:rPr>
          <w:rFonts w:ascii="HY신명조" w:eastAsia="HY신명조" w:hAnsiTheme="majorHAnsi" w:cs="굴림" w:hint="eastAsia"/>
          <w:bCs/>
          <w:kern w:val="0"/>
          <w:szCs w:val="20"/>
        </w:rPr>
        <w:t>그룹 단위로 직렬 또는 병렬 처리</w:t>
      </w:r>
      <w:r w:rsidRPr="00187647">
        <w:rPr>
          <w:rFonts w:ascii="HY신명조" w:eastAsia="HY신명조" w:hAnsiTheme="majorHAnsi" w:cs="굴림" w:hint="eastAsia"/>
          <w:kern w:val="0"/>
          <w:szCs w:val="20"/>
        </w:rPr>
        <w:t>할 수 있는 구조를 갖는다. 이 구조는 유연한 워크플로우 구성을 가능하게 하며, 다음과 같은 구조로 설계된다.</w:t>
      </w:r>
    </w:p>
    <w:p w14:paraId="3461D779" w14:textId="77777777" w:rsidR="007C5E95" w:rsidRPr="00187647" w:rsidRDefault="007C5E95">
      <w:pPr>
        <w:widowControl/>
        <w:wordWrap/>
        <w:autoSpaceDE/>
        <w:autoSpaceDN/>
        <w:spacing w:after="0" w:line="240" w:lineRule="auto"/>
        <w:rPr>
          <w:rFonts w:ascii="HY신명조" w:eastAsia="HY신명조" w:hAnsiTheme="majorHAnsi" w:cs="굴림"/>
          <w:kern w:val="0"/>
          <w:szCs w:val="20"/>
        </w:rPr>
        <w:pPrChange w:id="108" w:author="Microsoft 계정" w:date="2025-05-09T10:25:00Z">
          <w:pPr>
            <w:widowControl/>
            <w:wordWrap/>
            <w:autoSpaceDE/>
            <w:autoSpaceDN/>
            <w:spacing w:after="0" w:line="240" w:lineRule="auto"/>
            <w:jc w:val="left"/>
          </w:pPr>
        </w:pPrChange>
      </w:pPr>
    </w:p>
    <w:p w14:paraId="5C9EEB5C" w14:textId="77777777" w:rsidR="007D3DFA" w:rsidRPr="00187647" w:rsidRDefault="007D3DFA" w:rsidP="00BA7CEE">
      <w:pPr>
        <w:wordWrap/>
        <w:spacing w:after="0" w:line="240" w:lineRule="auto"/>
        <w:rPr>
          <w:rFonts w:ascii="HY신명조" w:eastAsia="HY신명조"/>
        </w:rPr>
      </w:pPr>
      <w:r w:rsidRPr="00187647">
        <w:rPr>
          <w:rFonts w:ascii="HY신명조" w:eastAsia="HY신명조" w:hAnsi="Times New Roman" w:hint="eastAsia"/>
          <w:b/>
          <w:sz w:val="24"/>
        </w:rPr>
        <w:t xml:space="preserve">3.4.1 테이블 구조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2521"/>
      </w:tblGrid>
      <w:tr w:rsidR="00912DC2" w:rsidRPr="00187647" w14:paraId="522A9F38" w14:textId="77777777" w:rsidTr="008D0EF5">
        <w:trPr>
          <w:tblHeader/>
        </w:trPr>
        <w:tc>
          <w:tcPr>
            <w:tcW w:w="0" w:type="auto"/>
            <w:vAlign w:val="center"/>
            <w:hideMark/>
          </w:tcPr>
          <w:p w14:paraId="58C746F5" w14:textId="77777777" w:rsidR="00912DC2" w:rsidRPr="00187647" w:rsidRDefault="00912DC2" w:rsidP="00BA7CEE">
            <w:pPr>
              <w:widowControl/>
              <w:wordWrap/>
              <w:autoSpaceDE/>
              <w:autoSpaceDN/>
              <w:spacing w:after="0" w:line="240" w:lineRule="auto"/>
              <w:jc w:val="center"/>
              <w:rPr>
                <w:rFonts w:ascii="HY신명조" w:eastAsia="HY신명조" w:hAnsiTheme="majorHAnsi" w:cs="굴림"/>
                <w:bCs/>
                <w:kern w:val="0"/>
                <w:szCs w:val="20"/>
              </w:rPr>
            </w:pPr>
            <w:r w:rsidRPr="00187647">
              <w:rPr>
                <w:rFonts w:ascii="HY신명조" w:eastAsia="HY신명조" w:hAnsiTheme="majorHAnsi" w:cs="굴림" w:hint="eastAsia"/>
                <w:bCs/>
                <w:kern w:val="0"/>
                <w:szCs w:val="20"/>
              </w:rPr>
              <w:t>테이블명</w:t>
            </w:r>
          </w:p>
        </w:tc>
        <w:tc>
          <w:tcPr>
            <w:tcW w:w="0" w:type="auto"/>
            <w:vAlign w:val="center"/>
            <w:hideMark/>
          </w:tcPr>
          <w:p w14:paraId="10944B34" w14:textId="77777777" w:rsidR="00912DC2" w:rsidRPr="00187647" w:rsidRDefault="00912DC2" w:rsidP="00BA7CEE">
            <w:pPr>
              <w:widowControl/>
              <w:wordWrap/>
              <w:autoSpaceDE/>
              <w:autoSpaceDN/>
              <w:spacing w:after="0" w:line="240" w:lineRule="auto"/>
              <w:jc w:val="center"/>
              <w:rPr>
                <w:rFonts w:ascii="HY신명조" w:eastAsia="HY신명조" w:hAnsiTheme="majorHAnsi" w:cs="굴림"/>
                <w:bCs/>
                <w:kern w:val="0"/>
                <w:szCs w:val="20"/>
              </w:rPr>
            </w:pPr>
            <w:r w:rsidRPr="00187647">
              <w:rPr>
                <w:rFonts w:ascii="HY신명조" w:eastAsia="HY신명조" w:hAnsiTheme="majorHAnsi" w:cs="굴림" w:hint="eastAsia"/>
                <w:bCs/>
                <w:kern w:val="0"/>
                <w:szCs w:val="20"/>
              </w:rPr>
              <w:t>설명</w:t>
            </w:r>
          </w:p>
        </w:tc>
      </w:tr>
      <w:tr w:rsidR="00912DC2" w:rsidRPr="00187647" w14:paraId="0A74B674" w14:textId="77777777" w:rsidTr="008D0EF5">
        <w:tc>
          <w:tcPr>
            <w:tcW w:w="0" w:type="auto"/>
            <w:vAlign w:val="center"/>
            <w:hideMark/>
          </w:tcPr>
          <w:p w14:paraId="255B63C4" w14:textId="77777777" w:rsidR="00912DC2" w:rsidRPr="00187647" w:rsidRDefault="00912DC2" w:rsidP="00BA7CEE">
            <w:pPr>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체" w:hint="eastAsia"/>
                <w:kern w:val="0"/>
                <w:szCs w:val="20"/>
              </w:rPr>
              <w:t>intent_master</w:t>
            </w:r>
          </w:p>
        </w:tc>
        <w:tc>
          <w:tcPr>
            <w:tcW w:w="0" w:type="auto"/>
            <w:vAlign w:val="center"/>
            <w:hideMark/>
          </w:tcPr>
          <w:p w14:paraId="18245530" w14:textId="77777777" w:rsidR="00912DC2" w:rsidRPr="00187647" w:rsidRDefault="00912DC2" w:rsidP="00BA7CEE">
            <w:pPr>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 w:hint="eastAsia"/>
                <w:kern w:val="0"/>
                <w:szCs w:val="20"/>
              </w:rPr>
              <w:t>인텐트 정의</w:t>
            </w:r>
          </w:p>
        </w:tc>
      </w:tr>
      <w:tr w:rsidR="00912DC2" w:rsidRPr="00187647" w14:paraId="56D0BF8D" w14:textId="77777777" w:rsidTr="008D0EF5">
        <w:tc>
          <w:tcPr>
            <w:tcW w:w="0" w:type="auto"/>
            <w:vAlign w:val="center"/>
            <w:hideMark/>
          </w:tcPr>
          <w:p w14:paraId="4636A751" w14:textId="77777777" w:rsidR="00912DC2" w:rsidRPr="00187647" w:rsidRDefault="00912DC2" w:rsidP="00BA7CEE">
            <w:pPr>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체" w:hint="eastAsia"/>
                <w:kern w:val="0"/>
                <w:szCs w:val="20"/>
              </w:rPr>
              <w:t>action_method</w:t>
            </w:r>
          </w:p>
        </w:tc>
        <w:tc>
          <w:tcPr>
            <w:tcW w:w="0" w:type="auto"/>
            <w:vAlign w:val="center"/>
            <w:hideMark/>
          </w:tcPr>
          <w:p w14:paraId="394A8B07" w14:textId="77777777" w:rsidR="00912DC2" w:rsidRPr="00187647" w:rsidRDefault="00912DC2" w:rsidP="00BA7CEE">
            <w:pPr>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 w:hint="eastAsia"/>
                <w:kern w:val="0"/>
                <w:szCs w:val="20"/>
              </w:rPr>
              <w:t>개별 액션메소드 정의 (API, 로직 등)</w:t>
            </w:r>
          </w:p>
        </w:tc>
      </w:tr>
      <w:tr w:rsidR="00912DC2" w:rsidRPr="00187647" w14:paraId="776E01B5" w14:textId="77777777" w:rsidTr="008D0EF5">
        <w:tc>
          <w:tcPr>
            <w:tcW w:w="0" w:type="auto"/>
            <w:vAlign w:val="center"/>
            <w:hideMark/>
          </w:tcPr>
          <w:p w14:paraId="371AFBDA" w14:textId="77777777" w:rsidR="00912DC2" w:rsidRPr="00187647" w:rsidRDefault="00912DC2" w:rsidP="00BA7CEE">
            <w:pPr>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체" w:hint="eastAsia"/>
                <w:kern w:val="0"/>
                <w:szCs w:val="20"/>
              </w:rPr>
              <w:t>action_method_group</w:t>
            </w:r>
          </w:p>
        </w:tc>
        <w:tc>
          <w:tcPr>
            <w:tcW w:w="0" w:type="auto"/>
            <w:vAlign w:val="center"/>
            <w:hideMark/>
          </w:tcPr>
          <w:p w14:paraId="6A973AE3" w14:textId="77777777" w:rsidR="00912DC2" w:rsidRPr="00187647" w:rsidRDefault="00912DC2" w:rsidP="00BA7CEE">
            <w:pPr>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 w:hint="eastAsia"/>
                <w:kern w:val="0"/>
                <w:szCs w:val="20"/>
              </w:rPr>
              <w:t>액션메소드 실행 단위 그룹, 순서/병렬 여부 포함</w:t>
            </w:r>
          </w:p>
        </w:tc>
      </w:tr>
      <w:tr w:rsidR="00912DC2" w:rsidRPr="00187647" w14:paraId="39C0395D" w14:textId="77777777" w:rsidTr="008D0EF5">
        <w:tc>
          <w:tcPr>
            <w:tcW w:w="0" w:type="auto"/>
            <w:vAlign w:val="center"/>
            <w:hideMark/>
          </w:tcPr>
          <w:p w14:paraId="303E34CC" w14:textId="77777777" w:rsidR="00912DC2" w:rsidRPr="00187647" w:rsidRDefault="00912DC2" w:rsidP="00BA7CEE">
            <w:pPr>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체" w:hint="eastAsia"/>
                <w:kern w:val="0"/>
                <w:szCs w:val="20"/>
              </w:rPr>
              <w:t>intent_action_map</w:t>
            </w:r>
          </w:p>
        </w:tc>
        <w:tc>
          <w:tcPr>
            <w:tcW w:w="0" w:type="auto"/>
            <w:vAlign w:val="center"/>
            <w:hideMark/>
          </w:tcPr>
          <w:p w14:paraId="307F6874" w14:textId="77777777" w:rsidR="00912DC2" w:rsidRPr="00187647" w:rsidRDefault="00912DC2" w:rsidP="00BA7CEE">
            <w:pPr>
              <w:keepNext/>
              <w:widowControl/>
              <w:wordWrap/>
              <w:autoSpaceDE/>
              <w:autoSpaceDN/>
              <w:spacing w:after="0" w:line="240" w:lineRule="auto"/>
              <w:jc w:val="left"/>
              <w:rPr>
                <w:rFonts w:ascii="HY신명조" w:eastAsia="HY신명조" w:hAnsiTheme="majorHAnsi" w:cs="굴림"/>
                <w:kern w:val="0"/>
                <w:szCs w:val="20"/>
              </w:rPr>
            </w:pPr>
            <w:r w:rsidRPr="00187647">
              <w:rPr>
                <w:rFonts w:ascii="HY신명조" w:eastAsia="HY신명조" w:hAnsiTheme="majorHAnsi" w:cs="굴림" w:hint="eastAsia"/>
                <w:kern w:val="0"/>
                <w:szCs w:val="20"/>
              </w:rPr>
              <w:t>특정 인텐트와 연결된 액션그룹 정의</w:t>
            </w:r>
          </w:p>
        </w:tc>
      </w:tr>
    </w:tbl>
    <w:p w14:paraId="1867CB02" w14:textId="77777777" w:rsidR="007D3DFA" w:rsidRPr="00D36993" w:rsidRDefault="00853C81" w:rsidP="00BA7CEE">
      <w:pPr>
        <w:pStyle w:val="af0"/>
        <w:wordWrap/>
        <w:spacing w:after="0" w:line="240" w:lineRule="auto"/>
        <w:jc w:val="center"/>
        <w:rPr>
          <w:rFonts w:ascii="HY신명조" w:eastAsia="HY신명조"/>
          <w:b w:val="0"/>
          <w:rPrChange w:id="109" w:author="Microsoft 계정" w:date="2025-04-21T17:02:00Z">
            <w:rPr>
              <w:rFonts w:ascii="HY신명조" w:eastAsia="HY신명조"/>
            </w:rPr>
          </w:rPrChange>
        </w:rPr>
      </w:pPr>
      <w:r w:rsidRPr="00D36993">
        <w:rPr>
          <w:rFonts w:ascii="HY신명조" w:eastAsia="HY신명조"/>
          <w:b w:val="0"/>
          <w:rPrChange w:id="110" w:author="Microsoft 계정" w:date="2025-04-21T17:02:00Z">
            <w:rPr>
              <w:rFonts w:ascii="HY신명조" w:eastAsia="HY신명조"/>
            </w:rPr>
          </w:rPrChange>
        </w:rPr>
        <w:t>&lt;Table</w:t>
      </w:r>
      <w:r w:rsidR="008D0EF5" w:rsidRPr="00D36993">
        <w:rPr>
          <w:rFonts w:ascii="HY신명조" w:eastAsia="HY신명조"/>
          <w:b w:val="0"/>
          <w:rPrChange w:id="111" w:author="Microsoft 계정" w:date="2025-04-21T17:02:00Z">
            <w:rPr>
              <w:rFonts w:ascii="HY신명조" w:eastAsia="HY신명조"/>
            </w:rPr>
          </w:rPrChange>
        </w:rPr>
        <w:t xml:space="preserve"> </w:t>
      </w:r>
      <w:r w:rsidRPr="00D36993">
        <w:rPr>
          <w:rFonts w:ascii="HY신명조" w:eastAsia="HY신명조"/>
          <w:b w:val="0"/>
          <w:noProof/>
          <w:rPrChange w:id="112" w:author="Microsoft 계정" w:date="2025-04-21T17:02:00Z">
            <w:rPr>
              <w:rFonts w:ascii="HY신명조" w:eastAsia="HY신명조"/>
              <w:noProof/>
            </w:rPr>
          </w:rPrChange>
        </w:rPr>
        <w:t>1&gt;</w:t>
      </w:r>
      <w:r w:rsidR="008D0EF5" w:rsidRPr="00D36993">
        <w:rPr>
          <w:rFonts w:ascii="HY신명조" w:eastAsia="HY신명조"/>
          <w:b w:val="0"/>
          <w:rPrChange w:id="113" w:author="Microsoft 계정" w:date="2025-04-21T17:02:00Z">
            <w:rPr>
              <w:rFonts w:ascii="HY신명조" w:eastAsia="HY신명조"/>
            </w:rPr>
          </w:rPrChange>
        </w:rPr>
        <w:t xml:space="preserve"> 액션메소드 구성</w:t>
      </w:r>
    </w:p>
    <w:p w14:paraId="3CF2D8B6" w14:textId="77777777" w:rsidR="00F37243" w:rsidRPr="00187647" w:rsidRDefault="00F37243" w:rsidP="00BA7CEE">
      <w:pPr>
        <w:wordWrap/>
        <w:spacing w:after="0" w:line="240" w:lineRule="auto"/>
        <w:rPr>
          <w:rFonts w:ascii="HY신명조" w:eastAsia="HY신명조" w:hAnsi="Times New Roman"/>
          <w:b/>
          <w:sz w:val="24"/>
        </w:rPr>
      </w:pPr>
    </w:p>
    <w:p w14:paraId="747645DE" w14:textId="77777777" w:rsidR="007D3DFA" w:rsidRPr="00187647" w:rsidRDefault="007D3DFA">
      <w:pPr>
        <w:wordWrap/>
        <w:spacing w:after="0" w:line="240" w:lineRule="auto"/>
        <w:rPr>
          <w:rFonts w:ascii="HY신명조" w:eastAsia="HY신명조"/>
        </w:rPr>
      </w:pPr>
      <w:r w:rsidRPr="00187647">
        <w:rPr>
          <w:rFonts w:ascii="HY신명조" w:eastAsia="HY신명조" w:hAnsi="Times New Roman" w:hint="eastAsia"/>
          <w:b/>
          <w:sz w:val="24"/>
        </w:rPr>
        <w:t xml:space="preserve">3.4.2 상담내역 분석 예시: 액션 그룹 구조 </w:t>
      </w:r>
    </w:p>
    <w:p w14:paraId="19F21261" w14:textId="77777777" w:rsidR="009009F5" w:rsidRPr="00187647" w:rsidRDefault="009009F5">
      <w:pPr>
        <w:pStyle w:val="ae"/>
        <w:spacing w:before="0" w:beforeAutospacing="0" w:after="0" w:afterAutospacing="0"/>
        <w:jc w:val="both"/>
        <w:rPr>
          <w:rFonts w:ascii="HY신명조" w:eastAsia="HY신명조" w:hAnsiTheme="majorHAnsi"/>
          <w:sz w:val="20"/>
          <w:szCs w:val="20"/>
        </w:rPr>
        <w:pPrChange w:id="114" w:author="Microsoft 계정" w:date="2025-05-09T10:25:00Z">
          <w:pPr>
            <w:pStyle w:val="ae"/>
            <w:spacing w:before="0" w:beforeAutospacing="0" w:after="0" w:afterAutospacing="0"/>
          </w:pPr>
        </w:pPrChange>
      </w:pPr>
      <w:r w:rsidRPr="00187647">
        <w:rPr>
          <w:rFonts w:ascii="HY신명조" w:eastAsia="HY신명조" w:hAnsiTheme="majorHAnsi" w:hint="eastAsia"/>
          <w:sz w:val="20"/>
          <w:szCs w:val="20"/>
        </w:rPr>
        <w:t>고객 상담 내용을 분석하는 인텐트 "상담내역 분석"의 예시는 다음과 같다:</w:t>
      </w:r>
    </w:p>
    <w:p w14:paraId="46EA4B86" w14:textId="77777777" w:rsidR="00D30073" w:rsidRDefault="009009F5">
      <w:pPr>
        <w:rPr>
          <w:ins w:id="115" w:author="Microsoft 계정" w:date="2025-04-21T18:03:00Z"/>
          <w:rFonts w:ascii="HY신명조" w:eastAsia="HY신명조"/>
          <w:szCs w:val="20"/>
        </w:rPr>
      </w:pPr>
      <w:r w:rsidRPr="00187647">
        <w:rPr>
          <w:rFonts w:ascii="HY신명조" w:eastAsia="HY신명조" w:hint="eastAsia"/>
          <w:szCs w:val="20"/>
        </w:rPr>
        <w:t>제안 시스템에서는 각 분석 단계의 종속성과 자원 효율성을 고려하여 병렬 또는 순차 실행을 선택적</w:t>
      </w:r>
      <w:r w:rsidRPr="00187647">
        <w:rPr>
          <w:rFonts w:ascii="HY신명조" w:eastAsia="HY신명조" w:hint="eastAsia"/>
          <w:szCs w:val="20"/>
        </w:rPr>
        <w:lastRenderedPageBreak/>
        <w:t xml:space="preserve">으로 구성하였다. </w:t>
      </w:r>
      <w:r w:rsidR="0091553B" w:rsidRPr="0091553B">
        <w:rPr>
          <w:rFonts w:ascii="HY신명조" w:eastAsia="HY신명조" w:hint="eastAsia"/>
          <w:szCs w:val="20"/>
        </w:rPr>
        <w:t>예를</w:t>
      </w:r>
      <w:r w:rsidR="0091553B" w:rsidRPr="0091553B">
        <w:rPr>
          <w:rFonts w:ascii="HY신명조" w:eastAsia="HY신명조"/>
          <w:szCs w:val="20"/>
        </w:rPr>
        <w:t xml:space="preserve"> 들어, 상담 분류, 요약, 주제 추출은 독립적인 분석이므로 병렬로 처리되는 반면, 결과 보고와 같이 이전 단계의 결과가 필요한 작업은 순차적으로 처리됩니다.</w:t>
      </w:r>
      <w:r w:rsidR="0091553B">
        <w:rPr>
          <w:rFonts w:ascii="HY신명조" w:eastAsia="HY신명조"/>
          <w:szCs w:val="20"/>
        </w:rPr>
        <w:t xml:space="preserve"> </w:t>
      </w:r>
      <w:r w:rsidR="00D30073" w:rsidRPr="00D30073">
        <w:rPr>
          <w:rFonts w:ascii="HY신명조" w:eastAsia="HY신명조"/>
          <w:szCs w:val="20"/>
        </w:rPr>
        <w:t>이러한 병렬성은 구성 설정을 통해 명시적으로 제어되며, 시스템은 비동기 처리 방식을 활용하여 흐름 제어의 유연성을 확보한다.</w:t>
      </w:r>
    </w:p>
    <w:p w14:paraId="0FB78278" w14:textId="77777777" w:rsidR="00023F71" w:rsidRDefault="00023F71">
      <w:pPr>
        <w:keepNext/>
        <w:rPr>
          <w:ins w:id="116" w:author="Microsoft 계정" w:date="2025-04-21T18:03:00Z"/>
        </w:rPr>
        <w:pPrChange w:id="117" w:author="Microsoft 계정" w:date="2025-05-09T10:25:00Z">
          <w:pPr/>
        </w:pPrChange>
      </w:pPr>
      <w:ins w:id="118" w:author="Microsoft 계정" w:date="2025-04-21T18:03:00Z">
        <w:r>
          <w:rPr>
            <w:noProof/>
          </w:rPr>
          <w:drawing>
            <wp:inline distT="0" distB="0" distL="0" distR="0" wp14:anchorId="1168A56E" wp14:editId="23BFD868">
              <wp:extent cx="2933065" cy="2835275"/>
              <wp:effectExtent l="0" t="0" r="635" b="317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33065" cy="2835275"/>
                      </a:xfrm>
                      <a:prstGeom prst="rect">
                        <a:avLst/>
                      </a:prstGeom>
                    </pic:spPr>
                  </pic:pic>
                </a:graphicData>
              </a:graphic>
            </wp:inline>
          </w:drawing>
        </w:r>
      </w:ins>
    </w:p>
    <w:p w14:paraId="77F7284E" w14:textId="77777777" w:rsidR="00023F71" w:rsidRPr="00BD402A" w:rsidRDefault="00023F71">
      <w:pPr>
        <w:pStyle w:val="af0"/>
        <w:rPr>
          <w:rFonts w:ascii="HY신명조" w:eastAsia="HY신명조"/>
        </w:rPr>
        <w:pPrChange w:id="119" w:author="Microsoft 계정" w:date="2025-05-09T10:25:00Z">
          <w:pPr/>
        </w:pPrChange>
      </w:pPr>
      <w:ins w:id="120" w:author="Microsoft 계정" w:date="2025-04-21T18:03:00Z">
        <w:r w:rsidRPr="00023F71">
          <w:rPr>
            <w:b w:val="0"/>
            <w:rPrChange w:id="121" w:author="Microsoft 계정" w:date="2025-04-21T18:03:00Z">
              <w:rPr/>
            </w:rPrChange>
          </w:rPr>
          <w:t>&lt;Figure 1&gt; AI 에이전트의 워크플로우 구조 (상담분석 인텐트 예시)</w:t>
        </w:r>
      </w:ins>
    </w:p>
    <w:p w14:paraId="1FC39945" w14:textId="77777777" w:rsidR="00F2308D" w:rsidDel="00023F71" w:rsidRDefault="00F2308D">
      <w:pPr>
        <w:keepNext/>
        <w:wordWrap/>
        <w:spacing w:after="0" w:line="240" w:lineRule="auto"/>
        <w:rPr>
          <w:del w:id="122" w:author="Microsoft 계정" w:date="2025-04-21T17:51:00Z"/>
          <w:rFonts w:ascii="HY신명조" w:eastAsia="HY신명조"/>
        </w:rPr>
        <w:pPrChange w:id="123" w:author="Microsoft 계정" w:date="2025-05-09T10:25:00Z">
          <w:pPr>
            <w:wordWrap/>
            <w:spacing w:after="0" w:line="240" w:lineRule="auto"/>
          </w:pPr>
        </w:pPrChange>
      </w:pPr>
    </w:p>
    <w:p w14:paraId="0562CB0E" w14:textId="77777777" w:rsidR="00ED4F35" w:rsidRPr="00187647" w:rsidDel="00E57C94" w:rsidRDefault="00ED4F35">
      <w:pPr>
        <w:wordWrap/>
        <w:spacing w:after="0" w:line="240" w:lineRule="auto"/>
        <w:rPr>
          <w:del w:id="124" w:author="Microsoft 계정" w:date="2025-04-21T17:51:00Z"/>
          <w:rFonts w:ascii="HY신명조" w:eastAsia="HY신명조"/>
        </w:rPr>
      </w:pPr>
      <w:del w:id="125" w:author="Microsoft 계정" w:date="2025-04-21T17:51:00Z">
        <w:r w:rsidRPr="00187647" w:rsidDel="00E57C94">
          <w:rPr>
            <w:rFonts w:ascii="HY신명조" w:eastAsia="HY신명조" w:hint="eastAsia"/>
            <w:noProof/>
          </w:rPr>
          <w:drawing>
            <wp:inline distT="0" distB="0" distL="0" distR="0" wp14:anchorId="258A9C15" wp14:editId="4E73EACA">
              <wp:extent cx="2604256" cy="2901950"/>
              <wp:effectExtent l="0" t="0" r="5715"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2166" cy="2966479"/>
                      </a:xfrm>
                      <a:prstGeom prst="rect">
                        <a:avLst/>
                      </a:prstGeom>
                    </pic:spPr>
                  </pic:pic>
                </a:graphicData>
              </a:graphic>
            </wp:inline>
          </w:drawing>
        </w:r>
      </w:del>
    </w:p>
    <w:p w14:paraId="07F9AD9F" w14:textId="77777777" w:rsidR="00ED4F35" w:rsidRPr="00187647" w:rsidDel="00E57C94" w:rsidRDefault="00853C81">
      <w:pPr>
        <w:pStyle w:val="af0"/>
        <w:wordWrap/>
        <w:spacing w:after="0" w:line="240" w:lineRule="auto"/>
        <w:rPr>
          <w:del w:id="126" w:author="Microsoft 계정" w:date="2025-04-21T17:51:00Z"/>
          <w:rFonts w:ascii="HY신명조" w:eastAsia="HY신명조" w:hAnsi="굴림" w:cs="굴림"/>
          <w:b w:val="0"/>
          <w:kern w:val="0"/>
          <w:sz w:val="24"/>
          <w:szCs w:val="24"/>
        </w:rPr>
        <w:pPrChange w:id="127" w:author="Microsoft 계정" w:date="2025-05-09T10:25:00Z">
          <w:pPr>
            <w:pStyle w:val="af0"/>
            <w:wordWrap/>
            <w:spacing w:after="0" w:line="240" w:lineRule="auto"/>
            <w:jc w:val="left"/>
          </w:pPr>
        </w:pPrChange>
      </w:pPr>
      <w:del w:id="128" w:author="Microsoft 계정" w:date="2025-04-21T17:51:00Z">
        <w:r w:rsidDel="00E57C94">
          <w:rPr>
            <w:rFonts w:ascii="HY신명조" w:eastAsia="HY신명조"/>
            <w:b w:val="0"/>
          </w:rPr>
          <w:delText>&lt;</w:delText>
        </w:r>
        <w:r w:rsidR="00ED4F35" w:rsidRPr="00187647" w:rsidDel="00E57C94">
          <w:rPr>
            <w:rFonts w:ascii="HY신명조" w:eastAsia="HY신명조" w:hint="eastAsia"/>
            <w:b w:val="0"/>
          </w:rPr>
          <w:delText xml:space="preserve">Figure </w:delText>
        </w:r>
        <w:r w:rsidR="00ED4F35" w:rsidRPr="00187647" w:rsidDel="00E57C94">
          <w:rPr>
            <w:rFonts w:ascii="HY신명조" w:eastAsia="HY신명조" w:hint="eastAsia"/>
            <w:bCs w:val="0"/>
          </w:rPr>
          <w:fldChar w:fldCharType="begin"/>
        </w:r>
        <w:r w:rsidR="00ED4F35" w:rsidRPr="00187647" w:rsidDel="00E57C94">
          <w:rPr>
            <w:rFonts w:ascii="HY신명조" w:eastAsia="HY신명조" w:hint="eastAsia"/>
            <w:b w:val="0"/>
          </w:rPr>
          <w:delInstrText xml:space="preserve"> SEQ Figure \* ARABIC </w:delInstrText>
        </w:r>
        <w:r w:rsidR="00ED4F35" w:rsidRPr="00187647" w:rsidDel="00E57C94">
          <w:rPr>
            <w:rFonts w:ascii="HY신명조" w:eastAsia="HY신명조" w:hint="eastAsia"/>
            <w:bCs w:val="0"/>
          </w:rPr>
          <w:fldChar w:fldCharType="separate"/>
        </w:r>
        <w:r w:rsidR="00E57C94" w:rsidDel="00E57C94">
          <w:rPr>
            <w:rFonts w:ascii="HY신명조" w:eastAsia="HY신명조"/>
            <w:b w:val="0"/>
            <w:noProof/>
          </w:rPr>
          <w:delText>1</w:delText>
        </w:r>
        <w:r w:rsidR="00ED4F35" w:rsidRPr="00187647" w:rsidDel="00E57C94">
          <w:rPr>
            <w:rFonts w:ascii="HY신명조" w:eastAsia="HY신명조" w:hint="eastAsia"/>
            <w:bCs w:val="0"/>
          </w:rPr>
          <w:fldChar w:fldCharType="end"/>
        </w:r>
        <w:r w:rsidDel="00E57C94">
          <w:rPr>
            <w:rFonts w:ascii="HY신명조" w:eastAsia="HY신명조"/>
            <w:b w:val="0"/>
          </w:rPr>
          <w:delText>&gt;</w:delText>
        </w:r>
        <w:r w:rsidR="00ED4F35" w:rsidRPr="00187647" w:rsidDel="00E57C94">
          <w:rPr>
            <w:rFonts w:ascii="HY신명조" w:eastAsia="HY신명조" w:hint="eastAsia"/>
            <w:b w:val="0"/>
          </w:rPr>
          <w:delText xml:space="preserve"> AI 에이전트의 워크플로우 구조 </w:delText>
        </w:r>
        <w:r w:rsidR="00A07B94" w:rsidRPr="00187647" w:rsidDel="00E57C94">
          <w:rPr>
            <w:rFonts w:ascii="HY신명조" w:eastAsia="HY신명조" w:hint="eastAsia"/>
            <w:b w:val="0"/>
          </w:rPr>
          <w:delText xml:space="preserve">(상담분석 인텐트 </w:delText>
        </w:r>
      </w:del>
      <w:del w:id="129" w:author="Microsoft 계정" w:date="2025-04-21T17:01:00Z">
        <w:r w:rsidR="00A07B94" w:rsidRPr="00187647" w:rsidDel="004E0D77">
          <w:rPr>
            <w:rFonts w:ascii="HY신명조" w:eastAsia="HY신명조" w:hint="eastAsia"/>
            <w:b w:val="0"/>
          </w:rPr>
          <w:delText xml:space="preserve">기준 </w:delText>
        </w:r>
      </w:del>
      <w:del w:id="130" w:author="Microsoft 계정" w:date="2025-04-21T17:51:00Z">
        <w:r w:rsidR="00A07B94" w:rsidRPr="00187647" w:rsidDel="00E57C94">
          <w:rPr>
            <w:rFonts w:ascii="HY신명조" w:eastAsia="HY신명조" w:hint="eastAsia"/>
            <w:b w:val="0"/>
          </w:rPr>
          <w:delText xml:space="preserve">예시) </w:delText>
        </w:r>
      </w:del>
    </w:p>
    <w:p w14:paraId="34CE0A41" w14:textId="77777777" w:rsidR="00E57C94" w:rsidRPr="00E57C94" w:rsidDel="00023F71" w:rsidRDefault="00E57C94">
      <w:pPr>
        <w:pStyle w:val="af0"/>
        <w:wordWrap/>
        <w:spacing w:after="0" w:line="240" w:lineRule="auto"/>
        <w:rPr>
          <w:del w:id="131" w:author="Microsoft 계정" w:date="2025-04-21T18:04:00Z"/>
          <w:rFonts w:ascii="HY신명조" w:eastAsia="HY신명조" w:hAnsi="굴림" w:cs="굴림"/>
          <w:b w:val="0"/>
          <w:kern w:val="0"/>
          <w:sz w:val="24"/>
          <w:szCs w:val="24"/>
          <w:rPrChange w:id="132" w:author="Microsoft 계정" w:date="2025-04-21T17:51:00Z">
            <w:rPr>
              <w:del w:id="133" w:author="Microsoft 계정" w:date="2025-04-21T18:04:00Z"/>
              <w:rFonts w:ascii="HY신명조" w:eastAsia="HY신명조" w:hAnsi="Times New Roman"/>
              <w:b/>
              <w:sz w:val="24"/>
            </w:rPr>
          </w:rPrChange>
        </w:rPr>
        <w:pPrChange w:id="134" w:author="Microsoft 계정" w:date="2025-05-09T10:25:00Z">
          <w:pPr>
            <w:wordWrap/>
            <w:spacing w:after="0" w:line="240" w:lineRule="auto"/>
          </w:pPr>
        </w:pPrChange>
      </w:pPr>
    </w:p>
    <w:p w14:paraId="4C5361C5" w14:textId="77777777" w:rsidR="007C6A8E" w:rsidRPr="00311529" w:rsidRDefault="009E729B">
      <w:pPr>
        <w:wordWrap/>
        <w:spacing w:before="240" w:afterLines="50" w:after="120" w:line="240" w:lineRule="auto"/>
        <w:rPr>
          <w:rFonts w:ascii="HY신명조" w:eastAsia="HY신명조"/>
          <w:sz w:val="24"/>
          <w:szCs w:val="24"/>
        </w:rPr>
      </w:pPr>
      <w:r w:rsidRPr="00311529">
        <w:rPr>
          <w:rFonts w:ascii="HY신명조" w:eastAsia="HY신명조" w:hAnsi="Times New Roman" w:hint="eastAsia"/>
          <w:b/>
          <w:sz w:val="24"/>
          <w:szCs w:val="24"/>
        </w:rPr>
        <w:t>3.4.3 LangGraph의 빌드 기반 워크플로우 구성과 한계</w:t>
      </w:r>
    </w:p>
    <w:p w14:paraId="6983933B" w14:textId="77777777" w:rsidR="009E729B" w:rsidRPr="00187647" w:rsidRDefault="00690992">
      <w:pPr>
        <w:wordWrap/>
        <w:spacing w:after="0" w:line="240" w:lineRule="auto"/>
        <w:rPr>
          <w:rFonts w:ascii="HY신명조" w:eastAsia="HY신명조"/>
          <w:szCs w:val="20"/>
        </w:rPr>
      </w:pPr>
      <w:r w:rsidRPr="00187647">
        <w:rPr>
          <w:rFonts w:ascii="HY신명조" w:eastAsia="HY신명조" w:hint="eastAsia"/>
          <w:szCs w:val="20"/>
        </w:rPr>
        <w:t>앞서 2.3절에서는 LangGraph의 구조적 특징과 개념적 한계를 다루었다면, 본 절에서는 실제 프로그래밍 구조 및 실행 흐름의 관점에서 제안 시스템과의 차이를 실무적으로 비교한다. 특히, 워크플로우 정의 방식, 병렬 처리 설정, 실행 흐름의 동적 수정 가능성 등에서의 차별점을 중심으로 분석한다.</w:t>
      </w:r>
    </w:p>
    <w:tbl>
      <w:tblPr>
        <w:tblStyle w:val="a6"/>
        <w:tblW w:w="0" w:type="auto"/>
        <w:tblLook w:val="04A0" w:firstRow="1" w:lastRow="0" w:firstColumn="1" w:lastColumn="0" w:noHBand="0" w:noVBand="1"/>
      </w:tblPr>
      <w:tblGrid>
        <w:gridCol w:w="4609"/>
      </w:tblGrid>
      <w:tr w:rsidR="009E729B" w:rsidRPr="00187647" w14:paraId="1FD0405C" w14:textId="77777777" w:rsidTr="009E729B">
        <w:tc>
          <w:tcPr>
            <w:tcW w:w="4609" w:type="dxa"/>
          </w:tcPr>
          <w:p w14:paraId="332079C8" w14:textId="77777777" w:rsidR="009E729B" w:rsidRPr="00187647" w:rsidRDefault="009E729B" w:rsidP="009E729B">
            <w:pPr>
              <w:pStyle w:val="HTML"/>
              <w:rPr>
                <w:rStyle w:val="HTML0"/>
                <w:rFonts w:ascii="HY신명조" w:eastAsia="HY신명조"/>
                <w:sz w:val="20"/>
                <w:szCs w:val="20"/>
              </w:rPr>
            </w:pPr>
            <w:r w:rsidRPr="00187647">
              <w:rPr>
                <w:rStyle w:val="hljs-keyword"/>
                <w:rFonts w:ascii="HY신명조" w:eastAsia="HY신명조" w:hint="eastAsia"/>
                <w:sz w:val="20"/>
                <w:szCs w:val="20"/>
              </w:rPr>
              <w:t>def</w:t>
            </w:r>
            <w:r w:rsidRPr="00187647">
              <w:rPr>
                <w:rStyle w:val="HTML0"/>
                <w:rFonts w:ascii="HY신명조" w:eastAsia="HY신명조" w:hint="eastAsia"/>
                <w:sz w:val="20"/>
                <w:szCs w:val="20"/>
              </w:rPr>
              <w:t xml:space="preserve"> </w:t>
            </w:r>
            <w:r w:rsidRPr="00187647">
              <w:rPr>
                <w:rStyle w:val="hljs-title"/>
                <w:rFonts w:ascii="HY신명조" w:eastAsia="HY신명조" w:hint="eastAsia"/>
                <w:sz w:val="20"/>
                <w:szCs w:val="20"/>
              </w:rPr>
              <w:t>build_workflow</w:t>
            </w:r>
            <w:r w:rsidRPr="00187647">
              <w:rPr>
                <w:rStyle w:val="HTML0"/>
                <w:rFonts w:ascii="HY신명조" w:eastAsia="HY신명조" w:hint="eastAsia"/>
                <w:sz w:val="20"/>
                <w:szCs w:val="20"/>
              </w:rPr>
              <w:t>():</w:t>
            </w:r>
          </w:p>
          <w:p w14:paraId="3282FE5E" w14:textId="77777777" w:rsidR="009E729B" w:rsidRPr="00187647" w:rsidRDefault="009E729B" w:rsidP="009E729B">
            <w:pPr>
              <w:pStyle w:val="HTML"/>
              <w:rPr>
                <w:rStyle w:val="HTML0"/>
                <w:rFonts w:ascii="HY신명조" w:eastAsia="HY신명조"/>
                <w:sz w:val="20"/>
                <w:szCs w:val="20"/>
              </w:rPr>
            </w:pPr>
            <w:r w:rsidRPr="00187647">
              <w:rPr>
                <w:rStyle w:val="HTML0"/>
                <w:rFonts w:ascii="HY신명조" w:eastAsia="HY신명조" w:hint="eastAsia"/>
                <w:sz w:val="20"/>
                <w:szCs w:val="20"/>
              </w:rPr>
              <w:t xml:space="preserve">    workflow = StateGraph()</w:t>
            </w:r>
          </w:p>
          <w:p w14:paraId="75142408" w14:textId="77777777" w:rsidR="009E729B" w:rsidRPr="00187647" w:rsidRDefault="009E729B" w:rsidP="009E729B">
            <w:pPr>
              <w:pStyle w:val="HTML"/>
              <w:rPr>
                <w:rStyle w:val="HTML0"/>
                <w:rFonts w:ascii="HY신명조" w:eastAsia="HY신명조"/>
                <w:sz w:val="20"/>
                <w:szCs w:val="20"/>
              </w:rPr>
            </w:pPr>
            <w:r w:rsidRPr="00187647">
              <w:rPr>
                <w:rStyle w:val="HTML0"/>
                <w:rFonts w:ascii="HY신명조" w:eastAsia="HY신명조" w:hint="eastAsia"/>
                <w:sz w:val="20"/>
                <w:szCs w:val="20"/>
              </w:rPr>
              <w:t xml:space="preserve">    workflow.add_node(</w:t>
            </w:r>
            <w:r w:rsidRPr="00187647">
              <w:rPr>
                <w:rStyle w:val="hljs-string"/>
                <w:rFonts w:ascii="HY신명조" w:eastAsia="HY신명조" w:hint="eastAsia"/>
                <w:sz w:val="20"/>
                <w:szCs w:val="20"/>
              </w:rPr>
              <w:t>"step1"</w:t>
            </w:r>
            <w:r w:rsidRPr="00187647">
              <w:rPr>
                <w:rStyle w:val="HTML0"/>
                <w:rFonts w:ascii="HY신명조" w:eastAsia="HY신명조" w:hint="eastAsia"/>
                <w:sz w:val="20"/>
                <w:szCs w:val="20"/>
              </w:rPr>
              <w:t>, fn_step1)</w:t>
            </w:r>
          </w:p>
          <w:p w14:paraId="4F526038" w14:textId="77777777" w:rsidR="009E729B" w:rsidRPr="00187647" w:rsidRDefault="009E729B" w:rsidP="009E729B">
            <w:pPr>
              <w:pStyle w:val="HTML"/>
              <w:rPr>
                <w:rStyle w:val="HTML0"/>
                <w:rFonts w:ascii="HY신명조" w:eastAsia="HY신명조"/>
                <w:sz w:val="20"/>
                <w:szCs w:val="20"/>
              </w:rPr>
            </w:pPr>
            <w:r w:rsidRPr="00187647">
              <w:rPr>
                <w:rStyle w:val="HTML0"/>
                <w:rFonts w:ascii="HY신명조" w:eastAsia="HY신명조" w:hint="eastAsia"/>
                <w:sz w:val="20"/>
                <w:szCs w:val="20"/>
              </w:rPr>
              <w:t xml:space="preserve">    workflow.add_node(</w:t>
            </w:r>
            <w:r w:rsidRPr="00187647">
              <w:rPr>
                <w:rStyle w:val="hljs-string"/>
                <w:rFonts w:ascii="HY신명조" w:eastAsia="HY신명조" w:hint="eastAsia"/>
                <w:sz w:val="20"/>
                <w:szCs w:val="20"/>
              </w:rPr>
              <w:t>"step2"</w:t>
            </w:r>
            <w:r w:rsidRPr="00187647">
              <w:rPr>
                <w:rStyle w:val="HTML0"/>
                <w:rFonts w:ascii="HY신명조" w:eastAsia="HY신명조" w:hint="eastAsia"/>
                <w:sz w:val="20"/>
                <w:szCs w:val="20"/>
              </w:rPr>
              <w:t>, fn_step2)</w:t>
            </w:r>
          </w:p>
          <w:p w14:paraId="4D1C2887" w14:textId="77777777" w:rsidR="009E729B" w:rsidRPr="00187647" w:rsidRDefault="009E729B" w:rsidP="009E729B">
            <w:pPr>
              <w:pStyle w:val="HTML"/>
              <w:rPr>
                <w:rStyle w:val="HTML0"/>
                <w:rFonts w:ascii="HY신명조" w:eastAsia="HY신명조"/>
                <w:sz w:val="20"/>
                <w:szCs w:val="20"/>
              </w:rPr>
            </w:pPr>
            <w:r w:rsidRPr="00187647">
              <w:rPr>
                <w:rStyle w:val="HTML0"/>
                <w:rFonts w:ascii="HY신명조" w:eastAsia="HY신명조" w:hint="eastAsia"/>
                <w:sz w:val="20"/>
                <w:szCs w:val="20"/>
              </w:rPr>
              <w:t xml:space="preserve">    workflow.set_entry_point(</w:t>
            </w:r>
            <w:r w:rsidRPr="00187647">
              <w:rPr>
                <w:rStyle w:val="hljs-string"/>
                <w:rFonts w:ascii="HY신명조" w:eastAsia="HY신명조" w:hint="eastAsia"/>
                <w:sz w:val="20"/>
                <w:szCs w:val="20"/>
              </w:rPr>
              <w:t>"step1"</w:t>
            </w:r>
            <w:r w:rsidRPr="00187647">
              <w:rPr>
                <w:rStyle w:val="HTML0"/>
                <w:rFonts w:ascii="HY신명조" w:eastAsia="HY신명조" w:hint="eastAsia"/>
                <w:sz w:val="20"/>
                <w:szCs w:val="20"/>
              </w:rPr>
              <w:t>)</w:t>
            </w:r>
          </w:p>
          <w:p w14:paraId="1B6814A1" w14:textId="77777777" w:rsidR="009E729B" w:rsidRPr="00187647" w:rsidRDefault="009E729B" w:rsidP="009E729B">
            <w:pPr>
              <w:pStyle w:val="HTML"/>
              <w:rPr>
                <w:rStyle w:val="HTML0"/>
                <w:rFonts w:ascii="HY신명조" w:eastAsia="HY신명조"/>
                <w:sz w:val="20"/>
                <w:szCs w:val="20"/>
              </w:rPr>
            </w:pPr>
            <w:r w:rsidRPr="00187647">
              <w:rPr>
                <w:rStyle w:val="HTML0"/>
                <w:rFonts w:ascii="HY신명조" w:eastAsia="HY신명조" w:hint="eastAsia"/>
                <w:sz w:val="20"/>
                <w:szCs w:val="20"/>
              </w:rPr>
              <w:t xml:space="preserve">    workflow.add_edge(</w:t>
            </w:r>
            <w:r w:rsidRPr="00187647">
              <w:rPr>
                <w:rStyle w:val="hljs-string"/>
                <w:rFonts w:ascii="HY신명조" w:eastAsia="HY신명조" w:hint="eastAsia"/>
                <w:sz w:val="20"/>
                <w:szCs w:val="20"/>
              </w:rPr>
              <w:t>"step1"</w:t>
            </w:r>
            <w:r w:rsidRPr="00187647">
              <w:rPr>
                <w:rStyle w:val="HTML0"/>
                <w:rFonts w:ascii="HY신명조" w:eastAsia="HY신명조" w:hint="eastAsia"/>
                <w:sz w:val="20"/>
                <w:szCs w:val="20"/>
              </w:rPr>
              <w:t xml:space="preserve">, </w:t>
            </w:r>
            <w:r w:rsidRPr="00187647">
              <w:rPr>
                <w:rStyle w:val="hljs-string"/>
                <w:rFonts w:ascii="HY신명조" w:eastAsia="HY신명조" w:hint="eastAsia"/>
                <w:sz w:val="20"/>
                <w:szCs w:val="20"/>
              </w:rPr>
              <w:t>"step2"</w:t>
            </w:r>
            <w:r w:rsidRPr="00187647">
              <w:rPr>
                <w:rStyle w:val="HTML0"/>
                <w:rFonts w:ascii="HY신명조" w:eastAsia="HY신명조" w:hint="eastAsia"/>
                <w:sz w:val="20"/>
                <w:szCs w:val="20"/>
              </w:rPr>
              <w:t>)</w:t>
            </w:r>
          </w:p>
          <w:p w14:paraId="1BAC906E" w14:textId="77777777" w:rsidR="009E729B" w:rsidRPr="00187647" w:rsidRDefault="009E729B" w:rsidP="009E729B">
            <w:pPr>
              <w:pStyle w:val="HTML"/>
              <w:rPr>
                <w:rStyle w:val="HTML0"/>
                <w:rFonts w:ascii="HY신명조" w:eastAsia="HY신명조"/>
                <w:sz w:val="20"/>
                <w:szCs w:val="20"/>
              </w:rPr>
            </w:pPr>
            <w:r w:rsidRPr="00187647">
              <w:rPr>
                <w:rStyle w:val="HTML0"/>
                <w:rFonts w:ascii="HY신명조" w:eastAsia="HY신명조" w:hint="eastAsia"/>
                <w:sz w:val="20"/>
                <w:szCs w:val="20"/>
              </w:rPr>
              <w:t xml:space="preserve">    </w:t>
            </w:r>
            <w:r w:rsidRPr="00187647">
              <w:rPr>
                <w:rStyle w:val="hljs-keyword"/>
                <w:rFonts w:ascii="HY신명조" w:eastAsia="HY신명조" w:hint="eastAsia"/>
                <w:sz w:val="20"/>
                <w:szCs w:val="20"/>
              </w:rPr>
              <w:t>return</w:t>
            </w:r>
            <w:r w:rsidRPr="00187647">
              <w:rPr>
                <w:rStyle w:val="HTML0"/>
                <w:rFonts w:ascii="HY신명조" w:eastAsia="HY신명조" w:hint="eastAsia"/>
                <w:sz w:val="20"/>
                <w:szCs w:val="20"/>
              </w:rPr>
              <w:t xml:space="preserve"> workflow.</w:t>
            </w:r>
            <w:r w:rsidRPr="00187647">
              <w:rPr>
                <w:rStyle w:val="hljs-builtin"/>
                <w:rFonts w:ascii="HY신명조" w:eastAsia="HY신명조" w:hint="eastAsia"/>
                <w:sz w:val="20"/>
                <w:szCs w:val="20"/>
              </w:rPr>
              <w:t>compile</w:t>
            </w:r>
            <w:r w:rsidRPr="00187647">
              <w:rPr>
                <w:rStyle w:val="HTML0"/>
                <w:rFonts w:ascii="HY신명조" w:eastAsia="HY신명조" w:hint="eastAsia"/>
                <w:sz w:val="20"/>
                <w:szCs w:val="20"/>
              </w:rPr>
              <w:t>()</w:t>
            </w:r>
          </w:p>
          <w:p w14:paraId="62EBF3C5" w14:textId="77777777" w:rsidR="009E729B" w:rsidRPr="00187647" w:rsidRDefault="009E729B" w:rsidP="009E729B">
            <w:pPr>
              <w:pStyle w:val="HTML"/>
              <w:rPr>
                <w:rStyle w:val="HTML0"/>
                <w:rFonts w:ascii="HY신명조" w:eastAsia="HY신명조"/>
                <w:sz w:val="20"/>
                <w:szCs w:val="20"/>
              </w:rPr>
            </w:pPr>
          </w:p>
          <w:p w14:paraId="27E566EB" w14:textId="77777777" w:rsidR="009E729B" w:rsidRPr="00187647" w:rsidRDefault="009E729B" w:rsidP="009E729B">
            <w:pPr>
              <w:pStyle w:val="HTML"/>
              <w:rPr>
                <w:rStyle w:val="HTML0"/>
                <w:rFonts w:ascii="HY신명조" w:eastAsia="HY신명조"/>
                <w:sz w:val="20"/>
                <w:szCs w:val="20"/>
              </w:rPr>
            </w:pPr>
            <w:r w:rsidRPr="00187647">
              <w:rPr>
                <w:rStyle w:val="HTML0"/>
                <w:rFonts w:ascii="HY신명조" w:eastAsia="HY신명조" w:hint="eastAsia"/>
                <w:sz w:val="20"/>
                <w:szCs w:val="20"/>
              </w:rPr>
              <w:t>graph = build_workflow()</w:t>
            </w:r>
          </w:p>
          <w:p w14:paraId="5695F6AD" w14:textId="77777777" w:rsidR="009E729B" w:rsidRPr="00187647" w:rsidDel="004E2492" w:rsidRDefault="009E729B">
            <w:pPr>
              <w:pStyle w:val="HTML"/>
              <w:rPr>
                <w:del w:id="135" w:author="Microsoft 계정" w:date="2025-04-21T17:28:00Z"/>
                <w:rStyle w:val="HTML0"/>
                <w:rFonts w:ascii="HY신명조" w:eastAsia="HY신명조"/>
                <w:b/>
                <w:bCs/>
                <w:kern w:val="2"/>
                <w:sz w:val="20"/>
                <w:szCs w:val="20"/>
              </w:rPr>
            </w:pPr>
            <w:r w:rsidRPr="00187647">
              <w:rPr>
                <w:rStyle w:val="HTML0"/>
                <w:rFonts w:ascii="HY신명조" w:eastAsia="HY신명조" w:hint="eastAsia"/>
                <w:sz w:val="20"/>
                <w:szCs w:val="20"/>
              </w:rPr>
              <w:t>graph.invoke({</w:t>
            </w:r>
            <w:r w:rsidRPr="00187647">
              <w:rPr>
                <w:rStyle w:val="hljs-string"/>
                <w:rFonts w:ascii="HY신명조" w:eastAsia="HY신명조" w:hint="eastAsia"/>
                <w:sz w:val="20"/>
                <w:szCs w:val="20"/>
              </w:rPr>
              <w:t>"input"</w:t>
            </w:r>
            <w:r w:rsidRPr="00187647">
              <w:rPr>
                <w:rStyle w:val="HTML0"/>
                <w:rFonts w:ascii="HY신명조" w:eastAsia="HY신명조" w:hint="eastAsia"/>
                <w:sz w:val="20"/>
                <w:szCs w:val="20"/>
              </w:rPr>
              <w:t xml:space="preserve">: </w:t>
            </w:r>
            <w:r w:rsidRPr="00187647">
              <w:rPr>
                <w:rStyle w:val="hljs-string"/>
                <w:rFonts w:ascii="HY신명조" w:eastAsia="HY신명조" w:hint="eastAsia"/>
                <w:sz w:val="20"/>
                <w:szCs w:val="20"/>
              </w:rPr>
              <w:t>"사용자 요청"</w:t>
            </w:r>
            <w:r w:rsidRPr="00187647">
              <w:rPr>
                <w:rStyle w:val="HTML0"/>
                <w:rFonts w:ascii="HY신명조" w:eastAsia="HY신명조" w:hint="eastAsia"/>
                <w:sz w:val="20"/>
                <w:szCs w:val="20"/>
              </w:rPr>
              <w:t>})</w:t>
            </w:r>
          </w:p>
          <w:p w14:paraId="6D98A12B" w14:textId="77777777" w:rsidR="009E729B" w:rsidRPr="00187647" w:rsidRDefault="009E729B">
            <w:pPr>
              <w:pStyle w:val="HTML"/>
              <w:rPr>
                <w:rStyle w:val="hljs-keyword"/>
                <w:rFonts w:ascii="HY신명조" w:eastAsia="HY신명조" w:hAnsi="맑은 고딕" w:cs="Times New Roman"/>
                <w:b/>
                <w:bCs/>
                <w:kern w:val="2"/>
                <w:sz w:val="20"/>
                <w:szCs w:val="20"/>
              </w:rPr>
              <w:pPrChange w:id="136" w:author="Microsoft 계정" w:date="2025-04-21T17:28:00Z">
                <w:pPr>
                  <w:pStyle w:val="HTML"/>
                  <w:keepNext/>
                </w:pPr>
              </w:pPrChange>
            </w:pPr>
          </w:p>
        </w:tc>
      </w:tr>
    </w:tbl>
    <w:p w14:paraId="5E1529B3" w14:textId="77777777" w:rsidR="009E729B" w:rsidRPr="00853C81" w:rsidRDefault="00853C81" w:rsidP="009E729B">
      <w:pPr>
        <w:pStyle w:val="af0"/>
        <w:rPr>
          <w:rStyle w:val="hljs-keyword"/>
          <w:rFonts w:ascii="HY신명조" w:eastAsia="HY신명조"/>
          <w:b w:val="0"/>
        </w:rPr>
      </w:pPr>
      <w:r w:rsidRPr="00853C81">
        <w:rPr>
          <w:rFonts w:ascii="HY신명조" w:eastAsia="HY신명조"/>
          <w:b w:val="0"/>
        </w:rPr>
        <w:t>&lt;</w:t>
      </w:r>
      <w:r w:rsidR="009E729B" w:rsidRPr="00853C81">
        <w:rPr>
          <w:rFonts w:ascii="HY신명조" w:eastAsia="HY신명조" w:hint="eastAsia"/>
          <w:b w:val="0"/>
        </w:rPr>
        <w:t xml:space="preserve">Figure </w:t>
      </w:r>
      <w:r w:rsidR="009E729B" w:rsidRPr="00853C81">
        <w:rPr>
          <w:rFonts w:ascii="HY신명조" w:eastAsia="HY신명조" w:hint="eastAsia"/>
          <w:b w:val="0"/>
        </w:rPr>
        <w:fldChar w:fldCharType="begin"/>
      </w:r>
      <w:r w:rsidR="009E729B" w:rsidRPr="00853C81">
        <w:rPr>
          <w:rFonts w:ascii="HY신명조" w:eastAsia="HY신명조" w:hint="eastAsia"/>
          <w:b w:val="0"/>
        </w:rPr>
        <w:instrText xml:space="preserve"> SEQ Figure \* ARABIC </w:instrText>
      </w:r>
      <w:r w:rsidR="009E729B" w:rsidRPr="00853C81">
        <w:rPr>
          <w:rFonts w:ascii="HY신명조" w:eastAsia="HY신명조" w:hint="eastAsia"/>
          <w:b w:val="0"/>
        </w:rPr>
        <w:fldChar w:fldCharType="separate"/>
      </w:r>
      <w:ins w:id="137" w:author="Microsoft 계정" w:date="2025-05-08T11:25:00Z">
        <w:r w:rsidR="007579A7">
          <w:rPr>
            <w:rFonts w:ascii="HY신명조" w:eastAsia="HY신명조"/>
            <w:b w:val="0"/>
            <w:noProof/>
          </w:rPr>
          <w:t>1</w:t>
        </w:r>
      </w:ins>
      <w:del w:id="138" w:author="Microsoft 계정" w:date="2025-04-21T17:51:00Z">
        <w:r w:rsidR="004A35E0" w:rsidDel="00E57C94">
          <w:rPr>
            <w:rFonts w:ascii="HY신명조" w:eastAsia="HY신명조"/>
            <w:b w:val="0"/>
            <w:noProof/>
          </w:rPr>
          <w:delText>2</w:delText>
        </w:r>
      </w:del>
      <w:r w:rsidR="009E729B" w:rsidRPr="00853C81">
        <w:rPr>
          <w:rFonts w:ascii="HY신명조" w:eastAsia="HY신명조" w:hint="eastAsia"/>
          <w:b w:val="0"/>
        </w:rPr>
        <w:fldChar w:fldCharType="end"/>
      </w:r>
      <w:r w:rsidRPr="00853C81">
        <w:rPr>
          <w:rFonts w:ascii="HY신명조" w:eastAsia="HY신명조"/>
          <w:b w:val="0"/>
        </w:rPr>
        <w:t>&gt;</w:t>
      </w:r>
      <w:r w:rsidR="009E729B" w:rsidRPr="00853C81">
        <w:rPr>
          <w:rFonts w:ascii="HY신명조" w:eastAsia="HY신명조" w:hint="eastAsia"/>
          <w:b w:val="0"/>
        </w:rPr>
        <w:t xml:space="preserve"> </w:t>
      </w:r>
      <w:del w:id="139" w:author="Microsoft 계정" w:date="2025-04-21T17:01:00Z">
        <w:r w:rsidR="009E729B" w:rsidRPr="00853C81" w:rsidDel="00CD2DF3">
          <w:rPr>
            <w:rFonts w:ascii="HY신명조" w:eastAsia="HY신명조" w:hint="eastAsia"/>
            <w:b w:val="0"/>
          </w:rPr>
          <w:delText xml:space="preserve">랭그래프 </w:delText>
        </w:r>
      </w:del>
      <w:ins w:id="140" w:author="Microsoft 계정" w:date="2025-04-21T17:01:00Z">
        <w:r w:rsidR="00CD2DF3">
          <w:rPr>
            <w:rFonts w:ascii="HY신명조" w:eastAsia="HY신명조" w:hint="eastAsia"/>
            <w:b w:val="0"/>
          </w:rPr>
          <w:t>L</w:t>
        </w:r>
        <w:r w:rsidR="00CD2DF3">
          <w:rPr>
            <w:rFonts w:ascii="HY신명조" w:eastAsia="HY신명조"/>
            <w:b w:val="0"/>
          </w:rPr>
          <w:t xml:space="preserve">angGraph </w:t>
        </w:r>
      </w:ins>
      <w:r w:rsidR="009E729B" w:rsidRPr="00853C81">
        <w:rPr>
          <w:rFonts w:ascii="HY신명조" w:eastAsia="HY신명조" w:hint="eastAsia"/>
          <w:b w:val="0"/>
        </w:rPr>
        <w:t>기반 워크플로우 구성</w:t>
      </w:r>
    </w:p>
    <w:p w14:paraId="0D7C117F" w14:textId="77777777" w:rsidR="009E729B" w:rsidRPr="00DF11BE" w:rsidRDefault="009E729B">
      <w:pPr>
        <w:wordWrap/>
        <w:spacing w:after="0" w:line="240" w:lineRule="auto"/>
        <w:rPr>
          <w:rFonts w:ascii="HY신명조" w:eastAsia="HY신명조"/>
          <w:szCs w:val="20"/>
        </w:rPr>
      </w:pPr>
      <w:r w:rsidRPr="00187647">
        <w:rPr>
          <w:rFonts w:ascii="HY신명조" w:eastAsia="HY신명조" w:hint="eastAsia"/>
          <w:szCs w:val="20"/>
        </w:rPr>
        <w:t xml:space="preserve">이처럼 </w:t>
      </w:r>
      <w:r w:rsidR="00F63E15" w:rsidRPr="00F63E15">
        <w:rPr>
          <w:rFonts w:ascii="HY신명조" w:eastAsia="HY신명조"/>
          <w:szCs w:val="20"/>
        </w:rPr>
        <w:t xml:space="preserve">LangGraph는 정해진 상태 흐름에 따라 </w:t>
      </w:r>
      <w:r w:rsidR="00F63E15" w:rsidRPr="00F63E15">
        <w:rPr>
          <w:rFonts w:ascii="HY신명조" w:eastAsia="HY신명조"/>
          <w:szCs w:val="20"/>
        </w:rPr>
        <w:t>작동하기 때문에, 사전에 정의된 구조에 기반한 실행에는 유리하다. 다만 외부 설정(JSON 등)을 통해 구성 변경이 가능하긴 하나, 실행 중 실시간으로 워크플로우 구조를 동적으로 수정하거나 제어 흐름을 유연하게 변경하는 데는 상대적으로 복잡성이 높을 수 있다.</w:t>
      </w:r>
      <w:r w:rsidRPr="00DF11BE">
        <w:rPr>
          <w:rFonts w:ascii="HY신명조" w:eastAsia="HY신명조" w:hint="eastAsia"/>
          <w:szCs w:val="20"/>
        </w:rPr>
        <w:t xml:space="preserve"> 또한 병렬 처리 구성 역시 명시적으로 선언하기 어려워, </w:t>
      </w:r>
      <w:r w:rsidR="001C5731" w:rsidRPr="00DF11BE">
        <w:rPr>
          <w:rFonts w:ascii="HY신명조" w:eastAsia="HY신명조" w:hint="eastAsia"/>
          <w:szCs w:val="20"/>
        </w:rPr>
        <w:t>개발자가 병렬 로직을 직접 구현해야 하므로 유지보수 부담이 커질 수 있다.</w:t>
      </w:r>
    </w:p>
    <w:p w14:paraId="515AE52B" w14:textId="77777777" w:rsidR="006B2588" w:rsidRDefault="00ED1985">
      <w:pPr>
        <w:wordWrap/>
        <w:spacing w:after="0" w:line="240" w:lineRule="auto"/>
        <w:rPr>
          <w:rFonts w:ascii="HY신명조" w:eastAsia="HY신명조"/>
          <w:szCs w:val="20"/>
        </w:rPr>
      </w:pPr>
      <w:r w:rsidRPr="00ED1985">
        <w:rPr>
          <w:rFonts w:ascii="HY신명조" w:eastAsia="HY신명조" w:hint="eastAsia"/>
          <w:szCs w:val="20"/>
        </w:rPr>
        <w:t>이에</w:t>
      </w:r>
      <w:r w:rsidRPr="00ED1985">
        <w:rPr>
          <w:rFonts w:ascii="HY신명조" w:eastAsia="HY신명조"/>
          <w:szCs w:val="20"/>
        </w:rPr>
        <w:t xml:space="preserve"> 비해 본 연구에서 제안하는 규칙 기반 하이브리드 워크플로우 시스템은 구성 파일 기반으로 워크플로우를 실시간 수정 가능하도록 설계되었으며, 각 단계별 병렬 여부 및 호출할 에이전트 정의를 JSON 구조로 외부화함으로써 운영 유연성과 유지보수성을 동시에 확보할 수 있다.</w:t>
      </w:r>
    </w:p>
    <w:p w14:paraId="2946DB82" w14:textId="77777777" w:rsidR="00ED1985" w:rsidRPr="00DF11BE" w:rsidRDefault="00ED1985">
      <w:pPr>
        <w:wordWrap/>
        <w:spacing w:after="0" w:line="240" w:lineRule="auto"/>
        <w:rPr>
          <w:rFonts w:ascii="HY신명조" w:eastAsia="HY신명조" w:hAnsi="Times New Roman"/>
          <w:b/>
          <w:szCs w:val="20"/>
        </w:rPr>
      </w:pPr>
    </w:p>
    <w:p w14:paraId="50DB7B47" w14:textId="77777777" w:rsidR="007D3DFA" w:rsidRPr="00311529" w:rsidRDefault="007D3DFA">
      <w:pPr>
        <w:wordWrap/>
        <w:spacing w:after="0" w:line="240" w:lineRule="auto"/>
        <w:rPr>
          <w:rFonts w:ascii="HY신명조" w:eastAsia="HY신명조"/>
          <w:sz w:val="24"/>
          <w:szCs w:val="24"/>
        </w:rPr>
      </w:pPr>
      <w:r w:rsidRPr="00311529">
        <w:rPr>
          <w:rFonts w:ascii="HY신명조" w:eastAsia="HY신명조" w:hAnsi="Times New Roman" w:hint="eastAsia"/>
          <w:b/>
          <w:sz w:val="24"/>
          <w:szCs w:val="24"/>
        </w:rPr>
        <w:t xml:space="preserve">3.5 </w:t>
      </w:r>
      <w:r w:rsidR="00873FFC" w:rsidRPr="00311529">
        <w:rPr>
          <w:rFonts w:ascii="HY신명조" w:eastAsia="HY신명조" w:hAnsi="Times New Roman" w:hint="eastAsia"/>
          <w:b/>
          <w:sz w:val="24"/>
          <w:szCs w:val="24"/>
        </w:rPr>
        <w:t>하이브리드 에이전트 처리 흐름</w:t>
      </w:r>
    </w:p>
    <w:p w14:paraId="7BBE79C6" w14:textId="77777777" w:rsidR="00873FFC" w:rsidRDefault="00E26F7F">
      <w:pPr>
        <w:pStyle w:val="ae"/>
        <w:spacing w:before="0" w:beforeAutospacing="0" w:after="0" w:afterAutospacing="0"/>
        <w:jc w:val="both"/>
        <w:rPr>
          <w:rFonts w:ascii="HY신명조" w:eastAsia="HY신명조" w:hAnsiTheme="majorHAnsi"/>
          <w:sz w:val="20"/>
          <w:szCs w:val="20"/>
        </w:rPr>
        <w:pPrChange w:id="141" w:author="Microsoft 계정" w:date="2025-05-09T10:26:00Z">
          <w:pPr>
            <w:pStyle w:val="ae"/>
            <w:spacing w:before="0" w:beforeAutospacing="0" w:after="0" w:afterAutospacing="0"/>
          </w:pPr>
        </w:pPrChange>
      </w:pPr>
      <w:r w:rsidRPr="00DF11BE">
        <w:rPr>
          <w:rFonts w:ascii="HY신명조" w:eastAsia="HY신명조" w:hAnsiTheme="majorHAnsi" w:hint="eastAsia"/>
          <w:sz w:val="20"/>
          <w:szCs w:val="20"/>
        </w:rPr>
        <w:t>사용자의 요청이 들어오면 인텐트를 식별하고, 해당 인텐트에 매핑된 액션메소드 그룹이 병렬 또는 순차적으로 실행된다.예를 들어 상담 분석 요청은 전처리 → 병렬 분석(classification, summary, subject) → 보고서 조립의 흐름으로 처리된다.</w:t>
      </w:r>
      <w:r w:rsidR="00D5563F" w:rsidRPr="00DF11BE">
        <w:rPr>
          <w:rFonts w:ascii="HY신명조" w:eastAsia="HY신명조" w:hAnsiTheme="majorHAnsi" w:hint="eastAsia"/>
          <w:sz w:val="20"/>
          <w:szCs w:val="20"/>
        </w:rPr>
        <w:t xml:space="preserve"> </w:t>
      </w:r>
      <w:r w:rsidRPr="00DF11BE">
        <w:rPr>
          <w:rFonts w:ascii="HY신명조" w:eastAsia="HY신명조" w:hAnsiTheme="majorHAnsi" w:hint="eastAsia"/>
          <w:sz w:val="20"/>
          <w:szCs w:val="20"/>
        </w:rPr>
        <w:t>각 분석 결과는 엔티티 형태로 저장되며, 최종적으로 템플릿 기반 응답으로 조립되어 출력된다.이 구조는 복잡한 분석을 효율적으로 병렬 실행하면서도, 응답 일관성과 흐름 제어 가능성을 동시에 확보할 수 있도록 설계되었다. 이러한 실행 흐름은 &lt;Figure 3&gt;에 요약적으로 제시되어 있다.</w:t>
      </w:r>
    </w:p>
    <w:p w14:paraId="5997CC1D" w14:textId="77777777" w:rsidR="00EA1B2C" w:rsidRPr="00DF11BE" w:rsidRDefault="00EA1B2C">
      <w:pPr>
        <w:pStyle w:val="ae"/>
        <w:spacing w:before="0" w:beforeAutospacing="0" w:after="0" w:afterAutospacing="0"/>
        <w:jc w:val="both"/>
        <w:rPr>
          <w:rFonts w:ascii="HY신명조" w:eastAsia="HY신명조" w:hAnsiTheme="majorHAnsi"/>
          <w:sz w:val="20"/>
          <w:szCs w:val="20"/>
        </w:rPr>
        <w:pPrChange w:id="142" w:author="Microsoft 계정" w:date="2025-05-09T10:26:00Z">
          <w:pPr>
            <w:pStyle w:val="ae"/>
            <w:spacing w:before="0" w:beforeAutospacing="0" w:after="0" w:afterAutospacing="0"/>
          </w:pPr>
        </w:pPrChange>
      </w:pPr>
    </w:p>
    <w:p w14:paraId="110FFD37" w14:textId="77777777" w:rsidR="00C61B54" w:rsidRPr="00DF11BE" w:rsidRDefault="007F77D3">
      <w:pPr>
        <w:pStyle w:val="ae"/>
        <w:keepNext/>
        <w:spacing w:before="0" w:beforeAutospacing="0" w:after="0" w:afterAutospacing="0"/>
        <w:ind w:firstLineChars="400" w:firstLine="960"/>
        <w:jc w:val="both"/>
        <w:rPr>
          <w:rFonts w:ascii="HY신명조" w:eastAsia="HY신명조"/>
        </w:rPr>
        <w:pPrChange w:id="143" w:author="Microsoft 계정" w:date="2025-05-09T10:26:00Z">
          <w:pPr>
            <w:pStyle w:val="ae"/>
            <w:keepNext/>
            <w:spacing w:before="0" w:beforeAutospacing="0" w:after="0" w:afterAutospacing="0"/>
            <w:ind w:firstLineChars="400" w:firstLine="960"/>
          </w:pPr>
        </w:pPrChange>
      </w:pPr>
      <w:r w:rsidRPr="00DF11BE">
        <w:rPr>
          <w:rFonts w:ascii="HY신명조" w:eastAsia="HY신명조" w:hint="eastAsia"/>
          <w:noProof/>
        </w:rPr>
        <w:drawing>
          <wp:inline distT="0" distB="0" distL="0" distR="0" wp14:anchorId="0BE3CC41" wp14:editId="5444A515">
            <wp:extent cx="1276350" cy="232824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23664" cy="2414547"/>
                    </a:xfrm>
                    <a:prstGeom prst="rect">
                      <a:avLst/>
                    </a:prstGeom>
                  </pic:spPr>
                </pic:pic>
              </a:graphicData>
            </a:graphic>
          </wp:inline>
        </w:drawing>
      </w:r>
    </w:p>
    <w:p w14:paraId="14A9870D" w14:textId="77777777" w:rsidR="008F315D" w:rsidRPr="00DF11BE" w:rsidRDefault="00DC3FC5">
      <w:pPr>
        <w:pStyle w:val="af0"/>
        <w:wordWrap/>
        <w:spacing w:after="0" w:line="240" w:lineRule="auto"/>
        <w:rPr>
          <w:rFonts w:ascii="HY신명조" w:eastAsia="HY신명조"/>
          <w:b w:val="0"/>
        </w:rPr>
        <w:pPrChange w:id="144" w:author="Microsoft 계정" w:date="2025-05-09T10:26:00Z">
          <w:pPr>
            <w:pStyle w:val="af0"/>
            <w:wordWrap/>
            <w:spacing w:after="0" w:line="240" w:lineRule="auto"/>
            <w:jc w:val="left"/>
          </w:pPr>
        </w:pPrChange>
      </w:pPr>
      <w:r w:rsidRPr="00DF11BE">
        <w:rPr>
          <w:rFonts w:ascii="HY신명조" w:eastAsia="HY신명조" w:hint="eastAsia"/>
          <w:b w:val="0"/>
        </w:rPr>
        <w:t>&lt;</w:t>
      </w:r>
      <w:r w:rsidR="00A07B94" w:rsidRPr="00DF11BE">
        <w:rPr>
          <w:rFonts w:ascii="HY신명조" w:eastAsia="HY신명조" w:hint="eastAsia"/>
          <w:b w:val="0"/>
        </w:rPr>
        <w:t xml:space="preserve">Figure </w:t>
      </w:r>
      <w:r w:rsidR="00892B5E" w:rsidRPr="00DF11BE">
        <w:rPr>
          <w:rFonts w:ascii="HY신명조" w:eastAsia="HY신명조" w:hint="eastAsia"/>
          <w:b w:val="0"/>
        </w:rPr>
        <w:t>3</w:t>
      </w:r>
      <w:r w:rsidRPr="00DF11BE">
        <w:rPr>
          <w:rFonts w:ascii="HY신명조" w:eastAsia="HY신명조" w:hint="eastAsia"/>
          <w:b w:val="0"/>
        </w:rPr>
        <w:t>&gt;</w:t>
      </w:r>
      <w:r w:rsidR="00C61B54" w:rsidRPr="00DF11BE">
        <w:rPr>
          <w:rFonts w:ascii="HY신명조" w:eastAsia="HY신명조" w:hint="eastAsia"/>
          <w:b w:val="0"/>
        </w:rPr>
        <w:t xml:space="preserve"> 하이브리드 에이전트 처리 흐름도</w:t>
      </w:r>
    </w:p>
    <w:p w14:paraId="637525AC" w14:textId="77777777" w:rsidR="00976104" w:rsidRPr="00DF11BE" w:rsidRDefault="00D5563F">
      <w:pPr>
        <w:spacing w:before="100" w:beforeAutospacing="1" w:after="100" w:afterAutospacing="1"/>
        <w:rPr>
          <w:rFonts w:ascii="HY신명조" w:eastAsia="HY신명조"/>
          <w:szCs w:val="20"/>
        </w:rPr>
      </w:pPr>
      <w:r w:rsidRPr="00DF11BE">
        <w:rPr>
          <w:rFonts w:ascii="HY신명조" w:eastAsia="HY신명조" w:hint="eastAsia"/>
        </w:rPr>
        <w:t>Figure 3은 인텐트 식별 후 액션메소드 그룹 실행 및 응답 생성까지의 전체 흐름을 요약적으로 보여준다.</w:t>
      </w:r>
      <w:r w:rsidR="001C5413" w:rsidRPr="00DF11BE">
        <w:rPr>
          <w:rFonts w:ascii="HY신명조" w:eastAsia="HY신명조" w:hAnsiTheme="majorHAnsi" w:hint="eastAsia"/>
          <w:szCs w:val="20"/>
        </w:rPr>
        <w:t xml:space="preserve"> </w:t>
      </w:r>
      <w:r w:rsidR="00976104" w:rsidRPr="00DF11BE">
        <w:rPr>
          <w:rFonts w:ascii="HY신명조" w:eastAsia="HY신명조" w:hint="eastAsia"/>
          <w:szCs w:val="20"/>
        </w:rPr>
        <w:t xml:space="preserve"> </w:t>
      </w:r>
    </w:p>
    <w:p w14:paraId="42901786" w14:textId="77777777" w:rsidR="00976104" w:rsidRPr="00187647" w:rsidRDefault="00976104">
      <w:pPr>
        <w:wordWrap/>
        <w:spacing w:after="0" w:line="240" w:lineRule="auto"/>
        <w:rPr>
          <w:rFonts w:ascii="HY신명조" w:eastAsia="HY신명조"/>
        </w:rPr>
      </w:pPr>
      <w:r w:rsidRPr="00187647">
        <w:rPr>
          <w:rFonts w:ascii="HY신명조" w:eastAsia="HY신명조" w:hAnsi="Times New Roman" w:hint="eastAsia"/>
          <w:b/>
          <w:sz w:val="24"/>
        </w:rPr>
        <w:t xml:space="preserve">3.6 응답 조립 및 엔티티 상태 연동 구조 </w:t>
      </w:r>
    </w:p>
    <w:p w14:paraId="3B2F0930" w14:textId="77777777" w:rsidR="00912DC2" w:rsidRPr="00187647" w:rsidRDefault="00912DC2" w:rsidP="00BA7CEE">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lastRenderedPageBreak/>
        <w:t xml:space="preserve">제안된 하이브리드 시스템에서는 각 액션메소드의 실행 결과가 사전에 정의된 엔티티 변수(entity variable)에 저장되고, 이후 이 값을 기반으로 </w:t>
      </w:r>
      <w:r w:rsidRPr="00187647">
        <w:rPr>
          <w:rStyle w:val="ab"/>
          <w:rFonts w:ascii="HY신명조" w:eastAsia="HY신명조" w:hAnsiTheme="majorHAnsi" w:hint="eastAsia"/>
          <w:b w:val="0"/>
          <w:szCs w:val="20"/>
        </w:rPr>
        <w:t>최종 응답 메시지를 구성</w:t>
      </w:r>
      <w:r w:rsidRPr="00187647">
        <w:rPr>
          <w:rFonts w:ascii="HY신명조" w:eastAsia="HY신명조" w:hAnsiTheme="majorHAnsi" w:hint="eastAsia"/>
          <w:szCs w:val="20"/>
        </w:rPr>
        <w:t xml:space="preserve">하는 방식을 채택한다. 이 구조는 분석 결과의 </w:t>
      </w:r>
      <w:r w:rsidRPr="00187647">
        <w:rPr>
          <w:rStyle w:val="ab"/>
          <w:rFonts w:ascii="HY신명조" w:eastAsia="HY신명조" w:hAnsiTheme="majorHAnsi" w:hint="eastAsia"/>
          <w:b w:val="0"/>
          <w:szCs w:val="20"/>
        </w:rPr>
        <w:t>모듈화</w:t>
      </w:r>
      <w:r w:rsidRPr="00187647">
        <w:rPr>
          <w:rFonts w:ascii="HY신명조" w:eastAsia="HY신명조" w:hAnsiTheme="majorHAnsi" w:hint="eastAsia"/>
          <w:szCs w:val="20"/>
        </w:rPr>
        <w:t xml:space="preserve">, </w:t>
      </w:r>
      <w:r w:rsidRPr="00187647">
        <w:rPr>
          <w:rStyle w:val="ab"/>
          <w:rFonts w:ascii="HY신명조" w:eastAsia="HY신명조" w:hAnsiTheme="majorHAnsi" w:hint="eastAsia"/>
          <w:b w:val="0"/>
          <w:szCs w:val="20"/>
        </w:rPr>
        <w:t>표준화된 응답 생성</w:t>
      </w:r>
      <w:r w:rsidRPr="00187647">
        <w:rPr>
          <w:rFonts w:ascii="HY신명조" w:eastAsia="HY신명조" w:hAnsiTheme="majorHAnsi" w:hint="eastAsia"/>
          <w:szCs w:val="20"/>
        </w:rPr>
        <w:t xml:space="preserve">, 그리고 </w:t>
      </w:r>
      <w:r w:rsidRPr="00187647">
        <w:rPr>
          <w:rStyle w:val="ab"/>
          <w:rFonts w:ascii="HY신명조" w:eastAsia="HY신명조" w:hAnsiTheme="majorHAnsi" w:hint="eastAsia"/>
          <w:b w:val="0"/>
          <w:szCs w:val="20"/>
        </w:rPr>
        <w:t>재사용 가능성</w:t>
      </w:r>
      <w:r w:rsidRPr="00187647">
        <w:rPr>
          <w:rFonts w:ascii="HY신명조" w:eastAsia="HY신명조" w:hAnsiTheme="majorHAnsi" w:hint="eastAsia"/>
          <w:szCs w:val="20"/>
        </w:rPr>
        <w:t>을 확보하는 데 유리하다.</w:t>
      </w:r>
    </w:p>
    <w:p w14:paraId="6B699379" w14:textId="77777777" w:rsidR="00D63C94" w:rsidRPr="00187647" w:rsidRDefault="00D63C94" w:rsidP="00BA7CEE">
      <w:pPr>
        <w:wordWrap/>
        <w:spacing w:after="0" w:line="240" w:lineRule="auto"/>
        <w:rPr>
          <w:rFonts w:ascii="HY신명조" w:eastAsia="HY신명조" w:hAnsi="Times New Roman"/>
          <w:b/>
          <w:sz w:val="24"/>
        </w:rPr>
      </w:pPr>
    </w:p>
    <w:p w14:paraId="77338D52" w14:textId="77777777" w:rsidR="008F69B8" w:rsidRPr="00187647" w:rsidRDefault="008F69B8" w:rsidP="00BA7CEE">
      <w:pPr>
        <w:wordWrap/>
        <w:spacing w:after="0" w:line="240" w:lineRule="auto"/>
        <w:rPr>
          <w:rFonts w:ascii="HY신명조" w:eastAsia="HY신명조"/>
        </w:rPr>
      </w:pPr>
      <w:r w:rsidRPr="00187647">
        <w:rPr>
          <w:rFonts w:ascii="HY신명조" w:eastAsia="HY신명조" w:hAnsi="Times New Roman" w:hint="eastAsia"/>
          <w:b/>
          <w:sz w:val="24"/>
        </w:rPr>
        <w:t xml:space="preserve">3.6.1 액션메소드와 엔티티 매핑 구조 </w:t>
      </w:r>
    </w:p>
    <w:p w14:paraId="57D72A2A" w14:textId="77777777" w:rsidR="00EA1B2C" w:rsidRDefault="00EA1B2C" w:rsidP="00BA7CEE">
      <w:pPr>
        <w:wordWrap/>
        <w:spacing w:after="0" w:line="240" w:lineRule="auto"/>
        <w:rPr>
          <w:rFonts w:ascii="HY신명조" w:eastAsia="HY신명조"/>
        </w:rPr>
      </w:pPr>
      <w:r w:rsidRPr="00EA1B2C">
        <w:rPr>
          <w:rFonts w:ascii="HY신명조" w:eastAsia="HY신명조" w:hint="eastAsia"/>
        </w:rPr>
        <w:t xml:space="preserve">제안된 시스템에서 액션메소드는 단순한 분석 작업에 국한되지 않고, 외부 API 호출, 내부 데이터 처리, 분류 및 추론 등의 다양한 기능을 수행하는 </w:t>
      </w:r>
      <w:r w:rsidRPr="00EA1B2C">
        <w:rPr>
          <w:rStyle w:val="ab"/>
          <w:rFonts w:ascii="HY신명조" w:eastAsia="HY신명조" w:hint="eastAsia"/>
          <w:b w:val="0"/>
        </w:rPr>
        <w:t>단위 실행 블록</w:t>
      </w:r>
      <w:r w:rsidRPr="00EA1B2C">
        <w:rPr>
          <w:rFonts w:ascii="HY신명조" w:eastAsia="HY신명조" w:hint="eastAsia"/>
        </w:rPr>
        <w:t>으로 정의된다. 각 액션메소드는 고유의 목적에 따라 설계되며, 실행 결과는 지정된 엔티티 변수에 저장된다. 이러한 구조는 정보의 체계적인 저장 및 활용을 가능하게 하며, 후속 응답 구성 과정에서 유용하게 참조된다.</w:t>
      </w:r>
    </w:p>
    <w:p w14:paraId="5B419B0C" w14:textId="77777777" w:rsidR="008A4C92" w:rsidRPr="008A4C92" w:rsidRDefault="008A4C92" w:rsidP="008A4C92">
      <w:pPr>
        <w:widowControl/>
        <w:wordWrap/>
        <w:autoSpaceDE/>
        <w:autoSpaceDN/>
        <w:spacing w:after="0" w:line="240" w:lineRule="auto"/>
        <w:jc w:val="left"/>
        <w:rPr>
          <w:rFonts w:ascii="HY신명조" w:eastAsia="HY신명조" w:hAnsi="굴림" w:cs="굴림"/>
          <w:kern w:val="0"/>
          <w:szCs w:val="20"/>
        </w:rPr>
      </w:pPr>
      <w:r w:rsidRPr="008A4C92">
        <w:rPr>
          <w:rFonts w:ascii="HY신명조" w:eastAsia="HY신명조" w:hAnsi="굴림" w:cs="굴림" w:hint="eastAsia"/>
          <w:kern w:val="0"/>
          <w:szCs w:val="20"/>
        </w:rPr>
        <w:t>예를 들어, 고객 상담 내역을 처리하는 시나리오에서는 다음과 같은 액션메소드들이 사용될 수 있다:</w:t>
      </w:r>
    </w:p>
    <w:p w14:paraId="4BF1F576" w14:textId="77777777" w:rsidR="008A4C92" w:rsidRPr="008A4C92" w:rsidRDefault="008A4C92" w:rsidP="008A4C92">
      <w:pPr>
        <w:widowControl/>
        <w:numPr>
          <w:ilvl w:val="0"/>
          <w:numId w:val="12"/>
        </w:numPr>
        <w:wordWrap/>
        <w:autoSpaceDE/>
        <w:autoSpaceDN/>
        <w:spacing w:after="0" w:line="240" w:lineRule="auto"/>
        <w:jc w:val="left"/>
        <w:rPr>
          <w:rFonts w:ascii="HY신명조" w:eastAsia="HY신명조" w:hAnsi="굴림" w:cs="굴림"/>
          <w:kern w:val="0"/>
          <w:szCs w:val="20"/>
        </w:rPr>
      </w:pPr>
      <w:r w:rsidRPr="008A4C92">
        <w:rPr>
          <w:rFonts w:ascii="HY신명조" w:eastAsia="HY신명조" w:hAnsi="굴림" w:cs="굴림" w:hint="eastAsia"/>
          <w:kern w:val="0"/>
          <w:szCs w:val="20"/>
        </w:rPr>
        <w:t>상담 주제 분류 (</w:t>
      </w:r>
      <w:r w:rsidRPr="008A4C92">
        <w:rPr>
          <w:rFonts w:ascii="HY신명조" w:eastAsia="HY신명조" w:hAnsi="굴림체" w:cs="굴림체" w:hint="eastAsia"/>
          <w:kern w:val="0"/>
          <w:szCs w:val="20"/>
        </w:rPr>
        <w:t>classify_topic</w:t>
      </w:r>
      <w:r w:rsidRPr="008A4C92">
        <w:rPr>
          <w:rFonts w:ascii="HY신명조" w:eastAsia="HY신명조" w:hAnsi="굴림" w:cs="굴림" w:hint="eastAsia"/>
          <w:kern w:val="0"/>
          <w:szCs w:val="20"/>
        </w:rPr>
        <w:t>)</w:t>
      </w:r>
    </w:p>
    <w:p w14:paraId="6DF86CD4" w14:textId="77777777" w:rsidR="008A4C92" w:rsidRPr="008A4C92" w:rsidRDefault="008A4C92" w:rsidP="008A4C92">
      <w:pPr>
        <w:widowControl/>
        <w:numPr>
          <w:ilvl w:val="0"/>
          <w:numId w:val="12"/>
        </w:numPr>
        <w:wordWrap/>
        <w:autoSpaceDE/>
        <w:autoSpaceDN/>
        <w:spacing w:after="0" w:line="240" w:lineRule="auto"/>
        <w:jc w:val="left"/>
        <w:rPr>
          <w:rFonts w:ascii="HY신명조" w:eastAsia="HY신명조" w:hAnsi="굴림" w:cs="굴림"/>
          <w:kern w:val="0"/>
          <w:szCs w:val="20"/>
        </w:rPr>
      </w:pPr>
      <w:r w:rsidRPr="008A4C92">
        <w:rPr>
          <w:rFonts w:ascii="HY신명조" w:eastAsia="HY신명조" w:hAnsi="굴림" w:cs="굴림" w:hint="eastAsia"/>
          <w:kern w:val="0"/>
          <w:szCs w:val="20"/>
        </w:rPr>
        <w:t>대화 요약 생성 (</w:t>
      </w:r>
      <w:r w:rsidRPr="008A4C92">
        <w:rPr>
          <w:rFonts w:ascii="HY신명조" w:eastAsia="HY신명조" w:hAnsi="굴림체" w:cs="굴림체" w:hint="eastAsia"/>
          <w:kern w:val="0"/>
          <w:szCs w:val="20"/>
        </w:rPr>
        <w:t>summarize_dialog</w:t>
      </w:r>
      <w:r w:rsidRPr="008A4C92">
        <w:rPr>
          <w:rFonts w:ascii="HY신명조" w:eastAsia="HY신명조" w:hAnsi="굴림" w:cs="굴림" w:hint="eastAsia"/>
          <w:kern w:val="0"/>
          <w:szCs w:val="20"/>
        </w:rPr>
        <w:t>)</w:t>
      </w:r>
    </w:p>
    <w:p w14:paraId="6247CBF5" w14:textId="77777777" w:rsidR="008A4C92" w:rsidRPr="008A4C92" w:rsidRDefault="008A4C92" w:rsidP="008A4C92">
      <w:pPr>
        <w:widowControl/>
        <w:numPr>
          <w:ilvl w:val="0"/>
          <w:numId w:val="12"/>
        </w:numPr>
        <w:wordWrap/>
        <w:autoSpaceDE/>
        <w:autoSpaceDN/>
        <w:spacing w:after="0" w:line="240" w:lineRule="auto"/>
        <w:jc w:val="left"/>
        <w:rPr>
          <w:rFonts w:ascii="굴림" w:eastAsia="굴림" w:hAnsi="굴림" w:cs="굴림"/>
          <w:kern w:val="0"/>
          <w:sz w:val="24"/>
          <w:szCs w:val="24"/>
        </w:rPr>
      </w:pPr>
      <w:r w:rsidRPr="008A4C92">
        <w:rPr>
          <w:rFonts w:ascii="HY신명조" w:eastAsia="HY신명조" w:hAnsi="굴림" w:cs="굴림" w:hint="eastAsia"/>
          <w:kern w:val="0"/>
          <w:szCs w:val="20"/>
        </w:rPr>
        <w:t>고객 의도 분류 (</w:t>
      </w:r>
      <w:r w:rsidRPr="008A4C92">
        <w:rPr>
          <w:rFonts w:ascii="HY신명조" w:eastAsia="HY신명조" w:hAnsi="굴림체" w:cs="굴림체" w:hint="eastAsia"/>
          <w:kern w:val="0"/>
          <w:szCs w:val="20"/>
        </w:rPr>
        <w:t>extract_category</w:t>
      </w:r>
      <w:r w:rsidRPr="008A4C92">
        <w:rPr>
          <w:rFonts w:ascii="HY신명조" w:eastAsia="HY신명조" w:hAnsi="굴림" w:cs="굴림" w:hint="eastAsia"/>
          <w:kern w:val="0"/>
          <w:szCs w:val="20"/>
        </w:rPr>
        <w:t>)</w:t>
      </w:r>
    </w:p>
    <w:p w14:paraId="610C83E1" w14:textId="77777777" w:rsidR="00912DC2" w:rsidRPr="008A4C92" w:rsidRDefault="007805F2" w:rsidP="008A4C92">
      <w:pPr>
        <w:wordWrap/>
        <w:spacing w:after="0" w:line="240" w:lineRule="auto"/>
        <w:rPr>
          <w:rFonts w:ascii="HY신명조" w:eastAsia="HY신명조"/>
          <w:szCs w:val="20"/>
        </w:rPr>
      </w:pPr>
      <w:r w:rsidRPr="007805F2">
        <w:rPr>
          <w:rFonts w:ascii="HY신명조" w:eastAsia="HY신명조" w:hint="eastAsia"/>
          <w:szCs w:val="20"/>
        </w:rPr>
        <w:t>각</w:t>
      </w:r>
      <w:r w:rsidRPr="007805F2">
        <w:rPr>
          <w:rFonts w:ascii="HY신명조" w:eastAsia="HY신명조"/>
          <w:szCs w:val="20"/>
        </w:rPr>
        <w:t xml:space="preserve"> 메소드의 실행 결과는 [상담주제], [상담요약], [상담분류]와 같은 엔티티에 저장된다.</w:t>
      </w:r>
      <w:r w:rsidR="008A4C92" w:rsidRPr="008A4C92">
        <w:rPr>
          <w:rFonts w:ascii="HY신명조" w:eastAsia="HY신명조" w:hint="eastAsia"/>
          <w:szCs w:val="20"/>
        </w:rPr>
        <w:t xml:space="preserve"> 이와 같은 매핑 관계는 &lt;Table 2&gt;에 요약되어 있다.</w:t>
      </w:r>
    </w:p>
    <w:p w14:paraId="3FE9F23F" w14:textId="77777777" w:rsidR="008A4C92" w:rsidRPr="00187647" w:rsidRDefault="008A4C92" w:rsidP="00EA1B2C">
      <w:pPr>
        <w:wordWrap/>
        <w:spacing w:after="0" w:line="240" w:lineRule="auto"/>
        <w:rPr>
          <w:rFonts w:ascii="HY신명조" w:eastAsia="HY신명조" w:hAnsiTheme="majorHAns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1430"/>
        <w:gridCol w:w="1130"/>
      </w:tblGrid>
      <w:tr w:rsidR="00912DC2" w:rsidRPr="00187647" w14:paraId="6FA61E48" w14:textId="77777777" w:rsidTr="00D737B8">
        <w:trPr>
          <w:tblHeader/>
        </w:trPr>
        <w:tc>
          <w:tcPr>
            <w:tcW w:w="0" w:type="auto"/>
            <w:vAlign w:val="center"/>
            <w:hideMark/>
          </w:tcPr>
          <w:p w14:paraId="2388CE5D" w14:textId="77777777" w:rsidR="00912DC2" w:rsidRPr="00187647" w:rsidRDefault="00912DC2" w:rsidP="00EA0DBD">
            <w:pPr>
              <w:wordWrap/>
              <w:spacing w:after="0" w:line="240" w:lineRule="auto"/>
              <w:jc w:val="center"/>
              <w:rPr>
                <w:rFonts w:ascii="HY신명조" w:eastAsia="HY신명조" w:hAnsiTheme="majorHAnsi"/>
                <w:bCs/>
                <w:szCs w:val="20"/>
              </w:rPr>
            </w:pPr>
            <w:r w:rsidRPr="00187647">
              <w:rPr>
                <w:rFonts w:ascii="HY신명조" w:eastAsia="HY신명조" w:hAnsiTheme="majorHAnsi" w:hint="eastAsia"/>
                <w:bCs/>
                <w:szCs w:val="20"/>
              </w:rPr>
              <w:t>액션메소드 명</w:t>
            </w:r>
          </w:p>
        </w:tc>
        <w:tc>
          <w:tcPr>
            <w:tcW w:w="0" w:type="auto"/>
            <w:vAlign w:val="center"/>
            <w:hideMark/>
          </w:tcPr>
          <w:p w14:paraId="646B2096" w14:textId="77777777" w:rsidR="00912DC2" w:rsidRPr="00187647" w:rsidRDefault="00912DC2" w:rsidP="00EA0DBD">
            <w:pPr>
              <w:wordWrap/>
              <w:spacing w:after="0" w:line="240" w:lineRule="auto"/>
              <w:jc w:val="center"/>
              <w:rPr>
                <w:rFonts w:ascii="HY신명조" w:eastAsia="HY신명조" w:hAnsiTheme="majorHAnsi"/>
                <w:bCs/>
                <w:szCs w:val="20"/>
              </w:rPr>
            </w:pPr>
            <w:r w:rsidRPr="00187647">
              <w:rPr>
                <w:rFonts w:ascii="HY신명조" w:eastAsia="HY신명조" w:hAnsiTheme="majorHAnsi" w:hint="eastAsia"/>
                <w:bCs/>
                <w:szCs w:val="20"/>
              </w:rPr>
              <w:t>기능 설명</w:t>
            </w:r>
          </w:p>
        </w:tc>
        <w:tc>
          <w:tcPr>
            <w:tcW w:w="0" w:type="auto"/>
            <w:vAlign w:val="center"/>
            <w:hideMark/>
          </w:tcPr>
          <w:p w14:paraId="00D43957" w14:textId="77777777" w:rsidR="00912DC2" w:rsidRPr="00187647" w:rsidRDefault="00912DC2" w:rsidP="00EA0DBD">
            <w:pPr>
              <w:wordWrap/>
              <w:spacing w:after="0" w:line="240" w:lineRule="auto"/>
              <w:jc w:val="center"/>
              <w:rPr>
                <w:rFonts w:ascii="HY신명조" w:eastAsia="HY신명조" w:hAnsiTheme="majorHAnsi"/>
                <w:bCs/>
                <w:szCs w:val="20"/>
              </w:rPr>
            </w:pPr>
            <w:r w:rsidRPr="00187647">
              <w:rPr>
                <w:rFonts w:ascii="HY신명조" w:eastAsia="HY신명조" w:hAnsiTheme="majorHAnsi" w:hint="eastAsia"/>
                <w:bCs/>
                <w:szCs w:val="20"/>
              </w:rPr>
              <w:t>반환 엔티티</w:t>
            </w:r>
          </w:p>
        </w:tc>
      </w:tr>
      <w:tr w:rsidR="00912DC2" w:rsidRPr="00187647" w14:paraId="35467BA4" w14:textId="77777777" w:rsidTr="00D737B8">
        <w:tc>
          <w:tcPr>
            <w:tcW w:w="0" w:type="auto"/>
            <w:vAlign w:val="center"/>
            <w:hideMark/>
          </w:tcPr>
          <w:p w14:paraId="6FFD14FC" w14:textId="77777777" w:rsidR="00912DC2" w:rsidRPr="00187647" w:rsidRDefault="00912DC2" w:rsidP="00EA0DBD">
            <w:pPr>
              <w:wordWrap/>
              <w:spacing w:after="0" w:line="240" w:lineRule="auto"/>
              <w:jc w:val="left"/>
              <w:rPr>
                <w:rFonts w:ascii="HY신명조" w:eastAsia="HY신명조" w:hAnsiTheme="majorHAnsi"/>
                <w:szCs w:val="20"/>
              </w:rPr>
            </w:pPr>
            <w:r w:rsidRPr="00187647">
              <w:rPr>
                <w:rStyle w:val="HTML0"/>
                <w:rFonts w:ascii="HY신명조" w:eastAsia="HY신명조" w:hAnsiTheme="majorHAnsi" w:hint="eastAsia"/>
                <w:sz w:val="20"/>
                <w:szCs w:val="20"/>
              </w:rPr>
              <w:t>classify_topic()</w:t>
            </w:r>
          </w:p>
        </w:tc>
        <w:tc>
          <w:tcPr>
            <w:tcW w:w="0" w:type="auto"/>
            <w:vAlign w:val="center"/>
            <w:hideMark/>
          </w:tcPr>
          <w:p w14:paraId="5A1ED412" w14:textId="77777777" w:rsidR="00912DC2" w:rsidRPr="00187647" w:rsidRDefault="00912DC2" w:rsidP="00EA0DBD">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상담 주제 분류</w:t>
            </w:r>
          </w:p>
        </w:tc>
        <w:tc>
          <w:tcPr>
            <w:tcW w:w="0" w:type="auto"/>
            <w:vAlign w:val="center"/>
            <w:hideMark/>
          </w:tcPr>
          <w:p w14:paraId="3CF01FC9" w14:textId="77777777" w:rsidR="00912DC2" w:rsidRPr="00187647" w:rsidRDefault="00912DC2" w:rsidP="00EA0DBD">
            <w:pPr>
              <w:wordWrap/>
              <w:spacing w:after="0" w:line="240" w:lineRule="auto"/>
              <w:rPr>
                <w:rFonts w:ascii="HY신명조" w:eastAsia="HY신명조" w:hAnsiTheme="majorHAnsi"/>
                <w:szCs w:val="20"/>
              </w:rPr>
            </w:pPr>
            <w:r w:rsidRPr="00187647">
              <w:rPr>
                <w:rStyle w:val="HTML0"/>
                <w:rFonts w:ascii="HY신명조" w:eastAsia="HY신명조" w:hAnsiTheme="majorHAnsi" w:hint="eastAsia"/>
                <w:sz w:val="20"/>
                <w:szCs w:val="20"/>
              </w:rPr>
              <w:t>[상담주제]</w:t>
            </w:r>
          </w:p>
        </w:tc>
      </w:tr>
      <w:tr w:rsidR="00912DC2" w:rsidRPr="00187647" w14:paraId="1863BC33" w14:textId="77777777" w:rsidTr="00D737B8">
        <w:tc>
          <w:tcPr>
            <w:tcW w:w="0" w:type="auto"/>
            <w:vAlign w:val="center"/>
            <w:hideMark/>
          </w:tcPr>
          <w:p w14:paraId="2D6B41A2" w14:textId="77777777" w:rsidR="00912DC2" w:rsidRPr="00187647" w:rsidRDefault="00912DC2" w:rsidP="00EA0DBD">
            <w:pPr>
              <w:wordWrap/>
              <w:spacing w:after="0" w:line="240" w:lineRule="auto"/>
              <w:rPr>
                <w:rFonts w:ascii="HY신명조" w:eastAsia="HY신명조" w:hAnsiTheme="majorHAnsi"/>
                <w:szCs w:val="20"/>
              </w:rPr>
            </w:pPr>
            <w:r w:rsidRPr="00187647">
              <w:rPr>
                <w:rStyle w:val="HTML0"/>
                <w:rFonts w:ascii="HY신명조" w:eastAsia="HY신명조" w:hAnsiTheme="majorHAnsi" w:hint="eastAsia"/>
                <w:sz w:val="20"/>
                <w:szCs w:val="20"/>
              </w:rPr>
              <w:t>summarize_dialog()</w:t>
            </w:r>
          </w:p>
        </w:tc>
        <w:tc>
          <w:tcPr>
            <w:tcW w:w="0" w:type="auto"/>
            <w:vAlign w:val="center"/>
            <w:hideMark/>
          </w:tcPr>
          <w:p w14:paraId="34759061" w14:textId="77777777" w:rsidR="00912DC2" w:rsidRPr="00187647" w:rsidRDefault="00912DC2" w:rsidP="00EA0DBD">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대화 요약 생성</w:t>
            </w:r>
          </w:p>
        </w:tc>
        <w:tc>
          <w:tcPr>
            <w:tcW w:w="0" w:type="auto"/>
            <w:vAlign w:val="center"/>
            <w:hideMark/>
          </w:tcPr>
          <w:p w14:paraId="034FFD35" w14:textId="77777777" w:rsidR="00912DC2" w:rsidRPr="00187647" w:rsidRDefault="00912DC2" w:rsidP="00EA0DBD">
            <w:pPr>
              <w:wordWrap/>
              <w:spacing w:after="0" w:line="240" w:lineRule="auto"/>
              <w:rPr>
                <w:rFonts w:ascii="HY신명조" w:eastAsia="HY신명조" w:hAnsiTheme="majorHAnsi"/>
                <w:szCs w:val="20"/>
              </w:rPr>
            </w:pPr>
            <w:r w:rsidRPr="00187647">
              <w:rPr>
                <w:rStyle w:val="HTML0"/>
                <w:rFonts w:ascii="HY신명조" w:eastAsia="HY신명조" w:hAnsiTheme="majorHAnsi" w:hint="eastAsia"/>
                <w:sz w:val="20"/>
                <w:szCs w:val="20"/>
              </w:rPr>
              <w:t>[상담요약]</w:t>
            </w:r>
          </w:p>
        </w:tc>
      </w:tr>
      <w:tr w:rsidR="00912DC2" w:rsidRPr="00187647" w14:paraId="58C39122" w14:textId="77777777" w:rsidTr="00D737B8">
        <w:tc>
          <w:tcPr>
            <w:tcW w:w="0" w:type="auto"/>
            <w:vAlign w:val="center"/>
            <w:hideMark/>
          </w:tcPr>
          <w:p w14:paraId="3DD3A9B2" w14:textId="77777777" w:rsidR="00912DC2" w:rsidRPr="00187647" w:rsidRDefault="00912DC2" w:rsidP="00EA0DBD">
            <w:pPr>
              <w:wordWrap/>
              <w:spacing w:after="0" w:line="240" w:lineRule="auto"/>
              <w:rPr>
                <w:rFonts w:ascii="HY신명조" w:eastAsia="HY신명조" w:hAnsiTheme="majorHAnsi"/>
                <w:szCs w:val="20"/>
              </w:rPr>
            </w:pPr>
            <w:r w:rsidRPr="00187647">
              <w:rPr>
                <w:rStyle w:val="HTML0"/>
                <w:rFonts w:ascii="HY신명조" w:eastAsia="HY신명조" w:hAnsiTheme="majorHAnsi" w:hint="eastAsia"/>
                <w:sz w:val="20"/>
                <w:szCs w:val="20"/>
              </w:rPr>
              <w:t>extract_category()</w:t>
            </w:r>
          </w:p>
        </w:tc>
        <w:tc>
          <w:tcPr>
            <w:tcW w:w="0" w:type="auto"/>
            <w:vAlign w:val="center"/>
            <w:hideMark/>
          </w:tcPr>
          <w:p w14:paraId="2BCBD265" w14:textId="77777777" w:rsidR="00912DC2" w:rsidRPr="00187647" w:rsidRDefault="00912DC2" w:rsidP="00EA0DBD">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고객 의도 분류</w:t>
            </w:r>
          </w:p>
        </w:tc>
        <w:tc>
          <w:tcPr>
            <w:tcW w:w="0" w:type="auto"/>
            <w:vAlign w:val="center"/>
            <w:hideMark/>
          </w:tcPr>
          <w:p w14:paraId="135BD605" w14:textId="77777777" w:rsidR="00912DC2" w:rsidRPr="00187647" w:rsidRDefault="00912DC2" w:rsidP="00EA0DBD">
            <w:pPr>
              <w:keepNext/>
              <w:wordWrap/>
              <w:spacing w:after="0" w:line="240" w:lineRule="auto"/>
              <w:rPr>
                <w:rFonts w:ascii="HY신명조" w:eastAsia="HY신명조" w:hAnsiTheme="majorHAnsi"/>
                <w:szCs w:val="20"/>
              </w:rPr>
            </w:pPr>
            <w:r w:rsidRPr="00187647">
              <w:rPr>
                <w:rStyle w:val="HTML0"/>
                <w:rFonts w:ascii="HY신명조" w:eastAsia="HY신명조" w:hAnsiTheme="majorHAnsi" w:hint="eastAsia"/>
                <w:sz w:val="20"/>
                <w:szCs w:val="20"/>
              </w:rPr>
              <w:t>[상담분류]</w:t>
            </w:r>
          </w:p>
        </w:tc>
      </w:tr>
    </w:tbl>
    <w:p w14:paraId="7BCEB3D9" w14:textId="77777777" w:rsidR="00D737B8" w:rsidRPr="00F247F7" w:rsidRDefault="00F247F7" w:rsidP="00BA7CEE">
      <w:pPr>
        <w:pStyle w:val="af0"/>
        <w:wordWrap/>
        <w:spacing w:after="0" w:line="240" w:lineRule="auto"/>
        <w:jc w:val="center"/>
        <w:rPr>
          <w:rFonts w:ascii="HY신명조" w:eastAsia="HY신명조"/>
          <w:b w:val="0"/>
        </w:rPr>
      </w:pPr>
      <w:r w:rsidRPr="00F247F7">
        <w:rPr>
          <w:rFonts w:ascii="HY신명조" w:eastAsia="HY신명조" w:hint="eastAsia"/>
          <w:b w:val="0"/>
        </w:rPr>
        <w:t>&lt;T</w:t>
      </w:r>
      <w:r w:rsidRPr="00F247F7">
        <w:rPr>
          <w:rFonts w:ascii="HY신명조" w:eastAsia="HY신명조"/>
          <w:b w:val="0"/>
        </w:rPr>
        <w:t>able</w:t>
      </w:r>
      <w:r w:rsidRPr="00F247F7">
        <w:rPr>
          <w:rFonts w:ascii="HY신명조" w:eastAsia="HY신명조" w:hint="eastAsia"/>
          <w:b w:val="0"/>
        </w:rPr>
        <w:t xml:space="preserve"> </w:t>
      </w:r>
      <w:r w:rsidRPr="00F247F7">
        <w:rPr>
          <w:rFonts w:ascii="HY신명조" w:eastAsia="HY신명조"/>
          <w:b w:val="0"/>
        </w:rPr>
        <w:t>2</w:t>
      </w:r>
      <w:r w:rsidRPr="00F247F7">
        <w:rPr>
          <w:rFonts w:ascii="HY신명조" w:eastAsia="HY신명조"/>
          <w:b w:val="0"/>
          <w:noProof/>
        </w:rPr>
        <w:t>&gt;</w:t>
      </w:r>
      <w:r w:rsidRPr="00F247F7">
        <w:rPr>
          <w:rFonts w:ascii="HY신명조" w:eastAsia="HY신명조" w:hint="eastAsia"/>
          <w:b w:val="0"/>
        </w:rPr>
        <w:t xml:space="preserve"> </w:t>
      </w:r>
      <w:r w:rsidR="00D737B8" w:rsidRPr="00F247F7">
        <w:rPr>
          <w:rFonts w:ascii="HY신명조" w:eastAsia="HY신명조" w:hint="eastAsia"/>
          <w:b w:val="0"/>
        </w:rPr>
        <w:t>액션메소드별 반환엔티티</w:t>
      </w:r>
    </w:p>
    <w:p w14:paraId="1F72F646" w14:textId="77777777" w:rsidR="00D63C94" w:rsidRPr="00187647" w:rsidRDefault="00D63C94" w:rsidP="00BA7CEE">
      <w:pPr>
        <w:wordWrap/>
        <w:spacing w:after="0" w:line="240" w:lineRule="auto"/>
        <w:rPr>
          <w:rFonts w:ascii="HY신명조" w:eastAsia="HY신명조" w:hAnsiTheme="majorHAnsi"/>
          <w:szCs w:val="20"/>
        </w:rPr>
      </w:pPr>
    </w:p>
    <w:p w14:paraId="2AC1E454" w14:textId="77777777" w:rsidR="00912DC2" w:rsidRDefault="00912DC2" w:rsidP="00BA7CEE">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해당 매핑은 다음과 같은 코드 수준 흐름으로 구현된다:</w:t>
      </w:r>
      <w:r w:rsidR="00050D40" w:rsidRPr="00187647">
        <w:rPr>
          <w:rFonts w:ascii="HY신명조" w:eastAsia="HY신명조" w:hAnsiTheme="majorHAnsi" w:hint="eastAsia"/>
          <w:szCs w:val="20"/>
        </w:rPr>
        <w:t xml:space="preserve"> </w:t>
      </w:r>
    </w:p>
    <w:p w14:paraId="08CE6F91" w14:textId="77777777" w:rsidR="004A35E0" w:rsidRDefault="004A35E0" w:rsidP="00E41039">
      <w:pPr>
        <w:keepNext/>
        <w:wordWrap/>
        <w:spacing w:after="0" w:line="240" w:lineRule="auto"/>
        <w:ind w:firstLineChars="300" w:firstLine="600"/>
      </w:pPr>
      <w:r>
        <w:rPr>
          <w:noProof/>
        </w:rPr>
        <w:drawing>
          <wp:inline distT="0" distB="0" distL="0" distR="0" wp14:anchorId="1D0D7A8C" wp14:editId="10E43973">
            <wp:extent cx="1698214" cy="229235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3372" cy="2366806"/>
                    </a:xfrm>
                    <a:prstGeom prst="rect">
                      <a:avLst/>
                    </a:prstGeom>
                  </pic:spPr>
                </pic:pic>
              </a:graphicData>
            </a:graphic>
          </wp:inline>
        </w:drawing>
      </w:r>
    </w:p>
    <w:p w14:paraId="092950F5" w14:textId="77777777" w:rsidR="004A35E0" w:rsidRPr="004A35E0" w:rsidRDefault="00D36993" w:rsidP="004A35E0">
      <w:pPr>
        <w:pStyle w:val="af0"/>
        <w:rPr>
          <w:rFonts w:ascii="HY신명조" w:eastAsia="HY신명조" w:hAnsiTheme="majorHAnsi"/>
          <w:b w:val="0"/>
        </w:rPr>
      </w:pPr>
      <w:ins w:id="145" w:author="Microsoft 계정" w:date="2025-04-21T17:02:00Z">
        <w:r>
          <w:rPr>
            <w:rFonts w:ascii="HY신명조" w:eastAsia="HY신명조"/>
            <w:b w:val="0"/>
          </w:rPr>
          <w:t>&lt;</w:t>
        </w:r>
      </w:ins>
      <w:r w:rsidR="004A35E0" w:rsidRPr="004A35E0">
        <w:rPr>
          <w:rFonts w:ascii="HY신명조" w:eastAsia="HY신명조" w:hint="eastAsia"/>
          <w:b w:val="0"/>
        </w:rPr>
        <w:t xml:space="preserve">Figure </w:t>
      </w:r>
      <w:r w:rsidR="004A35E0">
        <w:rPr>
          <w:rFonts w:ascii="HY신명조" w:eastAsia="HY신명조"/>
          <w:b w:val="0"/>
        </w:rPr>
        <w:t>4</w:t>
      </w:r>
      <w:ins w:id="146" w:author="Microsoft 계정" w:date="2025-04-21T17:02:00Z">
        <w:r>
          <w:rPr>
            <w:rFonts w:ascii="HY신명조" w:eastAsia="HY신명조"/>
            <w:b w:val="0"/>
          </w:rPr>
          <w:t>&gt;</w:t>
        </w:r>
      </w:ins>
      <w:r w:rsidR="004A35E0" w:rsidRPr="004A35E0">
        <w:rPr>
          <w:rFonts w:ascii="HY신명조" w:eastAsia="HY신명조" w:hint="eastAsia"/>
          <w:b w:val="0"/>
        </w:rPr>
        <w:t xml:space="preserve"> 정적 워크플로우 처리 구조 예시(고정된 액션메소드 호출 방식)</w:t>
      </w:r>
    </w:p>
    <w:p w14:paraId="0573BCD1" w14:textId="77777777" w:rsidR="00E41039" w:rsidRPr="00E41039" w:rsidRDefault="00E41039" w:rsidP="000727FC">
      <w:pPr>
        <w:wordWrap/>
        <w:spacing w:after="0" w:line="240" w:lineRule="auto"/>
        <w:rPr>
          <w:rFonts w:ascii="HY신명조" w:eastAsia="HY신명조"/>
        </w:rPr>
      </w:pPr>
      <w:r w:rsidRPr="00E41039">
        <w:rPr>
          <w:rFonts w:ascii="HY신명조" w:eastAsia="HY신명조" w:hint="eastAsia"/>
        </w:rPr>
        <w:t>이러한</w:t>
      </w:r>
      <w:r w:rsidRPr="00E41039">
        <w:rPr>
          <w:rFonts w:ascii="HY신명조" w:eastAsia="HY신명조"/>
        </w:rPr>
        <w:t xml:space="preserve"> 매핑 구조는 &lt;Figure 4&gt;의 예시처럼 정적으로 구성된 워크플로우로 구현될 수 있다. 이 경우 인텐트마다 고정된 액션메소드들을 순차적으로 실행하며 단순하고 명확한 구조를 갖는다. 하지만 새로운 기능 추가나 흐름 변경에는 유연성이 떨어질 수 있다.</w:t>
      </w:r>
    </w:p>
    <w:p w14:paraId="3A569299" w14:textId="77777777" w:rsidR="00E41039" w:rsidRDefault="00E41039" w:rsidP="000727FC">
      <w:pPr>
        <w:wordWrap/>
        <w:spacing w:after="0" w:line="240" w:lineRule="auto"/>
        <w:rPr>
          <w:rFonts w:ascii="HY신명조" w:eastAsia="HY신명조"/>
        </w:rPr>
      </w:pPr>
      <w:r w:rsidRPr="00E41039">
        <w:rPr>
          <w:rFonts w:ascii="HY신명조" w:eastAsia="HY신명조" w:hint="eastAsia"/>
        </w:rPr>
        <w:t>반면</w:t>
      </w:r>
      <w:r w:rsidRPr="00E41039">
        <w:rPr>
          <w:rFonts w:ascii="HY신명조" w:eastAsia="HY신명조"/>
        </w:rPr>
        <w:t xml:space="preserve"> &lt;Figure 5&gt;는 워크플로우 정의 파일을 기반으로 하는 동적 실행 구조를 보여준다. 실행 시점에 액션메소드 조합과 병렬 여부 등을 구성 파일에서 유연하게 지정할 수 있으며, 이는 다양한 시나리오에 효과적으로 대응할 수 있는 확장성 있는 구조이다.</w:t>
      </w:r>
    </w:p>
    <w:p w14:paraId="61CDCEAD" w14:textId="77777777" w:rsidR="000727FC" w:rsidRDefault="000727FC" w:rsidP="000727FC">
      <w:pPr>
        <w:wordWrap/>
        <w:spacing w:after="0" w:line="240" w:lineRule="auto"/>
        <w:rPr>
          <w:rFonts w:ascii="HY신명조" w:eastAsia="HY신명조"/>
        </w:rPr>
      </w:pPr>
    </w:p>
    <w:tbl>
      <w:tblPr>
        <w:tblStyle w:val="a6"/>
        <w:tblW w:w="0" w:type="auto"/>
        <w:tblLook w:val="04A0" w:firstRow="1" w:lastRow="0" w:firstColumn="1" w:lastColumn="0" w:noHBand="0" w:noVBand="1"/>
      </w:tblPr>
      <w:tblGrid>
        <w:gridCol w:w="4609"/>
      </w:tblGrid>
      <w:tr w:rsidR="0088618B" w:rsidRPr="00187647" w14:paraId="1A7C4EBF" w14:textId="77777777" w:rsidTr="002E5B91">
        <w:tc>
          <w:tcPr>
            <w:tcW w:w="4609" w:type="dxa"/>
          </w:tcPr>
          <w:p w14:paraId="6BB9E253" w14:textId="77777777" w:rsidR="00AB0527" w:rsidRDefault="00AB0527" w:rsidP="00AB0527">
            <w:pPr>
              <w:pStyle w:val="HTML"/>
              <w:rPr>
                <w:rFonts w:ascii="HY신명조" w:eastAsia="HY신명조"/>
                <w:sz w:val="20"/>
                <w:szCs w:val="20"/>
              </w:rPr>
            </w:pPr>
          </w:p>
          <w:p w14:paraId="70F04986"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 Step 1: 인텐트 식별</w:t>
            </w:r>
          </w:p>
          <w:p w14:paraId="0B26DD9A"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intent = identify_intent(user_input)</w:t>
            </w:r>
          </w:p>
          <w:p w14:paraId="23DE523C" w14:textId="77777777" w:rsidR="007909D4" w:rsidRPr="007909D4" w:rsidRDefault="007909D4" w:rsidP="007909D4">
            <w:pPr>
              <w:pStyle w:val="HTML"/>
              <w:rPr>
                <w:rFonts w:ascii="HY신명조" w:eastAsia="HY신명조"/>
                <w:sz w:val="20"/>
                <w:szCs w:val="20"/>
              </w:rPr>
            </w:pPr>
          </w:p>
          <w:p w14:paraId="460AF677"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 Step 2: 인텐트에 맞는 액션 그룹 조회</w:t>
            </w:r>
          </w:p>
          <w:p w14:paraId="302A03CC"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action_group = get_action_groups(intent)</w:t>
            </w:r>
          </w:p>
          <w:p w14:paraId="52E56223" w14:textId="77777777" w:rsidR="007909D4" w:rsidRPr="007909D4" w:rsidRDefault="007909D4" w:rsidP="007909D4">
            <w:pPr>
              <w:pStyle w:val="HTML"/>
              <w:rPr>
                <w:rFonts w:ascii="HY신명조" w:eastAsia="HY신명조"/>
                <w:sz w:val="20"/>
                <w:szCs w:val="20"/>
              </w:rPr>
            </w:pPr>
          </w:p>
          <w:p w14:paraId="5EE12BD0"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 Step 3: 액션메소드 실행 (병렬 또는 조건 기반)</w:t>
            </w:r>
          </w:p>
          <w:p w14:paraId="7ECEEB95"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results = []</w:t>
            </w:r>
          </w:p>
          <w:p w14:paraId="319A9F1D"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for action in action_group:</w:t>
            </w:r>
          </w:p>
          <w:p w14:paraId="19C13772"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 xml:space="preserve">    result = run_action(action, RequestStruct(user_id, dialog_content))</w:t>
            </w:r>
          </w:p>
          <w:p w14:paraId="08A4F16B"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 xml:space="preserve">    results.append(result)  # result: EntityStruct</w:t>
            </w:r>
          </w:p>
          <w:p w14:paraId="07547A01" w14:textId="77777777" w:rsidR="007909D4" w:rsidRPr="007909D4" w:rsidRDefault="007909D4" w:rsidP="007909D4">
            <w:pPr>
              <w:pStyle w:val="HTML"/>
              <w:rPr>
                <w:rFonts w:ascii="HY신명조" w:eastAsia="HY신명조"/>
                <w:sz w:val="20"/>
                <w:szCs w:val="20"/>
              </w:rPr>
            </w:pPr>
          </w:p>
          <w:p w14:paraId="644BBA2C" w14:textId="77777777" w:rsidR="007909D4" w:rsidRPr="007909D4" w:rsidRDefault="007909D4" w:rsidP="007909D4">
            <w:pPr>
              <w:pStyle w:val="HTML"/>
              <w:rPr>
                <w:rFonts w:ascii="HY신명조" w:eastAsia="HY신명조"/>
                <w:sz w:val="20"/>
                <w:szCs w:val="20"/>
              </w:rPr>
            </w:pPr>
            <w:r w:rsidRPr="007909D4">
              <w:rPr>
                <w:rFonts w:ascii="HY신명조" w:eastAsia="HY신명조"/>
                <w:sz w:val="20"/>
                <w:szCs w:val="20"/>
              </w:rPr>
              <w:t># Step 4: 결과 조립</w:t>
            </w:r>
          </w:p>
          <w:p w14:paraId="1B8F0999" w14:textId="77777777" w:rsidR="00AB0527" w:rsidRDefault="007909D4" w:rsidP="007909D4">
            <w:pPr>
              <w:pStyle w:val="HTML"/>
              <w:rPr>
                <w:rFonts w:ascii="HY신명조" w:eastAsia="HY신명조"/>
                <w:sz w:val="20"/>
                <w:szCs w:val="20"/>
              </w:rPr>
            </w:pPr>
            <w:r w:rsidRPr="007909D4">
              <w:rPr>
                <w:rFonts w:ascii="HY신명조" w:eastAsia="HY신명조"/>
                <w:sz w:val="20"/>
                <w:szCs w:val="20"/>
              </w:rPr>
              <w:t>response = compose_response_from(results)</w:t>
            </w:r>
          </w:p>
          <w:p w14:paraId="5043CB0F" w14:textId="77777777" w:rsidR="007909D4" w:rsidRPr="00187647" w:rsidRDefault="007909D4" w:rsidP="007909D4">
            <w:pPr>
              <w:pStyle w:val="HTML"/>
              <w:rPr>
                <w:rFonts w:ascii="HY신명조" w:eastAsia="HY신명조" w:hAnsiTheme="majorHAnsi"/>
                <w:sz w:val="20"/>
                <w:szCs w:val="20"/>
              </w:rPr>
            </w:pPr>
          </w:p>
        </w:tc>
      </w:tr>
    </w:tbl>
    <w:p w14:paraId="6CB4B220" w14:textId="77777777" w:rsidR="00050D40" w:rsidRPr="00187647" w:rsidRDefault="00D36993" w:rsidP="00BA7CEE">
      <w:pPr>
        <w:pStyle w:val="af0"/>
        <w:wordWrap/>
        <w:spacing w:after="0" w:line="240" w:lineRule="auto"/>
        <w:rPr>
          <w:rFonts w:ascii="HY신명조" w:eastAsia="HY신명조" w:hAnsiTheme="majorHAnsi"/>
          <w:b w:val="0"/>
        </w:rPr>
      </w:pPr>
      <w:ins w:id="147" w:author="Microsoft 계정" w:date="2025-04-21T17:02:00Z">
        <w:r>
          <w:rPr>
            <w:rFonts w:ascii="HY신명조" w:eastAsia="HY신명조"/>
            <w:b w:val="0"/>
          </w:rPr>
          <w:t>&lt;</w:t>
        </w:r>
      </w:ins>
      <w:r w:rsidR="0088618B" w:rsidRPr="00187647">
        <w:rPr>
          <w:rFonts w:ascii="HY신명조" w:eastAsia="HY신명조" w:hint="eastAsia"/>
          <w:b w:val="0"/>
        </w:rPr>
        <w:t>Figure 5</w:t>
      </w:r>
      <w:ins w:id="148" w:author="Microsoft 계정" w:date="2025-04-21T17:02:00Z">
        <w:r>
          <w:rPr>
            <w:rFonts w:ascii="HY신명조" w:eastAsia="HY신명조"/>
            <w:b w:val="0"/>
          </w:rPr>
          <w:t>&gt;</w:t>
        </w:r>
      </w:ins>
      <w:r w:rsidR="0088618B" w:rsidRPr="00187647">
        <w:rPr>
          <w:rFonts w:ascii="HY신명조" w:eastAsia="HY신명조" w:hint="eastAsia"/>
          <w:b w:val="0"/>
        </w:rPr>
        <w:t xml:space="preserve"> </w:t>
      </w:r>
      <w:r w:rsidR="007909D4" w:rsidRPr="007909D4">
        <w:rPr>
          <w:b w:val="0"/>
        </w:rPr>
        <w:t>동적 워크플로우 실행을 위한 수도코드</w:t>
      </w:r>
    </w:p>
    <w:p w14:paraId="07459315" w14:textId="77777777" w:rsidR="000727FC" w:rsidRDefault="000727FC" w:rsidP="000727FC">
      <w:pPr>
        <w:wordWrap/>
        <w:spacing w:after="0" w:line="240" w:lineRule="auto"/>
        <w:rPr>
          <w:rFonts w:ascii="HY신명조" w:eastAsia="HY신명조" w:hAnsiTheme="majorHAnsi"/>
          <w:szCs w:val="20"/>
        </w:rPr>
      </w:pPr>
    </w:p>
    <w:p w14:paraId="09049585" w14:textId="77777777" w:rsidR="001A7CF9" w:rsidRPr="00187647" w:rsidRDefault="00912DC2" w:rsidP="000727FC">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 xml:space="preserve">이처럼 각각의 분석 결과는 </w:t>
      </w:r>
      <w:r w:rsidRPr="00187647">
        <w:rPr>
          <w:rStyle w:val="ab"/>
          <w:rFonts w:ascii="HY신명조" w:eastAsia="HY신명조" w:hAnsiTheme="majorHAnsi" w:hint="eastAsia"/>
          <w:b w:val="0"/>
          <w:szCs w:val="20"/>
        </w:rPr>
        <w:t>엔티티명으로 정규화된 키</w:t>
      </w:r>
      <w:r w:rsidRPr="00187647">
        <w:rPr>
          <w:rFonts w:ascii="HY신명조" w:eastAsia="HY신명조" w:hAnsiTheme="majorHAnsi" w:hint="eastAsia"/>
          <w:szCs w:val="20"/>
        </w:rPr>
        <w:t>에 저장되며, 응답 메시지 생성 시 해당 키를 호출하여 응답을 조립하게 된다.</w:t>
      </w:r>
    </w:p>
    <w:p w14:paraId="29D6B04F" w14:textId="77777777" w:rsidR="001A7CF9" w:rsidRPr="00187647" w:rsidRDefault="001A7CF9" w:rsidP="00BA7CEE">
      <w:pPr>
        <w:wordWrap/>
        <w:spacing w:after="0" w:line="240" w:lineRule="auto"/>
        <w:rPr>
          <w:rFonts w:ascii="HY신명조" w:eastAsia="HY신명조" w:hAnsiTheme="majorHAnsi"/>
          <w:b/>
          <w:szCs w:val="20"/>
        </w:rPr>
      </w:pPr>
      <w:r w:rsidRPr="00187647">
        <w:rPr>
          <w:rFonts w:ascii="HY신명조" w:eastAsia="HY신명조" w:hAnsiTheme="majorHAnsi" w:hint="eastAsia"/>
          <w:b/>
          <w:szCs w:val="20"/>
        </w:rPr>
        <w:t xml:space="preserve"> </w:t>
      </w:r>
    </w:p>
    <w:p w14:paraId="4CBC8BED" w14:textId="77777777" w:rsidR="001A7CF9" w:rsidRPr="00187647" w:rsidRDefault="001A7CF9" w:rsidP="00BA7CEE">
      <w:pPr>
        <w:wordWrap/>
        <w:spacing w:after="0" w:line="240" w:lineRule="auto"/>
        <w:rPr>
          <w:rFonts w:ascii="HY신명조" w:eastAsia="HY신명조" w:hAnsiTheme="majorHAnsi"/>
          <w:szCs w:val="20"/>
        </w:rPr>
      </w:pPr>
      <w:r w:rsidRPr="00187647">
        <w:rPr>
          <w:rFonts w:ascii="HY신명조" w:eastAsia="HY신명조" w:hAnsi="Times New Roman" w:hint="eastAsia"/>
          <w:b/>
          <w:sz w:val="24"/>
        </w:rPr>
        <w:t>3.6.2 템플릿 기반 응답 조립</w:t>
      </w:r>
    </w:p>
    <w:p w14:paraId="7B0B713E" w14:textId="77777777" w:rsidR="00912DC2" w:rsidRPr="00187647" w:rsidRDefault="00912DC2" w:rsidP="00BA7CEE">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 xml:space="preserve">응답 메시지는 </w:t>
      </w:r>
      <w:r w:rsidRPr="00187647">
        <w:rPr>
          <w:rStyle w:val="ab"/>
          <w:rFonts w:ascii="HY신명조" w:eastAsia="HY신명조" w:hAnsiTheme="majorHAnsi" w:hint="eastAsia"/>
          <w:b w:val="0"/>
          <w:szCs w:val="20"/>
        </w:rPr>
        <w:t>사전 정의된 템플릿</w:t>
      </w:r>
      <w:r w:rsidRPr="00187647">
        <w:rPr>
          <w:rFonts w:ascii="HY신명조" w:eastAsia="HY신명조" w:hAnsiTheme="majorHAnsi" w:hint="eastAsia"/>
          <w:szCs w:val="20"/>
        </w:rPr>
        <w:t>에 따라 조립된다. 아래는 하나의 응답 구성 예시이다:</w:t>
      </w:r>
    </w:p>
    <w:tbl>
      <w:tblPr>
        <w:tblStyle w:val="a6"/>
        <w:tblW w:w="0" w:type="auto"/>
        <w:tblLook w:val="04A0" w:firstRow="1" w:lastRow="0" w:firstColumn="1" w:lastColumn="0" w:noHBand="0" w:noVBand="1"/>
      </w:tblPr>
      <w:tblGrid>
        <w:gridCol w:w="4609"/>
      </w:tblGrid>
      <w:tr w:rsidR="006634E5" w:rsidRPr="00187647" w14:paraId="56FF4C71" w14:textId="77777777" w:rsidTr="006634E5">
        <w:tc>
          <w:tcPr>
            <w:tcW w:w="4609" w:type="dxa"/>
          </w:tcPr>
          <w:p w14:paraId="4ADE0B76" w14:textId="77777777" w:rsidR="006634E5" w:rsidRPr="00187647" w:rsidRDefault="006634E5" w:rsidP="00BA7CEE">
            <w:pPr>
              <w:pStyle w:val="HTML"/>
              <w:rPr>
                <w:rStyle w:val="HTML0"/>
                <w:rFonts w:ascii="HY신명조" w:eastAsia="HY신명조" w:hAnsiTheme="majorHAnsi"/>
                <w:sz w:val="20"/>
                <w:szCs w:val="20"/>
              </w:rPr>
            </w:pPr>
            <w:r w:rsidRPr="00187647">
              <w:rPr>
                <w:rStyle w:val="HTML0"/>
                <w:rFonts w:ascii="HY신명조" w:eastAsia="HY신명조" w:hAnsiTheme="majorHAnsi" w:hint="eastAsia"/>
                <w:sz w:val="20"/>
                <w:szCs w:val="20"/>
              </w:rPr>
              <w:t>상담 내용은 다음과 같습니다.</w:t>
            </w:r>
          </w:p>
          <w:p w14:paraId="777F0C59" w14:textId="77777777" w:rsidR="006634E5" w:rsidRPr="00187647" w:rsidRDefault="006634E5" w:rsidP="00BA7CEE">
            <w:pPr>
              <w:pStyle w:val="HTML"/>
              <w:rPr>
                <w:rStyle w:val="HTML0"/>
                <w:rFonts w:ascii="HY신명조" w:eastAsia="HY신명조" w:hAnsiTheme="majorHAnsi"/>
                <w:sz w:val="20"/>
                <w:szCs w:val="20"/>
              </w:rPr>
            </w:pPr>
            <w:r w:rsidRPr="00187647">
              <w:rPr>
                <w:rStyle w:val="HTML0"/>
                <w:rFonts w:ascii="HY신명조" w:eastAsia="HY신명조" w:hAnsiTheme="majorHAnsi" w:hint="eastAsia"/>
                <w:sz w:val="20"/>
                <w:szCs w:val="20"/>
              </w:rPr>
              <w:t xml:space="preserve">상담 제목: </w:t>
            </w:r>
            <w:r w:rsidRPr="00187647">
              <w:rPr>
                <w:rStyle w:val="hljs-selector-attr"/>
                <w:rFonts w:ascii="HY신명조" w:eastAsia="HY신명조" w:hAnsiTheme="majorHAnsi" w:hint="eastAsia"/>
                <w:sz w:val="20"/>
                <w:szCs w:val="20"/>
              </w:rPr>
              <w:t>[상담주제]</w:t>
            </w:r>
          </w:p>
          <w:p w14:paraId="60689542" w14:textId="77777777" w:rsidR="006634E5" w:rsidRPr="00187647" w:rsidRDefault="006634E5" w:rsidP="00BA7CEE">
            <w:pPr>
              <w:pStyle w:val="HTML"/>
              <w:rPr>
                <w:rStyle w:val="HTML0"/>
                <w:rFonts w:ascii="HY신명조" w:eastAsia="HY신명조" w:hAnsiTheme="majorHAnsi"/>
                <w:sz w:val="20"/>
                <w:szCs w:val="20"/>
              </w:rPr>
            </w:pPr>
            <w:r w:rsidRPr="00187647">
              <w:rPr>
                <w:rStyle w:val="HTML0"/>
                <w:rFonts w:ascii="HY신명조" w:eastAsia="HY신명조" w:hAnsiTheme="majorHAnsi" w:hint="eastAsia"/>
                <w:sz w:val="20"/>
                <w:szCs w:val="20"/>
              </w:rPr>
              <w:t xml:space="preserve">상담 분류: </w:t>
            </w:r>
            <w:r w:rsidRPr="00187647">
              <w:rPr>
                <w:rStyle w:val="hljs-selector-attr"/>
                <w:rFonts w:ascii="HY신명조" w:eastAsia="HY신명조" w:hAnsiTheme="majorHAnsi" w:hint="eastAsia"/>
                <w:sz w:val="20"/>
                <w:szCs w:val="20"/>
              </w:rPr>
              <w:t>[상담분류]</w:t>
            </w:r>
          </w:p>
          <w:p w14:paraId="587FC64C" w14:textId="77777777" w:rsidR="006634E5" w:rsidRPr="00187647" w:rsidRDefault="006634E5" w:rsidP="00BA7CEE">
            <w:pPr>
              <w:pStyle w:val="HTML"/>
              <w:keepNext/>
              <w:rPr>
                <w:rFonts w:ascii="HY신명조" w:eastAsia="HY신명조" w:hAnsiTheme="majorHAnsi"/>
                <w:sz w:val="20"/>
                <w:szCs w:val="20"/>
              </w:rPr>
            </w:pPr>
            <w:r w:rsidRPr="00187647">
              <w:rPr>
                <w:rStyle w:val="HTML0"/>
                <w:rFonts w:ascii="HY신명조" w:eastAsia="HY신명조" w:hAnsiTheme="majorHAnsi" w:hint="eastAsia"/>
                <w:sz w:val="20"/>
                <w:szCs w:val="20"/>
              </w:rPr>
              <w:t xml:space="preserve">상담 요약: </w:t>
            </w:r>
            <w:r w:rsidRPr="00187647">
              <w:rPr>
                <w:rStyle w:val="hljs-selector-attr"/>
                <w:rFonts w:ascii="HY신명조" w:eastAsia="HY신명조" w:hAnsiTheme="majorHAnsi" w:hint="eastAsia"/>
                <w:sz w:val="20"/>
                <w:szCs w:val="20"/>
              </w:rPr>
              <w:t>[상담요약]</w:t>
            </w:r>
          </w:p>
        </w:tc>
      </w:tr>
    </w:tbl>
    <w:p w14:paraId="02A75C87" w14:textId="77777777" w:rsidR="006634E5" w:rsidRPr="00187647" w:rsidRDefault="00D36993" w:rsidP="00BA7CEE">
      <w:pPr>
        <w:pStyle w:val="af0"/>
        <w:wordWrap/>
        <w:spacing w:after="0" w:line="240" w:lineRule="auto"/>
        <w:jc w:val="center"/>
        <w:rPr>
          <w:rFonts w:ascii="HY신명조" w:eastAsia="HY신명조" w:hAnsiTheme="majorHAnsi"/>
        </w:rPr>
      </w:pPr>
      <w:ins w:id="149" w:author="Microsoft 계정" w:date="2025-04-21T17:02:00Z">
        <w:r>
          <w:rPr>
            <w:rFonts w:ascii="HY신명조" w:eastAsia="HY신명조"/>
          </w:rPr>
          <w:t>&lt;</w:t>
        </w:r>
      </w:ins>
      <w:r w:rsidR="006634E5" w:rsidRPr="00187647">
        <w:rPr>
          <w:rFonts w:ascii="HY신명조" w:eastAsia="HY신명조" w:hint="eastAsia"/>
        </w:rPr>
        <w:t xml:space="preserve">Figure </w:t>
      </w:r>
      <w:r w:rsidR="000F2C0F" w:rsidRPr="00187647">
        <w:rPr>
          <w:rFonts w:ascii="HY신명조" w:eastAsia="HY신명조" w:hint="eastAsia"/>
        </w:rPr>
        <w:t>6</w:t>
      </w:r>
      <w:ins w:id="150" w:author="Microsoft 계정" w:date="2025-04-21T17:02:00Z">
        <w:r>
          <w:rPr>
            <w:rFonts w:ascii="HY신명조" w:eastAsia="HY신명조"/>
          </w:rPr>
          <w:t>&gt;</w:t>
        </w:r>
      </w:ins>
      <w:r w:rsidR="006634E5" w:rsidRPr="00187647">
        <w:rPr>
          <w:rFonts w:ascii="HY신명조" w:eastAsia="HY신명조" w:hint="eastAsia"/>
        </w:rPr>
        <w:t xml:space="preserve"> 응답 구성 예시</w:t>
      </w:r>
    </w:p>
    <w:p w14:paraId="6537F28F" w14:textId="77777777" w:rsidR="00D63C94" w:rsidRPr="00D36993" w:rsidRDefault="00D63C94" w:rsidP="00BA7CEE">
      <w:pPr>
        <w:wordWrap/>
        <w:spacing w:after="0" w:line="240" w:lineRule="auto"/>
        <w:rPr>
          <w:rFonts w:ascii="HY신명조" w:eastAsia="HY신명조" w:hAnsiTheme="majorHAnsi"/>
          <w:szCs w:val="20"/>
        </w:rPr>
      </w:pPr>
    </w:p>
    <w:p w14:paraId="17D6F1F7" w14:textId="77777777" w:rsidR="00912DC2" w:rsidRPr="00187647" w:rsidRDefault="00912DC2">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 xml:space="preserve">위 템플릿에서 각 대괄호는 액션메소드로부터 반환된 엔티티 값으로 자동 대체된다. 이는 정형적인 보고서 자동 생성이나 상담 </w:t>
      </w:r>
      <w:r w:rsidRPr="00187647">
        <w:rPr>
          <w:rFonts w:ascii="HY신명조" w:eastAsia="HY신명조" w:hAnsiTheme="majorHAnsi" w:hint="eastAsia"/>
          <w:szCs w:val="20"/>
        </w:rPr>
        <w:lastRenderedPageBreak/>
        <w:t>시스템에서의 구조화된 결과 제공에 매우 유용하다.</w:t>
      </w:r>
    </w:p>
    <w:p w14:paraId="6DFB9E20" w14:textId="77777777" w:rsidR="00D63C94" w:rsidRPr="00187647" w:rsidRDefault="00D63C94">
      <w:pPr>
        <w:wordWrap/>
        <w:spacing w:after="0" w:line="240" w:lineRule="auto"/>
        <w:rPr>
          <w:rFonts w:ascii="HY신명조" w:eastAsia="HY신명조" w:hAnsi="Times New Roman"/>
          <w:b/>
          <w:sz w:val="24"/>
        </w:rPr>
      </w:pPr>
    </w:p>
    <w:p w14:paraId="064647AD" w14:textId="77777777" w:rsidR="00A16229" w:rsidRPr="00187647" w:rsidRDefault="00A16229">
      <w:pPr>
        <w:wordWrap/>
        <w:spacing w:after="0" w:line="240" w:lineRule="auto"/>
        <w:rPr>
          <w:rFonts w:ascii="HY신명조" w:eastAsia="HY신명조" w:hAnsiTheme="majorHAnsi"/>
          <w:szCs w:val="20"/>
        </w:rPr>
      </w:pPr>
      <w:r w:rsidRPr="00187647">
        <w:rPr>
          <w:rFonts w:ascii="HY신명조" w:eastAsia="HY신명조" w:hAnsi="Times New Roman" w:hint="eastAsia"/>
          <w:b/>
          <w:sz w:val="24"/>
        </w:rPr>
        <w:t>3.6.3 구조적 장점 및 확장성</w:t>
      </w:r>
    </w:p>
    <w:p w14:paraId="1218703D" w14:textId="77777777" w:rsidR="00912DC2" w:rsidRPr="00187647" w:rsidRDefault="00912DC2">
      <w:pPr>
        <w:wordWrap/>
        <w:spacing w:after="0" w:line="240" w:lineRule="auto"/>
        <w:rPr>
          <w:rFonts w:ascii="HY신명조" w:eastAsia="HY신명조" w:hAnsiTheme="majorHAnsi"/>
          <w:szCs w:val="20"/>
        </w:rPr>
      </w:pPr>
      <w:r w:rsidRPr="00187647">
        <w:rPr>
          <w:rFonts w:ascii="HY신명조" w:eastAsia="HY신명조" w:hAnsiTheme="majorHAnsi" w:hint="eastAsia"/>
          <w:szCs w:val="20"/>
        </w:rPr>
        <w:t>이러한 엔티티 기반 응답 조립 방식은 다음과 같은 장점을 갖는다:</w:t>
      </w:r>
    </w:p>
    <w:p w14:paraId="04AFE688" w14:textId="77777777" w:rsidR="00912DC2" w:rsidRPr="00187647" w:rsidRDefault="00912DC2">
      <w:pPr>
        <w:widowControl/>
        <w:numPr>
          <w:ilvl w:val="0"/>
          <w:numId w:val="3"/>
        </w:numPr>
        <w:wordWrap/>
        <w:autoSpaceDE/>
        <w:autoSpaceDN/>
        <w:spacing w:after="0" w:line="240" w:lineRule="auto"/>
        <w:rPr>
          <w:rFonts w:ascii="HY신명조" w:eastAsia="HY신명조" w:hAnsiTheme="majorHAnsi"/>
          <w:szCs w:val="20"/>
        </w:rPr>
        <w:pPrChange w:id="151" w:author="Microsoft 계정" w:date="2025-05-09T10:26:00Z">
          <w:pPr>
            <w:widowControl/>
            <w:numPr>
              <w:numId w:val="3"/>
            </w:numPr>
            <w:tabs>
              <w:tab w:val="num" w:pos="720"/>
            </w:tabs>
            <w:wordWrap/>
            <w:autoSpaceDE/>
            <w:autoSpaceDN/>
            <w:spacing w:after="0" w:line="240" w:lineRule="auto"/>
            <w:ind w:left="720" w:hanging="360"/>
            <w:jc w:val="left"/>
          </w:pPr>
        </w:pPrChange>
      </w:pPr>
      <w:r w:rsidRPr="00187647">
        <w:rPr>
          <w:rStyle w:val="ab"/>
          <w:rFonts w:ascii="HY신명조" w:eastAsia="HY신명조" w:hAnsiTheme="majorHAnsi" w:hint="eastAsia"/>
          <w:b w:val="0"/>
          <w:szCs w:val="20"/>
        </w:rPr>
        <w:t>모듈화된 분석 결과 관리</w:t>
      </w:r>
      <w:r w:rsidRPr="00187647">
        <w:rPr>
          <w:rFonts w:ascii="HY신명조" w:eastAsia="HY신명조" w:hAnsiTheme="majorHAnsi" w:hint="eastAsia"/>
          <w:szCs w:val="20"/>
        </w:rPr>
        <w:t>: 각 분석 결과가 독립적으로 저장되고 관리되어, 디버깅 및 검증이 용이하다.</w:t>
      </w:r>
    </w:p>
    <w:p w14:paraId="22BEDFF2" w14:textId="77777777" w:rsidR="00FE6967" w:rsidRPr="00187647" w:rsidRDefault="00912DC2">
      <w:pPr>
        <w:widowControl/>
        <w:numPr>
          <w:ilvl w:val="0"/>
          <w:numId w:val="3"/>
        </w:numPr>
        <w:wordWrap/>
        <w:autoSpaceDE/>
        <w:autoSpaceDN/>
        <w:spacing w:after="0" w:line="240" w:lineRule="auto"/>
        <w:rPr>
          <w:rFonts w:ascii="HY신명조" w:eastAsia="HY신명조" w:hAnsiTheme="majorHAnsi"/>
          <w:szCs w:val="20"/>
        </w:rPr>
        <w:pPrChange w:id="152" w:author="Microsoft 계정" w:date="2025-05-09T10:26:00Z">
          <w:pPr>
            <w:widowControl/>
            <w:numPr>
              <w:numId w:val="3"/>
            </w:numPr>
            <w:tabs>
              <w:tab w:val="num" w:pos="720"/>
            </w:tabs>
            <w:wordWrap/>
            <w:autoSpaceDE/>
            <w:autoSpaceDN/>
            <w:spacing w:after="0" w:line="240" w:lineRule="auto"/>
            <w:ind w:left="720" w:hanging="360"/>
            <w:jc w:val="left"/>
          </w:pPr>
        </w:pPrChange>
      </w:pPr>
      <w:r w:rsidRPr="00187647">
        <w:rPr>
          <w:rStyle w:val="ab"/>
          <w:rFonts w:ascii="HY신명조" w:eastAsia="HY신명조" w:hAnsiTheme="majorHAnsi" w:hint="eastAsia"/>
          <w:b w:val="0"/>
          <w:szCs w:val="20"/>
        </w:rPr>
        <w:t>재사용성과 유지보수성</w:t>
      </w:r>
      <w:r w:rsidRPr="00187647">
        <w:rPr>
          <w:rFonts w:ascii="HY신명조" w:eastAsia="HY신명조" w:hAnsiTheme="majorHAnsi" w:hint="eastAsia"/>
          <w:szCs w:val="20"/>
        </w:rPr>
        <w:t xml:space="preserve">: </w:t>
      </w:r>
      <w:r w:rsidR="00FE6967" w:rsidRPr="00187647">
        <w:rPr>
          <w:rFonts w:ascii="HY신명조" w:eastAsia="HY신명조" w:hAnsiTheme="majorHAnsi" w:hint="eastAsia"/>
          <w:szCs w:val="20"/>
        </w:rPr>
        <w:t>응답 포맷 변경이나 기능 추가 시, 엔티티 매핑만 수정하면 되므로 시스템의 유연성과 유지보수성이 높다.</w:t>
      </w:r>
    </w:p>
    <w:p w14:paraId="09BC5493" w14:textId="77777777" w:rsidR="00912DC2" w:rsidRPr="00187647" w:rsidRDefault="00912DC2">
      <w:pPr>
        <w:widowControl/>
        <w:numPr>
          <w:ilvl w:val="0"/>
          <w:numId w:val="3"/>
        </w:numPr>
        <w:wordWrap/>
        <w:autoSpaceDE/>
        <w:autoSpaceDN/>
        <w:spacing w:after="0" w:line="240" w:lineRule="auto"/>
        <w:rPr>
          <w:rFonts w:ascii="HY신명조" w:eastAsia="HY신명조" w:hAnsiTheme="majorHAnsi"/>
          <w:szCs w:val="20"/>
        </w:rPr>
        <w:pPrChange w:id="153" w:author="Microsoft 계정" w:date="2025-05-09T10:26:00Z">
          <w:pPr>
            <w:widowControl/>
            <w:numPr>
              <w:numId w:val="3"/>
            </w:numPr>
            <w:tabs>
              <w:tab w:val="num" w:pos="720"/>
            </w:tabs>
            <w:wordWrap/>
            <w:autoSpaceDE/>
            <w:autoSpaceDN/>
            <w:spacing w:after="0" w:line="240" w:lineRule="auto"/>
            <w:ind w:left="720" w:hanging="360"/>
            <w:jc w:val="left"/>
          </w:pPr>
        </w:pPrChange>
      </w:pPr>
      <w:r w:rsidRPr="00187647">
        <w:rPr>
          <w:rStyle w:val="ab"/>
          <w:rFonts w:ascii="HY신명조" w:eastAsia="HY신명조" w:hAnsiTheme="majorHAnsi" w:hint="eastAsia"/>
          <w:b w:val="0"/>
          <w:szCs w:val="20"/>
        </w:rPr>
        <w:t>템플릿 기반 자동화 가능</w:t>
      </w:r>
      <w:r w:rsidRPr="00187647">
        <w:rPr>
          <w:rFonts w:ascii="HY신명조" w:eastAsia="HY신명조" w:hAnsiTheme="majorHAnsi" w:hint="eastAsia"/>
          <w:szCs w:val="20"/>
        </w:rPr>
        <w:t>: 다양한 고객 응대 유형에 따라 템플릿만 추가하면 빠르게 대응할 수 있어, 대규모 서비스 적용에 유리하다.</w:t>
      </w:r>
    </w:p>
    <w:p w14:paraId="0FE06A0F" w14:textId="77777777" w:rsidR="00912DC2" w:rsidRPr="00187647" w:rsidRDefault="00912DC2">
      <w:pPr>
        <w:widowControl/>
        <w:numPr>
          <w:ilvl w:val="0"/>
          <w:numId w:val="3"/>
        </w:numPr>
        <w:wordWrap/>
        <w:autoSpaceDE/>
        <w:autoSpaceDN/>
        <w:spacing w:after="0" w:line="240" w:lineRule="auto"/>
        <w:rPr>
          <w:rFonts w:ascii="HY신명조" w:eastAsia="HY신명조" w:hAnsiTheme="majorHAnsi"/>
          <w:szCs w:val="20"/>
        </w:rPr>
        <w:pPrChange w:id="154" w:author="Microsoft 계정" w:date="2025-05-09T10:26:00Z">
          <w:pPr>
            <w:widowControl/>
            <w:numPr>
              <w:numId w:val="3"/>
            </w:numPr>
            <w:tabs>
              <w:tab w:val="num" w:pos="720"/>
            </w:tabs>
            <w:wordWrap/>
            <w:autoSpaceDE/>
            <w:autoSpaceDN/>
            <w:spacing w:after="0" w:line="240" w:lineRule="auto"/>
            <w:ind w:left="720" w:hanging="360"/>
            <w:jc w:val="left"/>
          </w:pPr>
        </w:pPrChange>
      </w:pPr>
      <w:r w:rsidRPr="00187647">
        <w:rPr>
          <w:rStyle w:val="ab"/>
          <w:rFonts w:ascii="HY신명조" w:eastAsia="HY신명조" w:hAnsiTheme="majorHAnsi" w:hint="eastAsia"/>
          <w:b w:val="0"/>
          <w:szCs w:val="20"/>
        </w:rPr>
        <w:t>새로운 기능 확장 용이</w:t>
      </w:r>
      <w:r w:rsidRPr="00187647">
        <w:rPr>
          <w:rFonts w:ascii="HY신명조" w:eastAsia="HY신명조" w:hAnsiTheme="majorHAnsi" w:hint="eastAsia"/>
          <w:szCs w:val="20"/>
        </w:rPr>
        <w:t>: 새로운 액션메소드가 추가될 경우, 대응되는 엔티티만 등록하면 기존 응답 시스템과 손쉽게 연동할 수 있다.</w:t>
      </w:r>
    </w:p>
    <w:p w14:paraId="70DF9E56" w14:textId="77777777" w:rsidR="00912DC2" w:rsidRPr="00187647" w:rsidRDefault="00912DC2">
      <w:pPr>
        <w:wordWrap/>
        <w:spacing w:after="0" w:line="240" w:lineRule="auto"/>
        <w:rPr>
          <w:rFonts w:ascii="HY신명조" w:eastAsia="HY신명조" w:hAnsiTheme="majorHAnsi"/>
          <w:szCs w:val="20"/>
        </w:rPr>
      </w:pPr>
    </w:p>
    <w:p w14:paraId="06212858" w14:textId="77777777" w:rsidR="00912DC2" w:rsidRPr="00187647" w:rsidRDefault="00D46995">
      <w:pPr>
        <w:wordWrap/>
        <w:spacing w:after="0" w:line="240" w:lineRule="auto"/>
        <w:rPr>
          <w:rFonts w:ascii="HY신명조" w:eastAsia="HY신명조" w:hAnsiTheme="majorHAnsi"/>
          <w:szCs w:val="20"/>
        </w:rPr>
      </w:pPr>
      <w:r w:rsidRPr="00187647">
        <w:rPr>
          <w:rFonts w:ascii="HY신명조" w:eastAsia="HY신명조" w:hAnsi="Times New Roman" w:hint="eastAsia"/>
          <w:b/>
          <w:sz w:val="24"/>
        </w:rPr>
        <w:t xml:space="preserve">3.7 적용 시 기대 효과 </w:t>
      </w:r>
    </w:p>
    <w:p w14:paraId="72F4887F" w14:textId="77777777" w:rsidR="000C6945" w:rsidRPr="0087147C" w:rsidRDefault="000C6945">
      <w:pPr>
        <w:wordWrap/>
        <w:spacing w:after="0" w:line="240" w:lineRule="auto"/>
        <w:rPr>
          <w:rFonts w:ascii="HY신명조" w:eastAsia="HY신명조" w:hAnsiTheme="majorHAnsi"/>
          <w:szCs w:val="20"/>
        </w:rPr>
      </w:pPr>
      <w:r w:rsidRPr="0087147C">
        <w:rPr>
          <w:rFonts w:ascii="HY신명조" w:eastAsia="HY신명조" w:hAnsiTheme="majorHAnsi" w:hint="eastAsia"/>
          <w:szCs w:val="20"/>
        </w:rPr>
        <w:t>제안된 하이브리드 AI 에이전트 시스템은 기술적 설계뿐만 아니라 운영 전략 측면에서도 다양한 실질적 효과를 제공한다. 특히 구조적 투명성, 자원 효율성, 보안성, 확장성이라는 네 가지 측면에서 다음과 같은 기대 효과를 도출할 수 있다.</w:t>
      </w:r>
    </w:p>
    <w:p w14:paraId="534DB501" w14:textId="0F2B4A07" w:rsidR="00B46442" w:rsidRDefault="000C6945">
      <w:pPr>
        <w:pStyle w:val="af"/>
        <w:widowControl/>
        <w:numPr>
          <w:ilvl w:val="0"/>
          <w:numId w:val="17"/>
        </w:numPr>
        <w:wordWrap/>
        <w:autoSpaceDE/>
        <w:autoSpaceDN/>
        <w:spacing w:after="0" w:line="240" w:lineRule="auto"/>
        <w:ind w:leftChars="0"/>
        <w:rPr>
          <w:ins w:id="155" w:author="Microsoft 계정" w:date="2025-04-21T16:59:00Z"/>
          <w:rFonts w:ascii="HY신명조" w:eastAsia="HY신명조" w:hAnsi="굴림" w:cs="굴림"/>
          <w:kern w:val="0"/>
          <w:szCs w:val="20"/>
        </w:rPr>
        <w:pPrChange w:id="156" w:author="Microsoft 계정" w:date="2025-05-09T10:26:00Z">
          <w:pPr>
            <w:widowControl/>
            <w:wordWrap/>
            <w:autoSpaceDE/>
            <w:autoSpaceDN/>
            <w:spacing w:after="0" w:line="240" w:lineRule="auto"/>
            <w:ind w:leftChars="80" w:left="160"/>
            <w:jc w:val="left"/>
          </w:pPr>
        </w:pPrChange>
      </w:pPr>
      <w:del w:id="157" w:author="Microsoft 계정" w:date="2025-04-21T16:59:00Z">
        <w:r w:rsidRPr="00B46442" w:rsidDel="00B46442">
          <w:rPr>
            <w:rFonts w:ascii="HY신명조" w:eastAsia="HY신명조" w:hAnsi="굴림" w:cs="굴림" w:hint="eastAsia"/>
            <w:b/>
            <w:bCs/>
            <w:kern w:val="0"/>
            <w:szCs w:val="20"/>
            <w:rPrChange w:id="158" w:author="Microsoft 계정" w:date="2025-04-21T16:59:00Z">
              <w:rPr>
                <w:rFonts w:hint="eastAsia"/>
                <w:b/>
                <w:bCs/>
              </w:rPr>
            </w:rPrChange>
          </w:rPr>
          <w:delText>①</w:delText>
        </w:r>
      </w:del>
      <w:del w:id="159" w:author="Microsoft 계정" w:date="2025-05-09T10:23:00Z">
        <w:r w:rsidRPr="00B46442" w:rsidDel="00474C1C">
          <w:rPr>
            <w:rFonts w:ascii="HY신명조" w:eastAsia="HY신명조" w:hAnsi="굴림" w:cs="굴림"/>
            <w:b/>
            <w:bCs/>
            <w:kern w:val="0"/>
            <w:szCs w:val="20"/>
            <w:rPrChange w:id="160" w:author="Microsoft 계정" w:date="2025-04-21T16:59:00Z">
              <w:rPr>
                <w:b/>
                <w:bCs/>
              </w:rPr>
            </w:rPrChange>
          </w:rPr>
          <w:delText xml:space="preserve"> </w:delText>
        </w:r>
      </w:del>
      <w:r w:rsidRPr="00B46442">
        <w:rPr>
          <w:rFonts w:ascii="HY신명조" w:eastAsia="HY신명조" w:hAnsi="굴림" w:cs="굴림"/>
          <w:b/>
          <w:bCs/>
          <w:kern w:val="0"/>
          <w:szCs w:val="20"/>
          <w:rPrChange w:id="161" w:author="Microsoft 계정" w:date="2025-04-21T16:59:00Z">
            <w:rPr>
              <w:b/>
              <w:bCs/>
            </w:rPr>
          </w:rPrChange>
        </w:rPr>
        <w:t>구조적 분석 가능성과 검증 용이성</w:t>
      </w:r>
      <w:del w:id="162" w:author="Microsoft 계정" w:date="2025-04-21T16:59:00Z">
        <w:r w:rsidRPr="00B46442" w:rsidDel="00B46442">
          <w:rPr>
            <w:rFonts w:ascii="HY신명조" w:eastAsia="HY신명조" w:hAnsi="굴림" w:cs="굴림"/>
            <w:kern w:val="0"/>
            <w:szCs w:val="20"/>
            <w:rPrChange w:id="163" w:author="Microsoft 계정" w:date="2025-04-21T16:59:00Z">
              <w:rPr/>
            </w:rPrChange>
          </w:rPr>
          <w:br/>
        </w:r>
      </w:del>
    </w:p>
    <w:p w14:paraId="30DF0583" w14:textId="77777777" w:rsidR="000C6945" w:rsidRPr="00B46442" w:rsidRDefault="00B46442">
      <w:pPr>
        <w:widowControl/>
        <w:wordWrap/>
        <w:autoSpaceDE/>
        <w:autoSpaceDN/>
        <w:spacing w:after="0" w:line="240" w:lineRule="auto"/>
        <w:ind w:left="160"/>
        <w:rPr>
          <w:rFonts w:ascii="HY신명조" w:eastAsia="HY신명조" w:hAnsi="굴림" w:cs="굴림"/>
          <w:kern w:val="0"/>
          <w:szCs w:val="20"/>
          <w:rPrChange w:id="164" w:author="Microsoft 계정" w:date="2025-04-21T16:59:00Z">
            <w:rPr/>
          </w:rPrChange>
        </w:rPr>
        <w:pPrChange w:id="165" w:author="Microsoft 계정" w:date="2025-05-09T10:26:00Z">
          <w:pPr>
            <w:widowControl/>
            <w:wordWrap/>
            <w:autoSpaceDE/>
            <w:autoSpaceDN/>
            <w:spacing w:after="0" w:line="240" w:lineRule="auto"/>
            <w:ind w:leftChars="80" w:left="160"/>
            <w:jc w:val="left"/>
          </w:pPr>
        </w:pPrChange>
      </w:pPr>
      <w:ins w:id="166" w:author="Microsoft 계정" w:date="2025-04-21T16:59:00Z">
        <w:r w:rsidRPr="00B46442">
          <w:rPr>
            <w:rFonts w:ascii="HY신명조" w:eastAsia="HY신명조" w:hAnsi="굴림" w:cs="굴림" w:hint="eastAsia"/>
            <w:kern w:val="0"/>
            <w:szCs w:val="20"/>
            <w:rPrChange w:id="167" w:author="Microsoft 계정" w:date="2025-04-21T16:59:00Z">
              <w:rPr>
                <w:rFonts w:hint="eastAsia"/>
              </w:rPr>
            </w:rPrChange>
          </w:rPr>
          <w:t>액션메소드</w:t>
        </w:r>
        <w:r w:rsidRPr="00B46442">
          <w:rPr>
            <w:rFonts w:ascii="HY신명조" w:eastAsia="HY신명조" w:hAnsi="굴림" w:cs="굴림"/>
            <w:kern w:val="0"/>
            <w:szCs w:val="20"/>
            <w:rPrChange w:id="168" w:author="Microsoft 계정" w:date="2025-04-21T16:59:00Z">
              <w:rPr/>
            </w:rPrChange>
          </w:rPr>
          <w:t xml:space="preserve"> 그룹 기반 워크플로우는 각 처리 단계의 실행 결과를 명확하게 분리하므로 시스템 디버깅, 품질 관리, A/B 테스트에 효과적</w:t>
        </w:r>
      </w:ins>
      <w:ins w:id="169" w:author="Microsoft 계정" w:date="2025-04-21T17:00:00Z">
        <w:r w:rsidR="008C7CC4">
          <w:rPr>
            <w:rFonts w:ascii="HY신명조" w:eastAsia="HY신명조" w:hAnsi="굴림" w:cs="굴림"/>
            <w:kern w:val="0"/>
            <w:szCs w:val="20"/>
          </w:rPr>
          <w:t>이</w:t>
        </w:r>
      </w:ins>
      <w:ins w:id="170" w:author="Microsoft 계정" w:date="2025-04-21T16:59:00Z">
        <w:r w:rsidRPr="00B46442">
          <w:rPr>
            <w:rFonts w:ascii="HY신명조" w:eastAsia="HY신명조" w:hAnsi="굴림" w:cs="굴림"/>
            <w:kern w:val="0"/>
            <w:szCs w:val="20"/>
            <w:rPrChange w:id="171" w:author="Microsoft 계정" w:date="2025-04-21T16:59:00Z">
              <w:rPr/>
            </w:rPrChange>
          </w:rPr>
          <w:t>다.</w:t>
        </w:r>
      </w:ins>
      <w:del w:id="172" w:author="Microsoft 계정" w:date="2025-04-21T16:59:00Z">
        <w:r w:rsidR="000C6945" w:rsidRPr="00B46442" w:rsidDel="00B46442">
          <w:rPr>
            <w:rFonts w:ascii="HY신명조" w:eastAsia="HY신명조" w:hAnsi="굴림" w:cs="굴림" w:hint="eastAsia"/>
            <w:kern w:val="0"/>
            <w:szCs w:val="20"/>
            <w:rPrChange w:id="173" w:author="Microsoft 계정" w:date="2025-04-21T16:59:00Z">
              <w:rPr>
                <w:rFonts w:hint="eastAsia"/>
              </w:rPr>
            </w:rPrChange>
          </w:rPr>
          <w:delText>액션메소드</w:delText>
        </w:r>
        <w:r w:rsidR="000C6945" w:rsidRPr="00B46442" w:rsidDel="00B46442">
          <w:rPr>
            <w:rFonts w:ascii="HY신명조" w:eastAsia="HY신명조" w:hAnsi="굴림" w:cs="굴림"/>
            <w:kern w:val="0"/>
            <w:szCs w:val="20"/>
            <w:rPrChange w:id="174"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75" w:author="Microsoft 계정" w:date="2025-04-21T16:59:00Z">
              <w:rPr>
                <w:rFonts w:hint="eastAsia"/>
              </w:rPr>
            </w:rPrChange>
          </w:rPr>
          <w:delText>그룹</w:delText>
        </w:r>
        <w:r w:rsidR="000C6945" w:rsidRPr="00B46442" w:rsidDel="00B46442">
          <w:rPr>
            <w:rFonts w:ascii="HY신명조" w:eastAsia="HY신명조" w:hAnsi="굴림" w:cs="굴림"/>
            <w:kern w:val="0"/>
            <w:szCs w:val="20"/>
            <w:rPrChange w:id="176"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77" w:author="Microsoft 계정" w:date="2025-04-21T16:59:00Z">
              <w:rPr>
                <w:rFonts w:hint="eastAsia"/>
              </w:rPr>
            </w:rPrChange>
          </w:rPr>
          <w:delText>기반의</w:delText>
        </w:r>
        <w:r w:rsidR="000C6945" w:rsidRPr="00B46442" w:rsidDel="00B46442">
          <w:rPr>
            <w:rFonts w:ascii="HY신명조" w:eastAsia="HY신명조" w:hAnsi="굴림" w:cs="굴림"/>
            <w:kern w:val="0"/>
            <w:szCs w:val="20"/>
            <w:rPrChange w:id="178"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79" w:author="Microsoft 계정" w:date="2025-04-21T16:59:00Z">
              <w:rPr>
                <w:rFonts w:hint="eastAsia"/>
              </w:rPr>
            </w:rPrChange>
          </w:rPr>
          <w:delText>워크플로우는</w:delText>
        </w:r>
        <w:r w:rsidR="000C6945" w:rsidRPr="00B46442" w:rsidDel="00B46442">
          <w:rPr>
            <w:rFonts w:ascii="HY신명조" w:eastAsia="HY신명조" w:hAnsi="굴림" w:cs="굴림"/>
            <w:kern w:val="0"/>
            <w:szCs w:val="20"/>
            <w:rPrChange w:id="180"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81" w:author="Microsoft 계정" w:date="2025-04-21T16:59:00Z">
              <w:rPr>
                <w:rFonts w:hint="eastAsia"/>
              </w:rPr>
            </w:rPrChange>
          </w:rPr>
          <w:delText>각</w:delText>
        </w:r>
        <w:r w:rsidR="000C6945" w:rsidRPr="00B46442" w:rsidDel="00B46442">
          <w:rPr>
            <w:rFonts w:ascii="HY신명조" w:eastAsia="HY신명조" w:hAnsi="굴림" w:cs="굴림"/>
            <w:kern w:val="0"/>
            <w:szCs w:val="20"/>
            <w:rPrChange w:id="182"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83" w:author="Microsoft 계정" w:date="2025-04-21T16:59:00Z">
              <w:rPr>
                <w:rFonts w:hint="eastAsia"/>
              </w:rPr>
            </w:rPrChange>
          </w:rPr>
          <w:delText>처리</w:delText>
        </w:r>
        <w:r w:rsidR="000C6945" w:rsidRPr="00B46442" w:rsidDel="00B46442">
          <w:rPr>
            <w:rFonts w:ascii="HY신명조" w:eastAsia="HY신명조" w:hAnsi="굴림" w:cs="굴림"/>
            <w:kern w:val="0"/>
            <w:szCs w:val="20"/>
            <w:rPrChange w:id="184"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85" w:author="Microsoft 계정" w:date="2025-04-21T16:59:00Z">
              <w:rPr>
                <w:rFonts w:hint="eastAsia"/>
              </w:rPr>
            </w:rPrChange>
          </w:rPr>
          <w:delText>단계의</w:delText>
        </w:r>
        <w:r w:rsidR="000C6945" w:rsidRPr="00B46442" w:rsidDel="00B46442">
          <w:rPr>
            <w:rFonts w:ascii="HY신명조" w:eastAsia="HY신명조" w:hAnsi="굴림" w:cs="굴림"/>
            <w:kern w:val="0"/>
            <w:szCs w:val="20"/>
            <w:rPrChange w:id="186"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87" w:author="Microsoft 계정" w:date="2025-04-21T16:59:00Z">
              <w:rPr>
                <w:rFonts w:hint="eastAsia"/>
              </w:rPr>
            </w:rPrChange>
          </w:rPr>
          <w:delText>실행</w:delText>
        </w:r>
        <w:r w:rsidR="000C6945" w:rsidRPr="00B46442" w:rsidDel="00B46442">
          <w:rPr>
            <w:rFonts w:ascii="HY신명조" w:eastAsia="HY신명조" w:hAnsi="굴림" w:cs="굴림"/>
            <w:kern w:val="0"/>
            <w:szCs w:val="20"/>
            <w:rPrChange w:id="188"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89" w:author="Microsoft 계정" w:date="2025-04-21T16:59:00Z">
              <w:rPr>
                <w:rFonts w:hint="eastAsia"/>
              </w:rPr>
            </w:rPrChange>
          </w:rPr>
          <w:delText>결과를</w:delText>
        </w:r>
        <w:r w:rsidR="000C6945" w:rsidRPr="00B46442" w:rsidDel="00B46442">
          <w:rPr>
            <w:rFonts w:ascii="HY신명조" w:eastAsia="HY신명조" w:hAnsi="굴림" w:cs="굴림"/>
            <w:kern w:val="0"/>
            <w:szCs w:val="20"/>
            <w:rPrChange w:id="190"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91" w:author="Microsoft 계정" w:date="2025-04-21T16:59:00Z">
              <w:rPr>
                <w:rFonts w:hint="eastAsia"/>
              </w:rPr>
            </w:rPrChange>
          </w:rPr>
          <w:delText>명확히</w:delText>
        </w:r>
        <w:r w:rsidR="000C6945" w:rsidRPr="00B46442" w:rsidDel="00B46442">
          <w:rPr>
            <w:rFonts w:ascii="HY신명조" w:eastAsia="HY신명조" w:hAnsi="굴림" w:cs="굴림"/>
            <w:kern w:val="0"/>
            <w:szCs w:val="20"/>
            <w:rPrChange w:id="192"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93" w:author="Microsoft 계정" w:date="2025-04-21T16:59:00Z">
              <w:rPr>
                <w:rFonts w:hint="eastAsia"/>
              </w:rPr>
            </w:rPrChange>
          </w:rPr>
          <w:delText>분리할</w:delText>
        </w:r>
        <w:r w:rsidR="000C6945" w:rsidRPr="00B46442" w:rsidDel="00B46442">
          <w:rPr>
            <w:rFonts w:ascii="HY신명조" w:eastAsia="HY신명조" w:hAnsi="굴림" w:cs="굴림"/>
            <w:kern w:val="0"/>
            <w:szCs w:val="20"/>
            <w:rPrChange w:id="194"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95" w:author="Microsoft 계정" w:date="2025-04-21T16:59:00Z">
              <w:rPr>
                <w:rFonts w:hint="eastAsia"/>
              </w:rPr>
            </w:rPrChange>
          </w:rPr>
          <w:delText>수</w:delText>
        </w:r>
        <w:r w:rsidR="000C6945" w:rsidRPr="00B46442" w:rsidDel="00B46442">
          <w:rPr>
            <w:rFonts w:ascii="HY신명조" w:eastAsia="HY신명조" w:hAnsi="굴림" w:cs="굴림"/>
            <w:kern w:val="0"/>
            <w:szCs w:val="20"/>
            <w:rPrChange w:id="196"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97" w:author="Microsoft 계정" w:date="2025-04-21T16:59:00Z">
              <w:rPr>
                <w:rFonts w:hint="eastAsia"/>
              </w:rPr>
            </w:rPrChange>
          </w:rPr>
          <w:delText>있어</w:delText>
        </w:r>
        <w:r w:rsidR="000C6945" w:rsidRPr="00B46442" w:rsidDel="00B46442">
          <w:rPr>
            <w:rFonts w:ascii="HY신명조" w:eastAsia="HY신명조" w:hAnsi="굴림" w:cs="굴림"/>
            <w:kern w:val="0"/>
            <w:szCs w:val="20"/>
            <w:rPrChange w:id="198"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199" w:author="Microsoft 계정" w:date="2025-04-21T16:59:00Z">
              <w:rPr>
                <w:rFonts w:hint="eastAsia"/>
              </w:rPr>
            </w:rPrChange>
          </w:rPr>
          <w:delText>시스템</w:delText>
        </w:r>
        <w:r w:rsidR="000C6945" w:rsidRPr="00B46442" w:rsidDel="00B46442">
          <w:rPr>
            <w:rFonts w:ascii="HY신명조" w:eastAsia="HY신명조" w:hAnsi="굴림" w:cs="굴림"/>
            <w:kern w:val="0"/>
            <w:szCs w:val="20"/>
            <w:rPrChange w:id="200"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201" w:author="Microsoft 계정" w:date="2025-04-21T16:59:00Z">
              <w:rPr>
                <w:rFonts w:hint="eastAsia"/>
              </w:rPr>
            </w:rPrChange>
          </w:rPr>
          <w:delText>디버깅</w:delText>
        </w:r>
        <w:r w:rsidR="000C6945" w:rsidRPr="00B46442" w:rsidDel="00B46442">
          <w:rPr>
            <w:rFonts w:ascii="HY신명조" w:eastAsia="HY신명조" w:hAnsi="굴림" w:cs="굴림"/>
            <w:kern w:val="0"/>
            <w:szCs w:val="20"/>
            <w:rPrChange w:id="202"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203" w:author="Microsoft 계정" w:date="2025-04-21T16:59:00Z">
              <w:rPr>
                <w:rFonts w:hint="eastAsia"/>
              </w:rPr>
            </w:rPrChange>
          </w:rPr>
          <w:delText>품질</w:delText>
        </w:r>
        <w:r w:rsidR="000C6945" w:rsidRPr="00B46442" w:rsidDel="00B46442">
          <w:rPr>
            <w:rFonts w:ascii="HY신명조" w:eastAsia="HY신명조" w:hAnsi="굴림" w:cs="굴림"/>
            <w:kern w:val="0"/>
            <w:szCs w:val="20"/>
            <w:rPrChange w:id="204"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205" w:author="Microsoft 계정" w:date="2025-04-21T16:59:00Z">
              <w:rPr>
                <w:rFonts w:hint="eastAsia"/>
              </w:rPr>
            </w:rPrChange>
          </w:rPr>
          <w:delText>관리</w:delText>
        </w:r>
        <w:r w:rsidR="000C6945" w:rsidRPr="00B46442" w:rsidDel="00B46442">
          <w:rPr>
            <w:rFonts w:ascii="HY신명조" w:eastAsia="HY신명조" w:hAnsi="굴림" w:cs="굴림"/>
            <w:kern w:val="0"/>
            <w:szCs w:val="20"/>
            <w:rPrChange w:id="206" w:author="Microsoft 계정" w:date="2025-04-21T16:59:00Z">
              <w:rPr/>
            </w:rPrChange>
          </w:rPr>
          <w:delText xml:space="preserve">, A/B </w:delText>
        </w:r>
        <w:r w:rsidR="000C6945" w:rsidRPr="00B46442" w:rsidDel="00B46442">
          <w:rPr>
            <w:rFonts w:ascii="HY신명조" w:eastAsia="HY신명조" w:hAnsi="굴림" w:cs="굴림" w:hint="eastAsia"/>
            <w:kern w:val="0"/>
            <w:szCs w:val="20"/>
            <w:rPrChange w:id="207" w:author="Microsoft 계정" w:date="2025-04-21T16:59:00Z">
              <w:rPr>
                <w:rFonts w:hint="eastAsia"/>
              </w:rPr>
            </w:rPrChange>
          </w:rPr>
          <w:delText>테스트에</w:delText>
        </w:r>
        <w:r w:rsidR="000C6945" w:rsidRPr="00B46442" w:rsidDel="00B46442">
          <w:rPr>
            <w:rFonts w:ascii="HY신명조" w:eastAsia="HY신명조" w:hAnsi="굴림" w:cs="굴림"/>
            <w:kern w:val="0"/>
            <w:szCs w:val="20"/>
            <w:rPrChange w:id="208" w:author="Microsoft 계정" w:date="2025-04-21T16:59:00Z">
              <w:rPr/>
            </w:rPrChange>
          </w:rPr>
          <w:delText xml:space="preserve"> </w:delText>
        </w:r>
        <w:r w:rsidR="000C6945" w:rsidRPr="00B46442" w:rsidDel="00B46442">
          <w:rPr>
            <w:rFonts w:ascii="HY신명조" w:eastAsia="HY신명조" w:hAnsi="굴림" w:cs="굴림" w:hint="eastAsia"/>
            <w:kern w:val="0"/>
            <w:szCs w:val="20"/>
            <w:rPrChange w:id="209" w:author="Microsoft 계정" w:date="2025-04-21T16:59:00Z">
              <w:rPr>
                <w:rFonts w:hint="eastAsia"/>
              </w:rPr>
            </w:rPrChange>
          </w:rPr>
          <w:delText>유리하다</w:delText>
        </w:r>
        <w:r w:rsidR="000C6945" w:rsidRPr="00B46442" w:rsidDel="00B46442">
          <w:rPr>
            <w:rFonts w:ascii="HY신명조" w:eastAsia="HY신명조" w:hAnsi="굴림" w:cs="굴림"/>
            <w:kern w:val="0"/>
            <w:szCs w:val="20"/>
            <w:rPrChange w:id="210" w:author="Microsoft 계정" w:date="2025-04-21T16:59:00Z">
              <w:rPr/>
            </w:rPrChange>
          </w:rPr>
          <w:delText>.</w:delText>
        </w:r>
      </w:del>
      <w:r w:rsidR="000C6945" w:rsidRPr="00B46442">
        <w:rPr>
          <w:rFonts w:ascii="HY신명조" w:eastAsia="HY신명조" w:hAnsi="굴림" w:cs="굴림"/>
          <w:kern w:val="0"/>
          <w:szCs w:val="20"/>
          <w:rPrChange w:id="211" w:author="Microsoft 계정" w:date="2025-04-21T16:59:00Z">
            <w:rPr/>
          </w:rPrChange>
        </w:rPr>
        <w:t xml:space="preserve"> 모듈 단위 평가가 가능하므로 운영 신뢰성을 높이는 데 기여한다.</w:t>
      </w:r>
    </w:p>
    <w:p w14:paraId="14952AB8" w14:textId="77777777" w:rsidR="000C6945" w:rsidRPr="000C6945" w:rsidRDefault="000C6945">
      <w:pPr>
        <w:widowControl/>
        <w:wordWrap/>
        <w:autoSpaceDE/>
        <w:autoSpaceDN/>
        <w:spacing w:after="0" w:line="240" w:lineRule="auto"/>
        <w:ind w:leftChars="80" w:left="160"/>
        <w:rPr>
          <w:rFonts w:ascii="HY신명조" w:eastAsia="HY신명조" w:hAnsi="굴림" w:cs="굴림"/>
          <w:kern w:val="0"/>
          <w:szCs w:val="20"/>
        </w:rPr>
        <w:pPrChange w:id="212" w:author="Microsoft 계정" w:date="2025-05-09T10:26:00Z">
          <w:pPr>
            <w:widowControl/>
            <w:wordWrap/>
            <w:autoSpaceDE/>
            <w:autoSpaceDN/>
            <w:spacing w:after="0" w:line="240" w:lineRule="auto"/>
            <w:ind w:leftChars="80" w:left="160"/>
            <w:jc w:val="left"/>
          </w:pPr>
        </w:pPrChange>
      </w:pPr>
      <w:r w:rsidRPr="0087147C">
        <w:rPr>
          <w:rFonts w:ascii="HY신명조" w:eastAsia="HY신명조" w:hAnsi="굴림" w:cs="굴림" w:hint="eastAsia"/>
          <w:b/>
          <w:bCs/>
          <w:kern w:val="0"/>
          <w:szCs w:val="20"/>
        </w:rPr>
        <w:t>② 자원 최적화 및 병렬 처리 효율</w:t>
      </w:r>
      <w:r w:rsidRPr="000C6945">
        <w:rPr>
          <w:rFonts w:ascii="HY신명조" w:eastAsia="HY신명조" w:hAnsi="굴림" w:cs="굴림" w:hint="eastAsia"/>
          <w:kern w:val="0"/>
          <w:szCs w:val="20"/>
        </w:rPr>
        <w:br/>
        <w:t>비용이 큰 LLM 호출은 최소화하고, 반복적 분석 작업은 규칙 기반 처리로 분산함으로써 전체 리소스 사용량을 절감한다. 특히 상담 분류, 요약, 주제 추출 등은 병렬 처리 구조를 통해 처리 시간이 단축되며, 실시간 응답 성능이 향상된다.</w:t>
      </w:r>
    </w:p>
    <w:p w14:paraId="07153907" w14:textId="77777777" w:rsidR="000C6945" w:rsidRPr="000C6945" w:rsidRDefault="000C6945">
      <w:pPr>
        <w:widowControl/>
        <w:wordWrap/>
        <w:autoSpaceDE/>
        <w:autoSpaceDN/>
        <w:spacing w:after="0" w:line="240" w:lineRule="auto"/>
        <w:ind w:leftChars="80" w:left="160"/>
        <w:rPr>
          <w:rFonts w:ascii="HY신명조" w:eastAsia="HY신명조" w:hAnsi="굴림" w:cs="굴림"/>
          <w:kern w:val="0"/>
          <w:szCs w:val="20"/>
        </w:rPr>
        <w:pPrChange w:id="213" w:author="Microsoft 계정" w:date="2025-05-09T10:26:00Z">
          <w:pPr>
            <w:widowControl/>
            <w:wordWrap/>
            <w:autoSpaceDE/>
            <w:autoSpaceDN/>
            <w:spacing w:after="0" w:line="240" w:lineRule="auto"/>
            <w:ind w:leftChars="80" w:left="160"/>
            <w:jc w:val="left"/>
          </w:pPr>
        </w:pPrChange>
      </w:pPr>
      <w:r w:rsidRPr="0087147C">
        <w:rPr>
          <w:rFonts w:ascii="HY신명조" w:eastAsia="HY신명조" w:hAnsi="굴림" w:cs="굴림" w:hint="eastAsia"/>
          <w:b/>
          <w:bCs/>
          <w:kern w:val="0"/>
          <w:szCs w:val="20"/>
        </w:rPr>
        <w:t>③ 다층 보안 설계에 따른 데이터 보호 효과</w:t>
      </w:r>
      <w:r w:rsidRPr="000C6945">
        <w:rPr>
          <w:rFonts w:ascii="HY신명조" w:eastAsia="HY신명조" w:hAnsi="굴림" w:cs="굴림" w:hint="eastAsia"/>
          <w:kern w:val="0"/>
          <w:szCs w:val="20"/>
        </w:rPr>
        <w:br/>
        <w:t>민감정보는 사전 비식별화, 분석, 후처리 단계를 통해 단계별 보안이 적용되며, 출력 결과는 템플릿 기반으로 재구성되어 외부 유출 가능성을 최소화한다. 이는 LLM의 응답을 그대로 사용하는 방식에 비해 보안 신뢰도가 높다.</w:t>
      </w:r>
    </w:p>
    <w:p w14:paraId="2E4565B5" w14:textId="77777777" w:rsidR="000C6945" w:rsidRPr="000C6945" w:rsidRDefault="000C6945">
      <w:pPr>
        <w:widowControl/>
        <w:wordWrap/>
        <w:autoSpaceDE/>
        <w:autoSpaceDN/>
        <w:spacing w:after="0" w:line="240" w:lineRule="auto"/>
        <w:ind w:leftChars="80" w:left="160"/>
        <w:rPr>
          <w:rFonts w:ascii="HY신명조" w:eastAsia="HY신명조" w:hAnsi="굴림" w:cs="굴림"/>
          <w:kern w:val="0"/>
          <w:szCs w:val="20"/>
        </w:rPr>
        <w:pPrChange w:id="214" w:author="Microsoft 계정" w:date="2025-05-09T10:26:00Z">
          <w:pPr>
            <w:widowControl/>
            <w:wordWrap/>
            <w:autoSpaceDE/>
            <w:autoSpaceDN/>
            <w:spacing w:after="0" w:line="240" w:lineRule="auto"/>
            <w:ind w:leftChars="80" w:left="160"/>
            <w:jc w:val="left"/>
          </w:pPr>
        </w:pPrChange>
      </w:pPr>
      <w:r w:rsidRPr="0087147C">
        <w:rPr>
          <w:rFonts w:ascii="HY신명조" w:eastAsia="HY신명조" w:hAnsi="굴림" w:cs="굴림" w:hint="eastAsia"/>
          <w:b/>
          <w:bCs/>
          <w:kern w:val="0"/>
          <w:szCs w:val="20"/>
        </w:rPr>
        <w:t>④ 유연한 확장성과 유지보수 편의성</w:t>
      </w:r>
      <w:r w:rsidRPr="000C6945">
        <w:rPr>
          <w:rFonts w:ascii="HY신명조" w:eastAsia="HY신명조" w:hAnsi="굴림" w:cs="굴림" w:hint="eastAsia"/>
          <w:kern w:val="0"/>
          <w:szCs w:val="20"/>
        </w:rPr>
        <w:br/>
      </w:r>
      <w:r w:rsidR="00920067" w:rsidRPr="0087147C">
        <w:rPr>
          <w:rFonts w:ascii="HY신명조" w:eastAsia="HY신명조" w:hAnsi="굴림" w:cs="굴림" w:hint="eastAsia"/>
          <w:kern w:val="0"/>
          <w:szCs w:val="20"/>
        </w:rPr>
        <w:t xml:space="preserve">엔티티 기반의 응답 구조는 템플릿 조립과 분석 로직을 분리함으로써, 새로운 기능 추가 시에도 </w:t>
      </w:r>
      <w:r w:rsidR="00920067" w:rsidRPr="0087147C">
        <w:rPr>
          <w:rFonts w:ascii="HY신명조" w:eastAsia="HY신명조" w:hAnsi="굴림" w:cs="굴림" w:hint="eastAsia"/>
          <w:kern w:val="0"/>
          <w:szCs w:val="20"/>
        </w:rPr>
        <w:t>기존 응답 시스템에 영향을 주지 않는 구조적 유연성을 제공한다.</w:t>
      </w:r>
    </w:p>
    <w:p w14:paraId="076C65BA" w14:textId="77777777" w:rsidR="0087147C" w:rsidRDefault="00B1294B">
      <w:pPr>
        <w:wordWrap/>
        <w:spacing w:after="0" w:line="240" w:lineRule="auto"/>
        <w:rPr>
          <w:rFonts w:ascii="HY신명조" w:eastAsia="HY신명조" w:hAnsi="굴림" w:cs="굴림"/>
          <w:kern w:val="0"/>
          <w:szCs w:val="20"/>
        </w:rPr>
      </w:pPr>
      <w:r w:rsidRPr="00B1294B">
        <w:rPr>
          <w:rFonts w:ascii="HY신명조" w:eastAsia="HY신명조" w:hAnsi="굴림" w:cs="굴림" w:hint="eastAsia"/>
          <w:kern w:val="0"/>
          <w:szCs w:val="20"/>
        </w:rPr>
        <w:t>이처럼</w:t>
      </w:r>
      <w:r w:rsidRPr="00B1294B">
        <w:rPr>
          <w:rFonts w:ascii="HY신명조" w:eastAsia="HY신명조" w:hAnsi="굴림" w:cs="굴림"/>
          <w:kern w:val="0"/>
          <w:szCs w:val="20"/>
        </w:rPr>
        <w:t xml:space="preserve"> 제안된 시스템은 단순한 기술적 구현을 넘어, 실시간 서비스 안정성, 컴플라이언스 대응, 서비스 확장의 연속성을 모두 아우를 수 있는 실용적 구조로 기대된다. 이러한 효과는 후속 연구에서 실증 실험을 통해 검증될 예정이다.</w:t>
      </w:r>
    </w:p>
    <w:p w14:paraId="44E871BC" w14:textId="77777777" w:rsidR="00B1294B" w:rsidRDefault="00B1294B">
      <w:pPr>
        <w:wordWrap/>
        <w:spacing w:after="0" w:line="240" w:lineRule="auto"/>
        <w:rPr>
          <w:rFonts w:ascii="HY신명조" w:eastAsia="HY신명조" w:hAnsi="Times New Roman"/>
          <w:b/>
          <w:sz w:val="24"/>
        </w:rPr>
      </w:pPr>
    </w:p>
    <w:p w14:paraId="397FB55A" w14:textId="77777777" w:rsidR="00912DC2" w:rsidRPr="00187647" w:rsidRDefault="00D46995">
      <w:pPr>
        <w:wordWrap/>
        <w:spacing w:after="0" w:line="240" w:lineRule="auto"/>
        <w:rPr>
          <w:rFonts w:ascii="HY신명조" w:eastAsia="HY신명조"/>
          <w:szCs w:val="20"/>
        </w:rPr>
      </w:pPr>
      <w:r w:rsidRPr="00187647">
        <w:rPr>
          <w:rFonts w:ascii="HY신명조" w:eastAsia="HY신명조" w:hAnsi="Times New Roman" w:hint="eastAsia"/>
          <w:b/>
          <w:sz w:val="24"/>
        </w:rPr>
        <w:t>4. 결론</w:t>
      </w:r>
    </w:p>
    <w:p w14:paraId="4864D104" w14:textId="77777777" w:rsidR="007E7A2B" w:rsidRPr="007E7A2B" w:rsidRDefault="007E7A2B">
      <w:pPr>
        <w:wordWrap/>
        <w:spacing w:after="0" w:line="240" w:lineRule="auto"/>
        <w:rPr>
          <w:rFonts w:ascii="HY신명조" w:eastAsia="HY신명조" w:hAnsiTheme="majorHAnsi"/>
          <w:szCs w:val="20"/>
        </w:rPr>
      </w:pPr>
      <w:r w:rsidRPr="007E7A2B">
        <w:rPr>
          <w:rFonts w:ascii="HY신명조" w:eastAsia="HY신명조" w:hAnsiTheme="majorHAnsi" w:hint="eastAsia"/>
          <w:szCs w:val="20"/>
        </w:rPr>
        <w:t>본 연구는 멀티 에이전트 환경에서의 신뢰성 저하, 데이터 보안 취약성, 인프라 자원 낭비 등의 실질적인 문제를 해결하기 위한 설계 전략으로, 규칙 기반 시스템과 대형 언어 모델(LLM)을 결합한 하이브리드 AI 에이전트 시스템을 제안하였다.</w:t>
      </w:r>
    </w:p>
    <w:p w14:paraId="3D0ED0AF" w14:textId="77777777" w:rsidR="007E7A2B" w:rsidRPr="007E7A2B" w:rsidRDefault="007E7A2B">
      <w:pPr>
        <w:wordWrap/>
        <w:spacing w:after="0" w:line="240" w:lineRule="auto"/>
        <w:rPr>
          <w:rFonts w:ascii="HY신명조" w:eastAsia="HY신명조" w:hAnsiTheme="majorHAnsi"/>
          <w:szCs w:val="20"/>
        </w:rPr>
      </w:pPr>
      <w:r w:rsidRPr="007E7A2B">
        <w:rPr>
          <w:rFonts w:ascii="HY신명조" w:eastAsia="HY신명조" w:hAnsiTheme="majorHAnsi" w:hint="eastAsia"/>
          <w:szCs w:val="20"/>
        </w:rPr>
        <w:t>제안된 시스템은 다음의 세 가지 핵심 기여점을 통해 산업 적용 가능성과 기술적 완성도를 동시에 확보한다.</w:t>
      </w:r>
    </w:p>
    <w:p w14:paraId="2DE5F356" w14:textId="77777777" w:rsidR="007E7A2B" w:rsidRPr="007E7A2B" w:rsidRDefault="007E7A2B">
      <w:pPr>
        <w:pStyle w:val="af"/>
        <w:widowControl/>
        <w:numPr>
          <w:ilvl w:val="0"/>
          <w:numId w:val="16"/>
        </w:numPr>
        <w:wordWrap/>
        <w:autoSpaceDE/>
        <w:autoSpaceDN/>
        <w:spacing w:after="0" w:line="240" w:lineRule="auto"/>
        <w:ind w:leftChars="0"/>
        <w:rPr>
          <w:rFonts w:ascii="HY신명조" w:eastAsia="HY신명조" w:hAnsi="굴림" w:cs="굴림"/>
          <w:kern w:val="0"/>
          <w:szCs w:val="20"/>
        </w:rPr>
        <w:pPrChange w:id="215" w:author="Microsoft 계정" w:date="2025-05-09T10:26:00Z">
          <w:pPr>
            <w:pStyle w:val="af"/>
            <w:widowControl/>
            <w:numPr>
              <w:numId w:val="16"/>
            </w:numPr>
            <w:wordWrap/>
            <w:autoSpaceDE/>
            <w:autoSpaceDN/>
            <w:spacing w:after="0" w:line="240" w:lineRule="auto"/>
            <w:ind w:leftChars="0" w:left="400" w:hanging="400"/>
            <w:jc w:val="left"/>
          </w:pPr>
        </w:pPrChange>
      </w:pPr>
      <w:r w:rsidRPr="007E7A2B">
        <w:rPr>
          <w:rFonts w:ascii="HY신명조" w:eastAsia="HY신명조" w:hAnsi="굴림" w:cs="굴림" w:hint="eastAsia"/>
          <w:b/>
          <w:bCs/>
          <w:kern w:val="0"/>
          <w:szCs w:val="20"/>
        </w:rPr>
        <w:t>하이브리드 설계 원칙의 체계화</w:t>
      </w:r>
      <w:r w:rsidRPr="007E7A2B">
        <w:rPr>
          <w:rFonts w:ascii="HY신명조" w:eastAsia="HY신명조" w:hAnsi="굴림" w:cs="굴림" w:hint="eastAsia"/>
          <w:kern w:val="0"/>
          <w:szCs w:val="20"/>
        </w:rPr>
        <w:t>: 예측 가능한 작업은 규칙 기반 처리, 창의적 판단은 LLM에 위임하는 병렬적 처리 원칙을 통해 각 기술의 장단점을 상호 보완적으로 활용할 수 있도록 구조화하였다.</w:t>
      </w:r>
    </w:p>
    <w:p w14:paraId="0B1A28D8" w14:textId="77777777" w:rsidR="007E7A2B" w:rsidRPr="007E7A2B" w:rsidRDefault="007E7A2B">
      <w:pPr>
        <w:pStyle w:val="af"/>
        <w:widowControl/>
        <w:numPr>
          <w:ilvl w:val="0"/>
          <w:numId w:val="16"/>
        </w:numPr>
        <w:wordWrap/>
        <w:autoSpaceDE/>
        <w:autoSpaceDN/>
        <w:spacing w:after="0" w:line="240" w:lineRule="auto"/>
        <w:ind w:leftChars="0"/>
        <w:rPr>
          <w:rFonts w:ascii="HY신명조" w:eastAsia="HY신명조" w:hAnsi="굴림" w:cs="굴림"/>
          <w:kern w:val="0"/>
          <w:szCs w:val="20"/>
        </w:rPr>
        <w:pPrChange w:id="216" w:author="Microsoft 계정" w:date="2025-05-09T10:26:00Z">
          <w:pPr>
            <w:pStyle w:val="af"/>
            <w:widowControl/>
            <w:numPr>
              <w:numId w:val="16"/>
            </w:numPr>
            <w:wordWrap/>
            <w:autoSpaceDE/>
            <w:autoSpaceDN/>
            <w:spacing w:after="0" w:line="240" w:lineRule="auto"/>
            <w:ind w:leftChars="0" w:left="400" w:hanging="400"/>
            <w:jc w:val="left"/>
          </w:pPr>
        </w:pPrChange>
      </w:pPr>
      <w:r w:rsidRPr="007E7A2B">
        <w:rPr>
          <w:rFonts w:ascii="HY신명조" w:eastAsia="HY신명조" w:hAnsi="굴림" w:cs="굴림" w:hint="eastAsia"/>
          <w:b/>
          <w:bCs/>
          <w:kern w:val="0"/>
          <w:szCs w:val="20"/>
        </w:rPr>
        <w:t>다층 보안 구조의 통합</w:t>
      </w:r>
      <w:r w:rsidRPr="007E7A2B">
        <w:rPr>
          <w:rFonts w:ascii="HY신명조" w:eastAsia="HY신명조" w:hAnsi="굴림" w:cs="굴림" w:hint="eastAsia"/>
          <w:kern w:val="0"/>
          <w:szCs w:val="20"/>
        </w:rPr>
        <w:t>: 데이터 분리, 비식별화, RBAC, 응답 후처리 등 멀티테넌트 기반 보안 설계를 통해 ISMS-P 기준에 부합하는 실질적인 데이터 보호 체계를 구현하였다.</w:t>
      </w:r>
    </w:p>
    <w:p w14:paraId="59B8C6FF" w14:textId="77777777" w:rsidR="007E7A2B" w:rsidRPr="007E7A2B" w:rsidRDefault="007E7A2B">
      <w:pPr>
        <w:pStyle w:val="af"/>
        <w:widowControl/>
        <w:numPr>
          <w:ilvl w:val="0"/>
          <w:numId w:val="16"/>
        </w:numPr>
        <w:wordWrap/>
        <w:autoSpaceDE/>
        <w:autoSpaceDN/>
        <w:spacing w:after="0" w:line="240" w:lineRule="auto"/>
        <w:ind w:leftChars="0"/>
        <w:rPr>
          <w:rFonts w:ascii="HY신명조" w:eastAsia="HY신명조" w:hAnsi="굴림" w:cs="굴림"/>
          <w:kern w:val="0"/>
          <w:szCs w:val="20"/>
        </w:rPr>
        <w:pPrChange w:id="217" w:author="Microsoft 계정" w:date="2025-05-09T10:26:00Z">
          <w:pPr>
            <w:pStyle w:val="af"/>
            <w:widowControl/>
            <w:numPr>
              <w:numId w:val="16"/>
            </w:numPr>
            <w:wordWrap/>
            <w:autoSpaceDE/>
            <w:autoSpaceDN/>
            <w:spacing w:after="0" w:line="240" w:lineRule="auto"/>
            <w:ind w:leftChars="0" w:left="400" w:hanging="400"/>
            <w:jc w:val="left"/>
          </w:pPr>
        </w:pPrChange>
      </w:pPr>
      <w:r w:rsidRPr="007E7A2B">
        <w:rPr>
          <w:rFonts w:ascii="HY신명조" w:eastAsia="HY신명조" w:hAnsi="굴림" w:cs="굴림" w:hint="eastAsia"/>
          <w:b/>
          <w:bCs/>
          <w:kern w:val="0"/>
          <w:szCs w:val="20"/>
        </w:rPr>
        <w:t>액션메소드 기반 실행 구조와 엔티티 중심 응답 조립 방식</w:t>
      </w:r>
      <w:r w:rsidRPr="007E7A2B">
        <w:rPr>
          <w:rFonts w:ascii="HY신명조" w:eastAsia="HY신명조" w:hAnsi="굴림" w:cs="굴림" w:hint="eastAsia"/>
          <w:kern w:val="0"/>
          <w:szCs w:val="20"/>
        </w:rPr>
        <w:t xml:space="preserve">: 복잡한 분석 작업을 병렬/순차적으로 처리하고, 분석 결과를 엔티티 단위로 저장 및 조립함으로써 구조적 응답 생성을 자동화하고 </w:t>
      </w:r>
      <w:r w:rsidR="00BE13D5">
        <w:rPr>
          <w:rFonts w:ascii="HY신명조" w:eastAsia="HY신명조" w:hAnsi="굴림" w:cs="굴림" w:hint="eastAsia"/>
          <w:kern w:val="0"/>
          <w:szCs w:val="20"/>
        </w:rPr>
        <w:t>유지보수를 용이하게 한다.</w:t>
      </w:r>
      <w:r w:rsidR="00BE13D5">
        <w:rPr>
          <w:rFonts w:ascii="HY신명조" w:eastAsia="HY신명조" w:hAnsi="굴림" w:cs="굴림"/>
          <w:kern w:val="0"/>
          <w:szCs w:val="20"/>
        </w:rPr>
        <w:t xml:space="preserve"> </w:t>
      </w:r>
    </w:p>
    <w:p w14:paraId="144A5D23" w14:textId="77777777" w:rsidR="00F65177" w:rsidRDefault="00F65177">
      <w:pPr>
        <w:wordWrap/>
        <w:spacing w:after="0" w:line="240" w:lineRule="auto"/>
        <w:rPr>
          <w:rFonts w:ascii="HY신명조" w:eastAsia="HY신명조" w:hAnsiTheme="majorHAnsi"/>
          <w:szCs w:val="20"/>
        </w:rPr>
      </w:pPr>
    </w:p>
    <w:p w14:paraId="6F35CABF" w14:textId="77777777" w:rsidR="00D63C94" w:rsidRPr="007E7A2B" w:rsidRDefault="007E7A2B">
      <w:pPr>
        <w:wordWrap/>
        <w:spacing w:after="0" w:line="240" w:lineRule="auto"/>
        <w:rPr>
          <w:rFonts w:ascii="HY신명조" w:eastAsia="HY신명조" w:hAnsiTheme="majorHAnsi"/>
          <w:szCs w:val="20"/>
        </w:rPr>
      </w:pPr>
      <w:r w:rsidRPr="007E7A2B">
        <w:rPr>
          <w:rFonts w:ascii="HY신명조" w:eastAsia="HY신명조" w:hAnsiTheme="majorHAnsi" w:hint="eastAsia"/>
          <w:szCs w:val="20"/>
        </w:rPr>
        <w:t>이러한 구조는 단순한 기술 통합에 그치지 않고, LLM의 불확실성과 보안 이슈를 실무적으로 해결할 수 있는 설계 패턴을 제시하며, 향후 산업 현장에서의 차세대 AI 서비스 설계에 실질적 가이드라인으로 활용될 수 있을 것이다</w:t>
      </w:r>
    </w:p>
    <w:p w14:paraId="738610EB" w14:textId="77777777" w:rsidR="007E7A2B" w:rsidRDefault="007E7A2B">
      <w:pPr>
        <w:wordWrap/>
        <w:spacing w:after="0" w:line="240" w:lineRule="auto"/>
        <w:rPr>
          <w:rFonts w:ascii="HY신명조" w:eastAsia="HY신명조" w:hAnsiTheme="majorHAnsi"/>
          <w:szCs w:val="20"/>
        </w:rPr>
      </w:pPr>
    </w:p>
    <w:p w14:paraId="637805D2" w14:textId="77777777" w:rsidR="007E7A2B" w:rsidRPr="00187647" w:rsidRDefault="007E7A2B">
      <w:pPr>
        <w:wordWrap/>
        <w:spacing w:after="0" w:line="240" w:lineRule="auto"/>
        <w:rPr>
          <w:rFonts w:ascii="HY신명조" w:eastAsia="HY신명조" w:hAnsi="Times New Roman"/>
          <w:b/>
          <w:sz w:val="24"/>
        </w:rPr>
      </w:pPr>
    </w:p>
    <w:p w14:paraId="02B69E59" w14:textId="77777777" w:rsidR="00912DC2" w:rsidRPr="00187647" w:rsidRDefault="00D46995">
      <w:pPr>
        <w:wordWrap/>
        <w:spacing w:after="0" w:line="240" w:lineRule="auto"/>
        <w:rPr>
          <w:rFonts w:ascii="HY신명조" w:eastAsia="HY신명조"/>
          <w:szCs w:val="20"/>
        </w:rPr>
      </w:pPr>
      <w:r w:rsidRPr="00187647">
        <w:rPr>
          <w:rFonts w:ascii="HY신명조" w:eastAsia="HY신명조" w:hAnsi="Times New Roman" w:hint="eastAsia"/>
          <w:b/>
          <w:sz w:val="24"/>
        </w:rPr>
        <w:t>5. 후속 연구</w:t>
      </w:r>
    </w:p>
    <w:p w14:paraId="791DCA66" w14:textId="77777777" w:rsidR="00D63C94" w:rsidRPr="00187647" w:rsidRDefault="00E60A16">
      <w:pPr>
        <w:wordWrap/>
        <w:spacing w:after="0" w:line="240" w:lineRule="auto"/>
        <w:rPr>
          <w:rFonts w:ascii="HY신명조" w:eastAsia="HY신명조" w:hAnsi="Times New Roman"/>
          <w:b/>
          <w:sz w:val="24"/>
        </w:rPr>
      </w:pPr>
      <w:r w:rsidRPr="00E60A16">
        <w:rPr>
          <w:rFonts w:ascii="HY신명조" w:eastAsia="HY신명조" w:hAnsiTheme="majorHAnsi" w:hint="eastAsia"/>
          <w:szCs w:val="20"/>
        </w:rPr>
        <w:t>본</w:t>
      </w:r>
      <w:r w:rsidRPr="00E60A16">
        <w:rPr>
          <w:rFonts w:ascii="HY신명조" w:eastAsia="HY신명조" w:hAnsiTheme="majorHAnsi"/>
          <w:szCs w:val="20"/>
        </w:rPr>
        <w:t xml:space="preserve"> 연구는 하이브리드 AI 에이전트 시스템의 설계 구조를 중심으로 제안하였으며, 실제 구현과 성능 검증은 다음 단계에서 수행될 예정이다. 후속 연구는 다음과 같은 방향으로 진행된다:</w:t>
      </w:r>
    </w:p>
    <w:p w14:paraId="463F29E8" w14:textId="77777777" w:rsidR="00E60A16" w:rsidRDefault="00E60A16">
      <w:pPr>
        <w:wordWrap/>
        <w:spacing w:after="0" w:line="240" w:lineRule="auto"/>
        <w:rPr>
          <w:rFonts w:ascii="HY신명조" w:eastAsia="HY신명조" w:hAnsi="Times New Roman"/>
          <w:b/>
          <w:sz w:val="24"/>
        </w:rPr>
      </w:pPr>
    </w:p>
    <w:p w14:paraId="749A83F7" w14:textId="77777777" w:rsidR="00D46995" w:rsidRPr="00187647" w:rsidRDefault="00D46995">
      <w:pPr>
        <w:wordWrap/>
        <w:spacing w:after="0" w:line="240" w:lineRule="auto"/>
        <w:rPr>
          <w:rFonts w:ascii="HY신명조" w:eastAsia="HY신명조" w:hAnsi="Times New Roman"/>
          <w:b/>
          <w:sz w:val="24"/>
        </w:rPr>
      </w:pPr>
      <w:r w:rsidRPr="00187647">
        <w:rPr>
          <w:rFonts w:ascii="HY신명조" w:eastAsia="HY신명조" w:hAnsi="Times New Roman" w:hint="eastAsia"/>
          <w:b/>
          <w:sz w:val="24"/>
        </w:rPr>
        <w:t xml:space="preserve">5.1 </w:t>
      </w:r>
      <w:r w:rsidR="00E9697B" w:rsidRPr="00187647">
        <w:rPr>
          <w:rFonts w:ascii="HY신명조" w:eastAsia="HY신명조" w:hAnsi="Times New Roman" w:hint="eastAsia"/>
          <w:b/>
          <w:sz w:val="24"/>
        </w:rPr>
        <w:t>실증 실험 및 성능 평가</w:t>
      </w:r>
    </w:p>
    <w:p w14:paraId="65E2D10A" w14:textId="77777777" w:rsidR="00D63C94" w:rsidRDefault="00E60A16">
      <w:pPr>
        <w:pStyle w:val="a3"/>
        <w:wordWrap/>
        <w:rPr>
          <w:rFonts w:ascii="HY신명조" w:eastAsia="HY신명조"/>
        </w:rPr>
      </w:pPr>
      <w:r w:rsidRPr="00E60A16">
        <w:rPr>
          <w:rFonts w:ascii="HY신명조" w:eastAsia="HY신명조" w:hint="eastAsia"/>
        </w:rPr>
        <w:t>제안</w:t>
      </w:r>
      <w:r w:rsidRPr="00E60A16">
        <w:rPr>
          <w:rFonts w:ascii="HY신명조" w:eastAsia="HY신명조"/>
        </w:rPr>
        <w:t xml:space="preserve"> 시스템은 병렬 워크플로우, 액션메소드 기반 실행 구조 등에서 LangGraph 대비 명확한 구조적 차이를 가진다. 향후 연구에서는 처리 </w:t>
      </w:r>
      <w:r w:rsidRPr="00E60A16">
        <w:rPr>
          <w:rFonts w:ascii="HY신명조" w:eastAsia="HY신명조"/>
        </w:rPr>
        <w:lastRenderedPageBreak/>
        <w:t>시간, 응답 일관성, 자원 효율성 등을 정량적으로 비교하여 실용성과 성능을 검증할 계획이다.</w:t>
      </w:r>
    </w:p>
    <w:p w14:paraId="3B7B4B86" w14:textId="77777777" w:rsidR="00E60A16" w:rsidRDefault="00E60A16">
      <w:pPr>
        <w:pStyle w:val="a3"/>
        <w:wordWrap/>
        <w:rPr>
          <w:rFonts w:ascii="HY신명조" w:eastAsia="HY신명조"/>
        </w:rPr>
      </w:pPr>
    </w:p>
    <w:p w14:paraId="5FE025A0" w14:textId="77777777" w:rsidR="00E60A16" w:rsidRDefault="00E60A16">
      <w:pPr>
        <w:wordWrap/>
        <w:spacing w:after="0" w:line="240" w:lineRule="auto"/>
        <w:rPr>
          <w:rFonts w:ascii="HY신명조" w:eastAsia="HY신명조" w:hAnsi="Times New Roman"/>
          <w:b/>
          <w:sz w:val="24"/>
        </w:rPr>
      </w:pPr>
      <w:r w:rsidRPr="00187647">
        <w:rPr>
          <w:rFonts w:ascii="HY신명조" w:eastAsia="HY신명조" w:hAnsi="Times New Roman" w:hint="eastAsia"/>
          <w:b/>
          <w:sz w:val="24"/>
        </w:rPr>
        <w:t>5.</w:t>
      </w:r>
      <w:r>
        <w:rPr>
          <w:rFonts w:ascii="HY신명조" w:eastAsia="HY신명조" w:hAnsi="Times New Roman"/>
          <w:b/>
          <w:sz w:val="24"/>
        </w:rPr>
        <w:t>2 산업</w:t>
      </w:r>
      <w:r>
        <w:rPr>
          <w:rFonts w:ascii="HY신명조" w:eastAsia="HY신명조" w:hAnsi="Times New Roman" w:hint="eastAsia"/>
          <w:b/>
          <w:sz w:val="24"/>
        </w:rPr>
        <w:t xml:space="preserve"> 현장 적용 가능성 검토</w:t>
      </w:r>
    </w:p>
    <w:p w14:paraId="4C24E4C8" w14:textId="77777777" w:rsidR="00E60A16" w:rsidRPr="00E60A16" w:rsidRDefault="00E60A16">
      <w:pPr>
        <w:wordWrap/>
        <w:spacing w:after="0" w:line="240" w:lineRule="auto"/>
        <w:rPr>
          <w:rFonts w:ascii="HY신명조" w:eastAsia="HY신명조" w:hAnsi="Times New Roman"/>
          <w:szCs w:val="20"/>
        </w:rPr>
      </w:pPr>
      <w:r w:rsidRPr="00E60A16">
        <w:rPr>
          <w:rFonts w:ascii="HY신명조" w:eastAsia="HY신명조" w:hAnsi="Times New Roman" w:hint="eastAsia"/>
          <w:szCs w:val="20"/>
        </w:rPr>
        <w:t>실제</w:t>
      </w:r>
      <w:r w:rsidRPr="00E60A16">
        <w:rPr>
          <w:rFonts w:ascii="HY신명조" w:eastAsia="HY신명조" w:hAnsi="Times New Roman"/>
          <w:szCs w:val="20"/>
        </w:rPr>
        <w:t xml:space="preserve"> 고객 상담, 민원 처리, 내부 지원 자동화 등 다양한 산업 시나리오에 적용하여, 응답 품질과 운영 안정성, 보안 체계의 실효성을 검증할 계획이다.</w:t>
      </w:r>
      <w:r w:rsidR="00E96E9A">
        <w:rPr>
          <w:rFonts w:ascii="HY신명조" w:eastAsia="HY신명조" w:hAnsi="Times New Roman"/>
          <w:szCs w:val="20"/>
        </w:rPr>
        <w:t xml:space="preserve"> </w:t>
      </w:r>
    </w:p>
    <w:p w14:paraId="3A0FF5F2" w14:textId="77777777" w:rsidR="00E60A16" w:rsidRDefault="00E60A16">
      <w:pPr>
        <w:wordWrap/>
        <w:spacing w:after="0" w:line="240" w:lineRule="auto"/>
        <w:rPr>
          <w:rFonts w:ascii="HY신명조" w:eastAsia="HY신명조" w:hAnsi="Times New Roman"/>
          <w:b/>
          <w:sz w:val="24"/>
        </w:rPr>
      </w:pPr>
    </w:p>
    <w:p w14:paraId="302FC5C0" w14:textId="77777777" w:rsidR="00E60A16" w:rsidRPr="00187647" w:rsidRDefault="00E60A16">
      <w:pPr>
        <w:wordWrap/>
        <w:spacing w:after="0" w:line="240" w:lineRule="auto"/>
        <w:rPr>
          <w:rFonts w:ascii="HY신명조" w:eastAsia="HY신명조" w:hAnsi="Times New Roman"/>
          <w:b/>
          <w:sz w:val="24"/>
        </w:rPr>
      </w:pPr>
      <w:r w:rsidRPr="00187647">
        <w:rPr>
          <w:rFonts w:ascii="HY신명조" w:eastAsia="HY신명조" w:hAnsi="Times New Roman" w:hint="eastAsia"/>
          <w:b/>
          <w:sz w:val="24"/>
        </w:rPr>
        <w:t>5.</w:t>
      </w:r>
      <w:r>
        <w:rPr>
          <w:rFonts w:ascii="HY신명조" w:eastAsia="HY신명조" w:hAnsi="Times New Roman"/>
          <w:b/>
          <w:sz w:val="24"/>
        </w:rPr>
        <w:t>3 자율</w:t>
      </w:r>
      <w:r>
        <w:rPr>
          <w:rFonts w:ascii="HY신명조" w:eastAsia="HY신명조" w:hAnsi="Times New Roman" w:hint="eastAsia"/>
          <w:b/>
          <w:sz w:val="24"/>
        </w:rPr>
        <w:t xml:space="preserve"> 중심 에이전트 연구와의 비교 고찰 </w:t>
      </w:r>
    </w:p>
    <w:p w14:paraId="7C97042D" w14:textId="77777777" w:rsidR="00E60A16" w:rsidRPr="00E60A16" w:rsidRDefault="00E60A16">
      <w:pPr>
        <w:wordWrap/>
        <w:spacing w:after="0" w:line="240" w:lineRule="auto"/>
        <w:rPr>
          <w:rFonts w:ascii="HY신명조" w:eastAsia="HY신명조" w:hAnsi="Times New Roman"/>
          <w:szCs w:val="20"/>
        </w:rPr>
      </w:pPr>
      <w:r w:rsidRPr="00E60A16">
        <w:rPr>
          <w:rFonts w:ascii="HY신명조" w:eastAsia="HY신명조" w:hAnsi="Times New Roman" w:hint="eastAsia"/>
          <w:szCs w:val="20"/>
        </w:rPr>
        <w:t>최근</w:t>
      </w:r>
      <w:r w:rsidRPr="00E60A16">
        <w:rPr>
          <w:rFonts w:ascii="HY신명조" w:eastAsia="HY신명조" w:hAnsi="Times New Roman"/>
          <w:szCs w:val="20"/>
        </w:rPr>
        <w:t xml:space="preserve"> 클라우드 기반 생성형 AI 환경에서는 Planner 기반의 Autonomous AI Agent 구조가 활발히 연구되고 있다</w:t>
      </w:r>
      <w:r w:rsidR="007D4991">
        <w:rPr>
          <w:rFonts w:ascii="HY신명조" w:eastAsia="HY신명조" w:hAnsi="Times New Roman" w:hint="eastAsia"/>
          <w:szCs w:val="20"/>
        </w:rPr>
        <w:t>[</w:t>
      </w:r>
      <w:r w:rsidR="007D4991">
        <w:rPr>
          <w:rFonts w:ascii="HY신명조" w:eastAsia="HY신명조" w:hAnsi="Times New Roman"/>
          <w:szCs w:val="20"/>
        </w:rPr>
        <w:t>2][4]</w:t>
      </w:r>
      <w:r w:rsidRPr="00E60A16">
        <w:rPr>
          <w:rFonts w:ascii="HY신명조" w:eastAsia="HY신명조" w:hAnsi="Times New Roman"/>
          <w:szCs w:val="20"/>
        </w:rPr>
        <w:t>. 이러한 구조는 에이전트가 목표를 스스로 정의하고 도구를 선택하여 실행하는 방식으로, 높은 자율성과 유연성을 제공한다. 향후 연구에서는 제안된 하이브리드 시스템과 자율형 에이전트 간의 구조적 차이, 제어 가능성, 보안성 측면의 비교를 통해 산업 적용에 적합한 아키텍처 전략을 고찰하고자 한다.</w:t>
      </w:r>
    </w:p>
    <w:p w14:paraId="5630AD66" w14:textId="77777777" w:rsidR="00E60A16" w:rsidRDefault="00E60A16">
      <w:pPr>
        <w:pStyle w:val="a3"/>
        <w:wordWrap/>
        <w:rPr>
          <w:rFonts w:ascii="HY신명조" w:eastAsia="HY신명조"/>
        </w:rPr>
      </w:pPr>
    </w:p>
    <w:p w14:paraId="61829076" w14:textId="77777777" w:rsidR="00E60A16" w:rsidRPr="00187647" w:rsidRDefault="00E60A16">
      <w:pPr>
        <w:pStyle w:val="a3"/>
        <w:wordWrap/>
        <w:rPr>
          <w:rFonts w:ascii="HY신명조" w:eastAsia="HY신명조" w:hAnsi="Times New Roman"/>
          <w:b/>
          <w:sz w:val="24"/>
        </w:rPr>
      </w:pPr>
    </w:p>
    <w:p w14:paraId="66ECAD99" w14:textId="77777777" w:rsidR="00CC517C" w:rsidRPr="00187647" w:rsidRDefault="00CC517C">
      <w:pPr>
        <w:pStyle w:val="a3"/>
        <w:wordWrap/>
        <w:rPr>
          <w:rFonts w:ascii="HY신명조" w:eastAsia="HY신명조" w:hAnsi="Times New Roman"/>
          <w:b/>
          <w:sz w:val="24"/>
        </w:rPr>
      </w:pPr>
      <w:r w:rsidRPr="00187647">
        <w:rPr>
          <w:rFonts w:ascii="HY신명조" w:eastAsia="HY신명조" w:hAnsi="Times New Roman" w:hint="eastAsia"/>
          <w:b/>
          <w:sz w:val="24"/>
        </w:rPr>
        <w:t>Acknowledgement</w:t>
      </w:r>
    </w:p>
    <w:p w14:paraId="2BA226A1" w14:textId="77777777" w:rsidR="00CC517C" w:rsidRPr="00187647" w:rsidRDefault="00CC517C">
      <w:pPr>
        <w:pStyle w:val="a3"/>
        <w:wordWrap/>
        <w:rPr>
          <w:rFonts w:ascii="HY신명조" w:eastAsia="HY신명조" w:hAnsi="Times New Roman"/>
        </w:rPr>
      </w:pPr>
    </w:p>
    <w:p w14:paraId="3269D242" w14:textId="54482B38" w:rsidR="00912DC2" w:rsidRPr="00187647" w:rsidRDefault="00CC517C">
      <w:pPr>
        <w:pStyle w:val="a3"/>
        <w:wordWrap/>
        <w:rPr>
          <w:rFonts w:ascii="HY신명조" w:eastAsia="HY신명조"/>
        </w:rPr>
      </w:pPr>
      <w:r w:rsidRPr="00187647">
        <w:rPr>
          <w:rFonts w:ascii="HY신명조" w:eastAsia="HY신명조" w:hint="eastAsia"/>
        </w:rPr>
        <w:t>본 연구는 202</w:t>
      </w:r>
      <w:ins w:id="218" w:author="Microsoft 계정" w:date="2025-05-08T11:24:00Z">
        <w:r w:rsidR="008519C8">
          <w:rPr>
            <w:rFonts w:ascii="HY신명조" w:eastAsia="HY신명조"/>
          </w:rPr>
          <w:t>5</w:t>
        </w:r>
      </w:ins>
      <w:del w:id="219" w:author="Microsoft 계정" w:date="2025-05-08T11:24:00Z">
        <w:r w:rsidRPr="00187647" w:rsidDel="008519C8">
          <w:rPr>
            <w:rFonts w:ascii="HY신명조" w:eastAsia="HY신명조" w:hint="eastAsia"/>
          </w:rPr>
          <w:delText>4</w:delText>
        </w:r>
      </w:del>
      <w:r w:rsidRPr="00187647">
        <w:rPr>
          <w:rFonts w:ascii="HY신명조" w:eastAsia="HY신명조" w:hint="eastAsia"/>
        </w:rPr>
        <w:t>년도 산업통상자원부 및 한국산업기술기획평가원(KEIT)의 ‘과제번호 20023916’ 연구비 지원에 의해 수행되었습니다.</w:t>
      </w:r>
    </w:p>
    <w:p w14:paraId="17AD93B2" w14:textId="77777777" w:rsidR="00CC517C" w:rsidRPr="005F7BE2" w:rsidRDefault="00CC517C" w:rsidP="00BA7CEE">
      <w:pPr>
        <w:pStyle w:val="a3"/>
        <w:wordWrap/>
        <w:rPr>
          <w:rFonts w:ascii="HY신명조" w:eastAsia="HY신명조"/>
        </w:rPr>
      </w:pPr>
    </w:p>
    <w:p w14:paraId="071E4E01" w14:textId="77777777" w:rsidR="00CC517C" w:rsidRPr="005F7BE2" w:rsidRDefault="00CC517C" w:rsidP="00BA7CEE">
      <w:pPr>
        <w:pStyle w:val="a3"/>
        <w:wordWrap/>
        <w:rPr>
          <w:rFonts w:ascii="HY신명조" w:eastAsia="HY신명조" w:hAnsi="Times New Roman"/>
          <w:sz w:val="24"/>
          <w:szCs w:val="24"/>
        </w:rPr>
      </w:pPr>
      <w:r w:rsidRPr="005F7BE2">
        <w:rPr>
          <w:rFonts w:ascii="HY신명조" w:eastAsia="HY신명조" w:hAnsi="Times New Roman" w:hint="eastAsia"/>
          <w:b/>
          <w:bCs/>
          <w:kern w:val="0"/>
          <w:sz w:val="24"/>
          <w:szCs w:val="24"/>
        </w:rPr>
        <w:t>References</w:t>
      </w:r>
    </w:p>
    <w:p w14:paraId="31F7242B" w14:textId="77777777" w:rsidR="00B156FB" w:rsidRPr="00916951" w:rsidRDefault="00B156FB" w:rsidP="008B155A">
      <w:pPr>
        <w:widowControl/>
        <w:wordWrap/>
        <w:autoSpaceDE/>
        <w:autoSpaceDN/>
        <w:spacing w:after="0" w:line="240" w:lineRule="auto"/>
        <w:rPr>
          <w:rFonts w:ascii="HY신명조" w:eastAsia="HY신명조"/>
          <w:szCs w:val="20"/>
        </w:rPr>
      </w:pPr>
      <w:r w:rsidRPr="00916951">
        <w:rPr>
          <w:rFonts w:ascii="HY신명조" w:eastAsia="HY신명조" w:hint="eastAsia"/>
          <w:szCs w:val="20"/>
        </w:rPr>
        <w:t xml:space="preserve">[1]  Huang, Y. ,  </w:t>
      </w:r>
      <w:r w:rsidRPr="00916951">
        <w:rPr>
          <w:rStyle w:val="ac"/>
          <w:rFonts w:ascii="HY신명조" w:eastAsia="HY신명조" w:hint="eastAsia"/>
          <w:szCs w:val="20"/>
        </w:rPr>
        <w:t>Levels of AI Agents: From Rules to Large Language Models</w:t>
      </w:r>
      <w:r w:rsidR="00415585" w:rsidRPr="00916951">
        <w:rPr>
          <w:rFonts w:ascii="HY신명조" w:eastAsia="HY신명조" w:hint="eastAsia"/>
          <w:szCs w:val="20"/>
        </w:rPr>
        <w:t xml:space="preserve">, 2024, </w:t>
      </w:r>
      <w:r w:rsidRPr="00916951">
        <w:rPr>
          <w:rFonts w:ascii="HY신명조" w:eastAsia="HY신명조" w:hint="eastAsia"/>
          <w:szCs w:val="20"/>
        </w:rPr>
        <w:t xml:space="preserve">arXiv:2405.06643v2. </w:t>
      </w:r>
    </w:p>
    <w:p w14:paraId="556D436F" w14:textId="77777777" w:rsidR="00B156FB" w:rsidRPr="00916951" w:rsidRDefault="00B156FB" w:rsidP="008B155A">
      <w:pPr>
        <w:wordWrap/>
        <w:spacing w:after="0" w:line="240" w:lineRule="auto"/>
        <w:rPr>
          <w:rFonts w:ascii="HY신명조" w:eastAsia="HY신명조"/>
          <w:szCs w:val="20"/>
        </w:rPr>
      </w:pPr>
      <w:r w:rsidRPr="00916951">
        <w:rPr>
          <w:rFonts w:ascii="HY신명조" w:eastAsia="HY신명조" w:hint="eastAsia"/>
          <w:szCs w:val="20"/>
        </w:rPr>
        <w:t xml:space="preserve">[2]  Carlsmith, J., Krueger, D., Shah, R., &amp; Uesato, J. , </w:t>
      </w:r>
      <w:r w:rsidRPr="00916951">
        <w:rPr>
          <w:rStyle w:val="ac"/>
          <w:rFonts w:ascii="HY신명조" w:eastAsia="HY신명조" w:hint="eastAsia"/>
          <w:szCs w:val="20"/>
        </w:rPr>
        <w:t>Multi-Agent Risks from Advanced AI</w:t>
      </w:r>
      <w:r w:rsidR="00415585" w:rsidRPr="00916951">
        <w:rPr>
          <w:rStyle w:val="ac"/>
          <w:rFonts w:ascii="HY신명조" w:eastAsia="HY신명조" w:hint="eastAsia"/>
          <w:szCs w:val="20"/>
        </w:rPr>
        <w:t xml:space="preserve">, 2025, </w:t>
      </w:r>
      <w:r w:rsidRPr="00916951">
        <w:rPr>
          <w:rFonts w:ascii="HY신명조" w:eastAsia="HY신명조" w:hint="eastAsia"/>
          <w:szCs w:val="20"/>
        </w:rPr>
        <w:t xml:space="preserve"> arXiv:2502.14143. </w:t>
      </w:r>
    </w:p>
    <w:p w14:paraId="2B5B594B" w14:textId="77777777" w:rsidR="00B156FB" w:rsidRPr="00916951" w:rsidRDefault="00B156FB" w:rsidP="008B155A">
      <w:pPr>
        <w:wordWrap/>
        <w:spacing w:after="0" w:line="240" w:lineRule="auto"/>
        <w:rPr>
          <w:rFonts w:ascii="HY신명조" w:eastAsia="HY신명조"/>
          <w:szCs w:val="20"/>
        </w:rPr>
      </w:pPr>
      <w:r w:rsidRPr="00916951">
        <w:rPr>
          <w:rFonts w:ascii="HY신명조" w:eastAsia="HY신명조" w:hint="eastAsia"/>
          <w:szCs w:val="20"/>
        </w:rPr>
        <w:t xml:space="preserve">[3] LangGraph Team ,  </w:t>
      </w:r>
      <w:r w:rsidRPr="00916951">
        <w:rPr>
          <w:rStyle w:val="ac"/>
          <w:rFonts w:ascii="HY신명조" w:eastAsia="HY신명조" w:hint="eastAsia"/>
          <w:szCs w:val="20"/>
        </w:rPr>
        <w:t>LangGraph Documentation and Research Papers</w:t>
      </w:r>
      <w:r w:rsidRPr="00916951">
        <w:rPr>
          <w:rFonts w:ascii="HY신명조" w:eastAsia="HY신명조" w:hint="eastAsia"/>
          <w:szCs w:val="20"/>
        </w:rPr>
        <w:t xml:space="preserve">. </w:t>
      </w:r>
      <w:hyperlink r:id="rId12" w:tgtFrame="_new" w:history="1">
        <w:r w:rsidRPr="00916951">
          <w:rPr>
            <w:rStyle w:val="ad"/>
            <w:rFonts w:ascii="HY신명조" w:eastAsia="HY신명조" w:hint="eastAsia"/>
            <w:szCs w:val="20"/>
          </w:rPr>
          <w:t>https://github.com/langgraph</w:t>
        </w:r>
      </w:hyperlink>
    </w:p>
    <w:p w14:paraId="2F984365" w14:textId="77777777" w:rsidR="00B156FB" w:rsidRPr="00916951" w:rsidRDefault="00B156FB" w:rsidP="008B155A">
      <w:pPr>
        <w:wordWrap/>
        <w:spacing w:after="0" w:line="240" w:lineRule="auto"/>
        <w:rPr>
          <w:rStyle w:val="ad"/>
          <w:rFonts w:ascii="HY신명조" w:eastAsia="HY신명조"/>
          <w:szCs w:val="20"/>
        </w:rPr>
      </w:pPr>
      <w:r w:rsidRPr="00916951">
        <w:rPr>
          <w:rFonts w:ascii="HY신명조" w:eastAsia="HY신명조" w:hint="eastAsia"/>
        </w:rPr>
        <w:t xml:space="preserve">[4] J. Wiesinger, P. Marlow, and V. Vuskovic, “Agents: A Whitepaper,” Google, 2024 , </w:t>
      </w:r>
      <w:hyperlink r:id="rId13" w:tgtFrame="_new" w:history="1">
        <w:r w:rsidRPr="00916951">
          <w:rPr>
            <w:rStyle w:val="ad"/>
            <w:rFonts w:ascii="HY신명조" w:eastAsia="HY신명조" w:hint="eastAsia"/>
          </w:rPr>
          <w:t>https://www.kaggle.com/whitepaper-agents</w:t>
        </w:r>
      </w:hyperlink>
    </w:p>
    <w:p w14:paraId="55D2114D" w14:textId="77777777" w:rsidR="00B156FB" w:rsidRPr="00916951" w:rsidRDefault="00B156FB" w:rsidP="008B155A">
      <w:pPr>
        <w:wordWrap/>
        <w:spacing w:after="0" w:line="240" w:lineRule="auto"/>
        <w:rPr>
          <w:rFonts w:ascii="HY신명조" w:eastAsia="HY신명조"/>
        </w:rPr>
      </w:pPr>
      <w:r w:rsidRPr="00916951">
        <w:rPr>
          <w:rFonts w:ascii="HY신명조" w:eastAsia="HY신명조" w:hint="eastAsia"/>
        </w:rPr>
        <w:t xml:space="preserve">[5] Anthropic, Claude Whitepaper: Constitutional AI for Safe and Helpful Agents, 2023,  </w:t>
      </w:r>
      <w:hyperlink r:id="rId14" w:tgtFrame="_new" w:history="1">
        <w:r w:rsidRPr="00916951">
          <w:rPr>
            <w:rStyle w:val="ad"/>
            <w:rFonts w:ascii="HY신명조" w:eastAsia="HY신명조" w:hint="eastAsia"/>
          </w:rPr>
          <w:t>https://www.anthropic.com/index/agents-whitepaper</w:t>
        </w:r>
      </w:hyperlink>
    </w:p>
    <w:p w14:paraId="6F8AEE20" w14:textId="77777777" w:rsidR="00F205F6" w:rsidRPr="00916951" w:rsidRDefault="00F205F6" w:rsidP="008B155A">
      <w:pPr>
        <w:wordWrap/>
        <w:spacing w:after="0" w:line="240" w:lineRule="auto"/>
        <w:rPr>
          <w:rFonts w:ascii="HY신명조" w:eastAsia="HY신명조"/>
        </w:rPr>
      </w:pPr>
      <w:r w:rsidRPr="00916951">
        <w:rPr>
          <w:rFonts w:ascii="HY신명조" w:eastAsia="HY신명조" w:hint="eastAsia"/>
        </w:rPr>
        <w:t>[6] Qi, S., Li, W. and Shokri, R.</w:t>
      </w:r>
      <w:r w:rsidR="00415585" w:rsidRPr="00916951">
        <w:rPr>
          <w:rFonts w:ascii="HY신명조" w:eastAsia="HY신명조" w:hint="eastAsia"/>
        </w:rPr>
        <w:t xml:space="preserve"> , </w:t>
      </w:r>
      <w:r w:rsidRPr="00916951">
        <w:rPr>
          <w:rFonts w:ascii="HY신명조" w:eastAsia="HY신명조" w:hint="eastAsia"/>
        </w:rPr>
        <w:t xml:space="preserve"> Prompt injection attack against LLM-integrated applications</w:t>
      </w:r>
      <w:r w:rsidR="00415585" w:rsidRPr="00916951">
        <w:rPr>
          <w:rFonts w:ascii="HY신명조" w:eastAsia="HY신명조" w:hint="eastAsia"/>
        </w:rPr>
        <w:t xml:space="preserve"> , 2023, </w:t>
      </w:r>
      <w:r w:rsidRPr="00916951">
        <w:rPr>
          <w:rFonts w:ascii="HY신명조" w:eastAsia="HY신명조" w:hint="eastAsia"/>
        </w:rPr>
        <w:t>arXiv:2306.05499</w:t>
      </w:r>
    </w:p>
    <w:p w14:paraId="765DAD01" w14:textId="77777777" w:rsidR="00F205F6" w:rsidRPr="00916951" w:rsidRDefault="00F205F6" w:rsidP="008B155A">
      <w:pPr>
        <w:wordWrap/>
        <w:spacing w:after="0" w:line="240" w:lineRule="auto"/>
        <w:rPr>
          <w:rFonts w:ascii="HY신명조" w:eastAsia="HY신명조"/>
        </w:rPr>
      </w:pPr>
      <w:r w:rsidRPr="00916951">
        <w:rPr>
          <w:rFonts w:ascii="HY신명조" w:eastAsia="HY신명조" w:hint="eastAsia"/>
        </w:rPr>
        <w:t>[7] Chen, T., Zhou, Y., Zhang, Y., Shi, B.,</w:t>
      </w:r>
      <w:r w:rsidR="00415585" w:rsidRPr="00916951">
        <w:rPr>
          <w:rFonts w:ascii="HY신명조" w:eastAsia="HY신명조" w:hint="eastAsia"/>
        </w:rPr>
        <w:t xml:space="preserve"> Zhang, S., Wang, Y. and others, </w:t>
      </w:r>
      <w:r w:rsidRPr="00916951">
        <w:rPr>
          <w:rFonts w:ascii="HY신명조" w:eastAsia="HY신명조" w:hint="eastAsia"/>
        </w:rPr>
        <w:t xml:space="preserve">Automatic and </w:t>
      </w:r>
      <w:r w:rsidRPr="00916951">
        <w:rPr>
          <w:rFonts w:ascii="HY신명조" w:eastAsia="HY신명조" w:hint="eastAsia"/>
        </w:rPr>
        <w:t>universal prompt injection attacks against large language models</w:t>
      </w:r>
      <w:r w:rsidR="00415585" w:rsidRPr="00916951">
        <w:rPr>
          <w:rFonts w:ascii="HY신명조" w:eastAsia="HY신명조" w:hint="eastAsia"/>
        </w:rPr>
        <w:t xml:space="preserve"> , 2024, </w:t>
      </w:r>
      <w:r w:rsidRPr="00916951">
        <w:rPr>
          <w:rFonts w:ascii="HY신명조" w:eastAsia="HY신명조" w:hint="eastAsia"/>
        </w:rPr>
        <w:t>arXiv:2403.04957</w:t>
      </w:r>
    </w:p>
    <w:p w14:paraId="181CBA8B" w14:textId="77777777" w:rsidR="00F205F6" w:rsidRPr="00916951" w:rsidRDefault="00F205F6" w:rsidP="008B155A">
      <w:pPr>
        <w:wordWrap/>
        <w:spacing w:after="0" w:line="240" w:lineRule="auto"/>
        <w:rPr>
          <w:rFonts w:ascii="HY신명조" w:eastAsia="HY신명조"/>
        </w:rPr>
      </w:pPr>
      <w:r w:rsidRPr="00916951">
        <w:rPr>
          <w:rFonts w:ascii="HY신명조" w:eastAsia="HY신명조" w:hint="eastAsia"/>
        </w:rPr>
        <w:t xml:space="preserve">[8] Yang, X., Yu, G. and others </w:t>
      </w:r>
      <w:r w:rsidR="00415585" w:rsidRPr="00916951">
        <w:rPr>
          <w:rFonts w:ascii="HY신명조" w:eastAsia="HY신명조" w:hint="eastAsia"/>
        </w:rPr>
        <w:t xml:space="preserve">, </w:t>
      </w:r>
      <w:r w:rsidRPr="00916951">
        <w:rPr>
          <w:rFonts w:ascii="HY신명조" w:eastAsia="HY신명조" w:hint="eastAsia"/>
        </w:rPr>
        <w:t xml:space="preserve"> A new approach to prevent prompt injection attacks against LLMs</w:t>
      </w:r>
      <w:r w:rsidR="00415585" w:rsidRPr="00916951">
        <w:rPr>
          <w:rFonts w:ascii="HY신명조" w:eastAsia="HY신명조" w:hint="eastAsia"/>
        </w:rPr>
        <w:t xml:space="preserve"> , 2024, </w:t>
      </w:r>
      <w:r w:rsidRPr="00916951">
        <w:rPr>
          <w:rFonts w:ascii="HY신명조" w:eastAsia="HY신명조" w:hint="eastAsia"/>
        </w:rPr>
        <w:t>arXiv:2401.07612</w:t>
      </w:r>
    </w:p>
    <w:p w14:paraId="2E8F34F5" w14:textId="77777777" w:rsidR="009B5195" w:rsidRPr="00832297" w:rsidRDefault="00832297" w:rsidP="008B155A">
      <w:pPr>
        <w:widowControl/>
        <w:wordWrap/>
        <w:autoSpaceDE/>
        <w:autoSpaceDN/>
        <w:spacing w:after="0" w:line="240" w:lineRule="auto"/>
        <w:rPr>
          <w:rFonts w:ascii="HY신명조" w:eastAsia="HY신명조"/>
        </w:rPr>
      </w:pPr>
      <w:r w:rsidRPr="00832297">
        <w:rPr>
          <w:rFonts w:ascii="HY신명조" w:eastAsia="HY신명조" w:hint="eastAsia"/>
        </w:rPr>
        <w:t xml:space="preserve">[9] </w:t>
      </w:r>
      <w:ins w:id="220" w:author="Microsoft 계정" w:date="2025-04-21T17:26:00Z">
        <w:r w:rsidR="006C4ECC" w:rsidRPr="006C4ECC">
          <w:rPr>
            <w:rFonts w:ascii="HY신명조" w:eastAsia="HY신명조"/>
          </w:rPr>
          <w:t>Korea Internet &amp; Security Agency (KISA)</w:t>
        </w:r>
      </w:ins>
      <w:del w:id="221" w:author="Microsoft 계정" w:date="2025-04-21T17:26:00Z">
        <w:r w:rsidRPr="00832297" w:rsidDel="006C4ECC">
          <w:rPr>
            <w:rFonts w:ascii="HY신명조" w:eastAsia="HY신명조" w:hint="eastAsia"/>
          </w:rPr>
          <w:delText>KISA</w:delText>
        </w:r>
      </w:del>
      <w:r w:rsidRPr="00832297">
        <w:rPr>
          <w:rFonts w:ascii="HY신명조" w:eastAsia="HY신명조" w:hint="eastAsia"/>
        </w:rPr>
        <w:t>, 정보보호 및 개인정보보호관리</w:t>
      </w:r>
      <w:del w:id="222" w:author="Microsoft 계정" w:date="2025-04-25T11:42:00Z">
        <w:r w:rsidRPr="00832297" w:rsidDel="0014657E">
          <w:rPr>
            <w:rFonts w:ascii="HY신명조" w:eastAsia="HY신명조" w:hint="eastAsia"/>
          </w:rPr>
          <w:delText>채</w:delText>
        </w:r>
      </w:del>
      <w:ins w:id="223" w:author="Microsoft 계정" w:date="2025-04-25T11:42:00Z">
        <w:r w:rsidR="0014657E">
          <w:rPr>
            <w:rFonts w:ascii="HY신명조" w:eastAsia="HY신명조" w:hint="eastAsia"/>
          </w:rPr>
          <w:t>체</w:t>
        </w:r>
      </w:ins>
      <w:r w:rsidRPr="00832297">
        <w:rPr>
          <w:rFonts w:ascii="HY신명조" w:eastAsia="HY신명조" w:hint="eastAsia"/>
        </w:rPr>
        <w:t>계(ISMS-P) 인증기준 안내서 , 2023.11 , https://isms.kisa.or.kr/main/ispims/notice/</w:t>
      </w:r>
    </w:p>
    <w:sectPr w:rsidR="009B5195" w:rsidRPr="00832297" w:rsidSect="006D73AC">
      <w:footnotePr>
        <w:pos w:val="beneathText"/>
        <w:numFmt w:val="chicago"/>
      </w:footnotePr>
      <w:type w:val="continuous"/>
      <w:pgSz w:w="11906" w:h="16838"/>
      <w:pgMar w:top="1418" w:right="1134" w:bottom="1418" w:left="1134" w:header="851" w:footer="992" w:gutter="0"/>
      <w:cols w:num="2" w:space="40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071E1A" w14:textId="77777777" w:rsidR="00112B3D" w:rsidRDefault="00112B3D" w:rsidP="00665571">
      <w:pPr>
        <w:spacing w:after="0" w:line="240" w:lineRule="auto"/>
      </w:pPr>
      <w:r>
        <w:separator/>
      </w:r>
    </w:p>
  </w:endnote>
  <w:endnote w:type="continuationSeparator" w:id="0">
    <w:p w14:paraId="7B546FE2" w14:textId="77777777" w:rsidR="00112B3D" w:rsidRDefault="00112B3D" w:rsidP="00665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A25F79" w14:textId="77777777" w:rsidR="00112B3D" w:rsidRDefault="00112B3D" w:rsidP="00665571">
      <w:pPr>
        <w:spacing w:after="0" w:line="240" w:lineRule="auto"/>
      </w:pPr>
      <w:r>
        <w:separator/>
      </w:r>
    </w:p>
  </w:footnote>
  <w:footnote w:type="continuationSeparator" w:id="0">
    <w:p w14:paraId="1F1C9E18" w14:textId="77777777" w:rsidR="00112B3D" w:rsidRDefault="00112B3D" w:rsidP="00665571">
      <w:pPr>
        <w:spacing w:after="0" w:line="240" w:lineRule="auto"/>
      </w:pPr>
      <w:r>
        <w:continuationSeparator/>
      </w:r>
    </w:p>
  </w:footnote>
  <w:footnote w:id="1">
    <w:p w14:paraId="1FD9B05B" w14:textId="77777777" w:rsidR="00CC517C" w:rsidRPr="00452CE2" w:rsidRDefault="00CC517C" w:rsidP="00CC517C">
      <w:pPr>
        <w:pStyle w:val="a3"/>
        <w:rPr>
          <w:rFonts w:ascii="Times New Roman" w:eastAsia="HY신명조" w:hAnsi="Times New Roman"/>
          <w:sz w:val="18"/>
          <w:szCs w:val="18"/>
        </w:rPr>
      </w:pPr>
      <w:r w:rsidRPr="00452CE2">
        <w:rPr>
          <w:rStyle w:val="a5"/>
          <w:rFonts w:ascii="Times New Roman" w:eastAsia="HY신명조" w:hAnsi="Times New Roman"/>
          <w:sz w:val="18"/>
          <w:szCs w:val="18"/>
          <w:vertAlign w:val="baseline"/>
        </w:rPr>
        <w:footnoteRef/>
      </w:r>
      <w:r w:rsidRPr="00452CE2">
        <w:rPr>
          <w:rFonts w:ascii="Times New Roman" w:eastAsia="HY신명조" w:hAnsi="Times New Roman"/>
          <w:sz w:val="18"/>
          <w:szCs w:val="18"/>
        </w:rPr>
        <w:t>Received 0</w:t>
      </w:r>
      <w:r>
        <w:rPr>
          <w:rFonts w:ascii="Times New Roman" w:eastAsia="HY신명조" w:hAnsi="Times New Roman" w:hint="eastAsia"/>
          <w:sz w:val="18"/>
          <w:szCs w:val="18"/>
        </w:rPr>
        <w:t>0</w:t>
      </w:r>
      <w:r w:rsidRPr="00452CE2">
        <w:rPr>
          <w:rFonts w:ascii="Times New Roman" w:eastAsia="HY신명조" w:hAnsi="Times New Roman"/>
          <w:sz w:val="18"/>
          <w:szCs w:val="18"/>
        </w:rPr>
        <w:t xml:space="preserve"> March </w:t>
      </w:r>
      <w:r>
        <w:rPr>
          <w:rFonts w:ascii="Times New Roman" w:eastAsia="HY신명조" w:hAnsi="Times New Roman" w:hint="eastAsia"/>
          <w:sz w:val="18"/>
          <w:szCs w:val="18"/>
        </w:rPr>
        <w:t>0000</w:t>
      </w:r>
      <w:r w:rsidRPr="00452CE2">
        <w:rPr>
          <w:rFonts w:ascii="Times New Roman" w:eastAsia="HY신명조" w:hAnsi="Times New Roman"/>
          <w:sz w:val="18"/>
          <w:szCs w:val="18"/>
        </w:rPr>
        <w:t xml:space="preserve">; Accepted </w:t>
      </w:r>
      <w:r>
        <w:rPr>
          <w:rFonts w:ascii="Times New Roman" w:eastAsia="HY신명조" w:hAnsi="Times New Roman" w:hint="eastAsia"/>
          <w:sz w:val="18"/>
          <w:szCs w:val="18"/>
        </w:rPr>
        <w:t>00</w:t>
      </w:r>
      <w:r w:rsidRPr="00452CE2">
        <w:rPr>
          <w:rFonts w:ascii="Times New Roman" w:eastAsia="HY신명조" w:hAnsi="Times New Roman"/>
          <w:sz w:val="18"/>
          <w:szCs w:val="18"/>
        </w:rPr>
        <w:t xml:space="preserve"> </w:t>
      </w:r>
      <w:r>
        <w:rPr>
          <w:rFonts w:ascii="Times New Roman" w:eastAsia="HY신명조" w:hAnsi="Times New Roman" w:hint="eastAsia"/>
          <w:sz w:val="18"/>
          <w:szCs w:val="18"/>
        </w:rPr>
        <w:t>May</w:t>
      </w:r>
      <w:r w:rsidRPr="00452CE2">
        <w:rPr>
          <w:rFonts w:ascii="Times New Roman" w:eastAsia="HY신명조" w:hAnsi="Times New Roman"/>
          <w:sz w:val="18"/>
          <w:szCs w:val="18"/>
        </w:rPr>
        <w:t xml:space="preserve"> </w:t>
      </w:r>
      <w:r>
        <w:rPr>
          <w:rFonts w:ascii="Times New Roman" w:eastAsia="HY신명조" w:hAnsi="Times New Roman" w:hint="eastAsia"/>
          <w:sz w:val="18"/>
          <w:szCs w:val="18"/>
        </w:rPr>
        <w:t>0000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63A11"/>
    <w:multiLevelType w:val="multilevel"/>
    <w:tmpl w:val="A31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E6091"/>
    <w:multiLevelType w:val="multilevel"/>
    <w:tmpl w:val="D6BA3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C041E5"/>
    <w:multiLevelType w:val="multilevel"/>
    <w:tmpl w:val="7ED8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B18E7"/>
    <w:multiLevelType w:val="multilevel"/>
    <w:tmpl w:val="181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43231"/>
    <w:multiLevelType w:val="multilevel"/>
    <w:tmpl w:val="8B1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00BF4"/>
    <w:multiLevelType w:val="multilevel"/>
    <w:tmpl w:val="719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6225D"/>
    <w:multiLevelType w:val="hybridMultilevel"/>
    <w:tmpl w:val="1388B992"/>
    <w:lvl w:ilvl="0" w:tplc="6DAA80DC">
      <w:start w:val="1"/>
      <w:numFmt w:val="decimalEnclosedCircle"/>
      <w:lvlText w:val="%1"/>
      <w:lvlJc w:val="left"/>
      <w:pPr>
        <w:ind w:left="520" w:hanging="360"/>
      </w:pPr>
      <w:rPr>
        <w:rFonts w:hint="default"/>
        <w:b/>
      </w:rPr>
    </w:lvl>
    <w:lvl w:ilvl="1" w:tplc="04090019" w:tentative="1">
      <w:start w:val="1"/>
      <w:numFmt w:val="upperLetter"/>
      <w:lvlText w:val="%2."/>
      <w:lvlJc w:val="left"/>
      <w:pPr>
        <w:ind w:left="960" w:hanging="400"/>
      </w:pPr>
    </w:lvl>
    <w:lvl w:ilvl="2" w:tplc="0409001B" w:tentative="1">
      <w:start w:val="1"/>
      <w:numFmt w:val="lowerRoman"/>
      <w:lvlText w:val="%3."/>
      <w:lvlJc w:val="right"/>
      <w:pPr>
        <w:ind w:left="1360" w:hanging="400"/>
      </w:pPr>
    </w:lvl>
    <w:lvl w:ilvl="3" w:tplc="0409000F" w:tentative="1">
      <w:start w:val="1"/>
      <w:numFmt w:val="decimal"/>
      <w:lvlText w:val="%4."/>
      <w:lvlJc w:val="left"/>
      <w:pPr>
        <w:ind w:left="1760" w:hanging="400"/>
      </w:pPr>
    </w:lvl>
    <w:lvl w:ilvl="4" w:tplc="04090019" w:tentative="1">
      <w:start w:val="1"/>
      <w:numFmt w:val="upperLetter"/>
      <w:lvlText w:val="%5."/>
      <w:lvlJc w:val="left"/>
      <w:pPr>
        <w:ind w:left="2160" w:hanging="400"/>
      </w:pPr>
    </w:lvl>
    <w:lvl w:ilvl="5" w:tplc="0409001B" w:tentative="1">
      <w:start w:val="1"/>
      <w:numFmt w:val="lowerRoman"/>
      <w:lvlText w:val="%6."/>
      <w:lvlJc w:val="right"/>
      <w:pPr>
        <w:ind w:left="2560" w:hanging="400"/>
      </w:pPr>
    </w:lvl>
    <w:lvl w:ilvl="6" w:tplc="0409000F" w:tentative="1">
      <w:start w:val="1"/>
      <w:numFmt w:val="decimal"/>
      <w:lvlText w:val="%7."/>
      <w:lvlJc w:val="left"/>
      <w:pPr>
        <w:ind w:left="2960" w:hanging="400"/>
      </w:pPr>
    </w:lvl>
    <w:lvl w:ilvl="7" w:tplc="04090019" w:tentative="1">
      <w:start w:val="1"/>
      <w:numFmt w:val="upperLetter"/>
      <w:lvlText w:val="%8."/>
      <w:lvlJc w:val="left"/>
      <w:pPr>
        <w:ind w:left="3360" w:hanging="400"/>
      </w:pPr>
    </w:lvl>
    <w:lvl w:ilvl="8" w:tplc="0409001B" w:tentative="1">
      <w:start w:val="1"/>
      <w:numFmt w:val="lowerRoman"/>
      <w:lvlText w:val="%9."/>
      <w:lvlJc w:val="right"/>
      <w:pPr>
        <w:ind w:left="3760" w:hanging="400"/>
      </w:pPr>
    </w:lvl>
  </w:abstractNum>
  <w:abstractNum w:abstractNumId="7" w15:restartNumberingAfterBreak="0">
    <w:nsid w:val="3A687520"/>
    <w:multiLevelType w:val="multilevel"/>
    <w:tmpl w:val="288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D2A2B"/>
    <w:multiLevelType w:val="multilevel"/>
    <w:tmpl w:val="D83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037C5"/>
    <w:multiLevelType w:val="multilevel"/>
    <w:tmpl w:val="938E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F0C00"/>
    <w:multiLevelType w:val="multilevel"/>
    <w:tmpl w:val="2ED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B3A6C"/>
    <w:multiLevelType w:val="multilevel"/>
    <w:tmpl w:val="E76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D3D05"/>
    <w:multiLevelType w:val="multilevel"/>
    <w:tmpl w:val="39D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A07FE"/>
    <w:multiLevelType w:val="multilevel"/>
    <w:tmpl w:val="B12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D71BB"/>
    <w:multiLevelType w:val="hybridMultilevel"/>
    <w:tmpl w:val="26F4D6B4"/>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7DA910CD"/>
    <w:multiLevelType w:val="multilevel"/>
    <w:tmpl w:val="879E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B35EE"/>
    <w:multiLevelType w:val="multilevel"/>
    <w:tmpl w:val="399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4"/>
  </w:num>
  <w:num w:numId="4">
    <w:abstractNumId w:val="3"/>
  </w:num>
  <w:num w:numId="5">
    <w:abstractNumId w:val="8"/>
  </w:num>
  <w:num w:numId="6">
    <w:abstractNumId w:val="11"/>
  </w:num>
  <w:num w:numId="7">
    <w:abstractNumId w:val="9"/>
  </w:num>
  <w:num w:numId="8">
    <w:abstractNumId w:val="13"/>
  </w:num>
  <w:num w:numId="9">
    <w:abstractNumId w:val="15"/>
  </w:num>
  <w:num w:numId="10">
    <w:abstractNumId w:val="16"/>
  </w:num>
  <w:num w:numId="11">
    <w:abstractNumId w:val="1"/>
  </w:num>
  <w:num w:numId="12">
    <w:abstractNumId w:val="5"/>
  </w:num>
  <w:num w:numId="13">
    <w:abstractNumId w:val="10"/>
  </w:num>
  <w:num w:numId="14">
    <w:abstractNumId w:val="2"/>
  </w:num>
  <w:num w:numId="15">
    <w:abstractNumId w:val="7"/>
  </w:num>
  <w:num w:numId="16">
    <w:abstractNumId w:val="14"/>
  </w:num>
  <w:num w:numId="1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계정">
    <w15:presenceInfo w15:providerId="Windows Live" w15:userId="53c0514ff9c409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49"/>
  </w:hdrShapeDefaults>
  <w:footnotePr>
    <w:numFmt w:val="chicago"/>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BD3"/>
    <w:rsid w:val="00001DDE"/>
    <w:rsid w:val="00023F71"/>
    <w:rsid w:val="00030948"/>
    <w:rsid w:val="000478A9"/>
    <w:rsid w:val="000505A5"/>
    <w:rsid w:val="00050D40"/>
    <w:rsid w:val="00051A29"/>
    <w:rsid w:val="00053737"/>
    <w:rsid w:val="00061681"/>
    <w:rsid w:val="00071A53"/>
    <w:rsid w:val="000727FC"/>
    <w:rsid w:val="000A17CA"/>
    <w:rsid w:val="000B5B74"/>
    <w:rsid w:val="000C3EEA"/>
    <w:rsid w:val="000C57BE"/>
    <w:rsid w:val="000C6945"/>
    <w:rsid w:val="000F2C0F"/>
    <w:rsid w:val="001118CD"/>
    <w:rsid w:val="00112B3D"/>
    <w:rsid w:val="00116DD2"/>
    <w:rsid w:val="00141EFD"/>
    <w:rsid w:val="00145163"/>
    <w:rsid w:val="0014657E"/>
    <w:rsid w:val="00167AA8"/>
    <w:rsid w:val="001722A6"/>
    <w:rsid w:val="00187647"/>
    <w:rsid w:val="001934E5"/>
    <w:rsid w:val="00193A09"/>
    <w:rsid w:val="001A655B"/>
    <w:rsid w:val="001A7CF9"/>
    <w:rsid w:val="001B7733"/>
    <w:rsid w:val="001C3523"/>
    <w:rsid w:val="001C5413"/>
    <w:rsid w:val="001C5731"/>
    <w:rsid w:val="001C7088"/>
    <w:rsid w:val="001D2CA6"/>
    <w:rsid w:val="001E2467"/>
    <w:rsid w:val="001F35F6"/>
    <w:rsid w:val="00245019"/>
    <w:rsid w:val="002542F2"/>
    <w:rsid w:val="002712B1"/>
    <w:rsid w:val="00272D8F"/>
    <w:rsid w:val="00274F92"/>
    <w:rsid w:val="00275657"/>
    <w:rsid w:val="00286816"/>
    <w:rsid w:val="002B20A5"/>
    <w:rsid w:val="002D6F38"/>
    <w:rsid w:val="00301FBA"/>
    <w:rsid w:val="00311529"/>
    <w:rsid w:val="003146C2"/>
    <w:rsid w:val="00324927"/>
    <w:rsid w:val="00326542"/>
    <w:rsid w:val="0033598E"/>
    <w:rsid w:val="00342F9B"/>
    <w:rsid w:val="0036082B"/>
    <w:rsid w:val="0038666D"/>
    <w:rsid w:val="003906EC"/>
    <w:rsid w:val="003967EF"/>
    <w:rsid w:val="003A2910"/>
    <w:rsid w:val="003B2F7B"/>
    <w:rsid w:val="003C2630"/>
    <w:rsid w:val="003D20B0"/>
    <w:rsid w:val="003E269A"/>
    <w:rsid w:val="00415585"/>
    <w:rsid w:val="004168D6"/>
    <w:rsid w:val="00432003"/>
    <w:rsid w:val="00434ED8"/>
    <w:rsid w:val="004424F8"/>
    <w:rsid w:val="00442B8E"/>
    <w:rsid w:val="00450870"/>
    <w:rsid w:val="00452CE2"/>
    <w:rsid w:val="00474C1C"/>
    <w:rsid w:val="00491CBF"/>
    <w:rsid w:val="004A16BE"/>
    <w:rsid w:val="004A35E0"/>
    <w:rsid w:val="004A4D24"/>
    <w:rsid w:val="004C6B5F"/>
    <w:rsid w:val="004E0D77"/>
    <w:rsid w:val="004E1869"/>
    <w:rsid w:val="004E2492"/>
    <w:rsid w:val="004F3320"/>
    <w:rsid w:val="00514F45"/>
    <w:rsid w:val="00521EB0"/>
    <w:rsid w:val="00524389"/>
    <w:rsid w:val="005467B3"/>
    <w:rsid w:val="00547888"/>
    <w:rsid w:val="00551FFB"/>
    <w:rsid w:val="005778D3"/>
    <w:rsid w:val="00597674"/>
    <w:rsid w:val="005A5D76"/>
    <w:rsid w:val="005B05D9"/>
    <w:rsid w:val="005D009D"/>
    <w:rsid w:val="005D1EE9"/>
    <w:rsid w:val="005E6D16"/>
    <w:rsid w:val="005F7BE2"/>
    <w:rsid w:val="00602F43"/>
    <w:rsid w:val="00605BA3"/>
    <w:rsid w:val="006125D2"/>
    <w:rsid w:val="00614229"/>
    <w:rsid w:val="006575A3"/>
    <w:rsid w:val="00662F3A"/>
    <w:rsid w:val="006634E5"/>
    <w:rsid w:val="00665571"/>
    <w:rsid w:val="0067189B"/>
    <w:rsid w:val="00681B91"/>
    <w:rsid w:val="00683122"/>
    <w:rsid w:val="006867B4"/>
    <w:rsid w:val="00690992"/>
    <w:rsid w:val="006A5A37"/>
    <w:rsid w:val="006B011B"/>
    <w:rsid w:val="006B2588"/>
    <w:rsid w:val="006B2FB8"/>
    <w:rsid w:val="006B7C78"/>
    <w:rsid w:val="006C4E44"/>
    <w:rsid w:val="006C4ECC"/>
    <w:rsid w:val="006C522B"/>
    <w:rsid w:val="006D73AC"/>
    <w:rsid w:val="006E52B4"/>
    <w:rsid w:val="007205D8"/>
    <w:rsid w:val="007446F3"/>
    <w:rsid w:val="007579A7"/>
    <w:rsid w:val="007734DB"/>
    <w:rsid w:val="007805F2"/>
    <w:rsid w:val="007909D4"/>
    <w:rsid w:val="00792D6E"/>
    <w:rsid w:val="007B087A"/>
    <w:rsid w:val="007B1F05"/>
    <w:rsid w:val="007B259C"/>
    <w:rsid w:val="007C5E95"/>
    <w:rsid w:val="007C6A8E"/>
    <w:rsid w:val="007D1ED4"/>
    <w:rsid w:val="007D3DFA"/>
    <w:rsid w:val="007D4991"/>
    <w:rsid w:val="007E1E88"/>
    <w:rsid w:val="007E5D71"/>
    <w:rsid w:val="007E7A2B"/>
    <w:rsid w:val="007F77D3"/>
    <w:rsid w:val="008040F8"/>
    <w:rsid w:val="00823E73"/>
    <w:rsid w:val="0082524B"/>
    <w:rsid w:val="00832297"/>
    <w:rsid w:val="00834C5F"/>
    <w:rsid w:val="008519C8"/>
    <w:rsid w:val="008537BE"/>
    <w:rsid w:val="00853C81"/>
    <w:rsid w:val="00870945"/>
    <w:rsid w:val="0087147C"/>
    <w:rsid w:val="00873FFC"/>
    <w:rsid w:val="0088618B"/>
    <w:rsid w:val="00892B5E"/>
    <w:rsid w:val="008A4C92"/>
    <w:rsid w:val="008B155A"/>
    <w:rsid w:val="008B5CC1"/>
    <w:rsid w:val="008C7CC4"/>
    <w:rsid w:val="008D0EF5"/>
    <w:rsid w:val="008D41FA"/>
    <w:rsid w:val="008D46CB"/>
    <w:rsid w:val="008D65ED"/>
    <w:rsid w:val="008F315D"/>
    <w:rsid w:val="008F69B8"/>
    <w:rsid w:val="009009F5"/>
    <w:rsid w:val="00902071"/>
    <w:rsid w:val="00912DC2"/>
    <w:rsid w:val="0091553B"/>
    <w:rsid w:val="00916951"/>
    <w:rsid w:val="00920067"/>
    <w:rsid w:val="00922051"/>
    <w:rsid w:val="00924F6C"/>
    <w:rsid w:val="00950298"/>
    <w:rsid w:val="0095409A"/>
    <w:rsid w:val="009548E3"/>
    <w:rsid w:val="00960DA0"/>
    <w:rsid w:val="00976104"/>
    <w:rsid w:val="00994DAA"/>
    <w:rsid w:val="009B327F"/>
    <w:rsid w:val="009B5195"/>
    <w:rsid w:val="009E729B"/>
    <w:rsid w:val="00A07B94"/>
    <w:rsid w:val="00A12D7A"/>
    <w:rsid w:val="00A16229"/>
    <w:rsid w:val="00A33DC1"/>
    <w:rsid w:val="00AB0527"/>
    <w:rsid w:val="00AC6F3F"/>
    <w:rsid w:val="00AD60F4"/>
    <w:rsid w:val="00AE43B2"/>
    <w:rsid w:val="00AE7B32"/>
    <w:rsid w:val="00AF5AE1"/>
    <w:rsid w:val="00AF72B4"/>
    <w:rsid w:val="00AF749E"/>
    <w:rsid w:val="00B01A83"/>
    <w:rsid w:val="00B1294B"/>
    <w:rsid w:val="00B1347A"/>
    <w:rsid w:val="00B156FB"/>
    <w:rsid w:val="00B41322"/>
    <w:rsid w:val="00B46442"/>
    <w:rsid w:val="00B7113A"/>
    <w:rsid w:val="00B87044"/>
    <w:rsid w:val="00BA7CEE"/>
    <w:rsid w:val="00BC6600"/>
    <w:rsid w:val="00BD402A"/>
    <w:rsid w:val="00BE03E4"/>
    <w:rsid w:val="00BE13D5"/>
    <w:rsid w:val="00BE5F07"/>
    <w:rsid w:val="00C049EB"/>
    <w:rsid w:val="00C17810"/>
    <w:rsid w:val="00C26040"/>
    <w:rsid w:val="00C5076D"/>
    <w:rsid w:val="00C566CE"/>
    <w:rsid w:val="00C57BE4"/>
    <w:rsid w:val="00C61B54"/>
    <w:rsid w:val="00C841F8"/>
    <w:rsid w:val="00C902BC"/>
    <w:rsid w:val="00CA490A"/>
    <w:rsid w:val="00CA71BE"/>
    <w:rsid w:val="00CC517C"/>
    <w:rsid w:val="00CD2DF3"/>
    <w:rsid w:val="00CE1F30"/>
    <w:rsid w:val="00CE29C4"/>
    <w:rsid w:val="00CF1885"/>
    <w:rsid w:val="00CF6021"/>
    <w:rsid w:val="00D04755"/>
    <w:rsid w:val="00D15CDC"/>
    <w:rsid w:val="00D21E81"/>
    <w:rsid w:val="00D251C6"/>
    <w:rsid w:val="00D30073"/>
    <w:rsid w:val="00D36993"/>
    <w:rsid w:val="00D401B4"/>
    <w:rsid w:val="00D46995"/>
    <w:rsid w:val="00D5563F"/>
    <w:rsid w:val="00D63C94"/>
    <w:rsid w:val="00D737B8"/>
    <w:rsid w:val="00DB1976"/>
    <w:rsid w:val="00DB5B6C"/>
    <w:rsid w:val="00DB74D3"/>
    <w:rsid w:val="00DC3FC5"/>
    <w:rsid w:val="00DC4679"/>
    <w:rsid w:val="00DF11BE"/>
    <w:rsid w:val="00E20EB6"/>
    <w:rsid w:val="00E26973"/>
    <w:rsid w:val="00E26F7F"/>
    <w:rsid w:val="00E37031"/>
    <w:rsid w:val="00E41039"/>
    <w:rsid w:val="00E502DE"/>
    <w:rsid w:val="00E51367"/>
    <w:rsid w:val="00E57266"/>
    <w:rsid w:val="00E57C94"/>
    <w:rsid w:val="00E60A16"/>
    <w:rsid w:val="00E666C9"/>
    <w:rsid w:val="00E929A4"/>
    <w:rsid w:val="00E9387F"/>
    <w:rsid w:val="00E9697B"/>
    <w:rsid w:val="00E96E9A"/>
    <w:rsid w:val="00EA0DBD"/>
    <w:rsid w:val="00EA1B2C"/>
    <w:rsid w:val="00ED1985"/>
    <w:rsid w:val="00ED4F35"/>
    <w:rsid w:val="00EE1C5F"/>
    <w:rsid w:val="00F0319D"/>
    <w:rsid w:val="00F205F6"/>
    <w:rsid w:val="00F2101F"/>
    <w:rsid w:val="00F2308D"/>
    <w:rsid w:val="00F247F7"/>
    <w:rsid w:val="00F35329"/>
    <w:rsid w:val="00F37243"/>
    <w:rsid w:val="00F4655A"/>
    <w:rsid w:val="00F571C2"/>
    <w:rsid w:val="00F63E15"/>
    <w:rsid w:val="00F642D0"/>
    <w:rsid w:val="00F65177"/>
    <w:rsid w:val="00F83BD3"/>
    <w:rsid w:val="00F96109"/>
    <w:rsid w:val="00FC4962"/>
    <w:rsid w:val="00FE6967"/>
    <w:rsid w:val="3EF84832"/>
    <w:rsid w:val="49F3044E"/>
    <w:rsid w:val="794A866D"/>
    <w:rsid w:val="7C152C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F9E80"/>
  <w15:chartTrackingRefBased/>
  <w15:docId w15:val="{D6F7ED6F-D3A8-4294-87B4-2723DA81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spacing w:after="200" w:line="276" w:lineRule="auto"/>
      <w:jc w:val="both"/>
    </w:pPr>
    <w:rPr>
      <w:kern w:val="2"/>
      <w:szCs w:val="22"/>
    </w:rPr>
  </w:style>
  <w:style w:type="paragraph" w:styleId="1">
    <w:name w:val="heading 1"/>
    <w:basedOn w:val="a"/>
    <w:next w:val="a"/>
    <w:link w:val="1Char"/>
    <w:uiPriority w:val="9"/>
    <w:qFormat/>
    <w:rsid w:val="006D73AC"/>
    <w:pPr>
      <w:keepNext/>
      <w:outlineLvl w:val="0"/>
    </w:pPr>
    <w:rPr>
      <w:kern w:val="0"/>
      <w:sz w:val="28"/>
      <w:szCs w:val="28"/>
      <w:lang w:val="x-none" w:eastAsia="x-none"/>
    </w:rPr>
  </w:style>
  <w:style w:type="paragraph" w:styleId="2">
    <w:name w:val="heading 2"/>
    <w:basedOn w:val="a"/>
    <w:next w:val="a"/>
    <w:link w:val="2Char"/>
    <w:uiPriority w:val="9"/>
    <w:unhideWhenUsed/>
    <w:qFormat/>
    <w:rsid w:val="006D73AC"/>
    <w:pPr>
      <w:keepNext/>
      <w:outlineLvl w:val="1"/>
    </w:pPr>
    <w:rPr>
      <w:kern w:val="0"/>
      <w:szCs w:val="20"/>
      <w:lang w:val="x-none" w:eastAsia="x-none"/>
    </w:rPr>
  </w:style>
  <w:style w:type="paragraph" w:styleId="3">
    <w:name w:val="heading 3"/>
    <w:basedOn w:val="a"/>
    <w:next w:val="a"/>
    <w:link w:val="3Char"/>
    <w:uiPriority w:val="9"/>
    <w:semiHidden/>
    <w:unhideWhenUsed/>
    <w:qFormat/>
    <w:rsid w:val="00912DC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912DC2"/>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83BD3"/>
    <w:pPr>
      <w:widowControl w:val="0"/>
      <w:wordWrap w:val="0"/>
      <w:autoSpaceDE w:val="0"/>
      <w:autoSpaceDN w:val="0"/>
      <w:jc w:val="both"/>
    </w:pPr>
    <w:rPr>
      <w:kern w:val="2"/>
      <w:szCs w:val="22"/>
    </w:rPr>
  </w:style>
  <w:style w:type="paragraph" w:styleId="a4">
    <w:name w:val="footnote text"/>
    <w:basedOn w:val="a"/>
    <w:link w:val="Char"/>
    <w:uiPriority w:val="99"/>
    <w:semiHidden/>
    <w:unhideWhenUsed/>
    <w:rsid w:val="00665571"/>
    <w:pPr>
      <w:snapToGrid w:val="0"/>
      <w:jc w:val="left"/>
    </w:pPr>
  </w:style>
  <w:style w:type="character" w:customStyle="1" w:styleId="Char">
    <w:name w:val="각주 텍스트 Char"/>
    <w:basedOn w:val="a0"/>
    <w:link w:val="a4"/>
    <w:uiPriority w:val="99"/>
    <w:semiHidden/>
    <w:rsid w:val="00665571"/>
  </w:style>
  <w:style w:type="character" w:styleId="a5">
    <w:name w:val="footnote reference"/>
    <w:uiPriority w:val="99"/>
    <w:semiHidden/>
    <w:unhideWhenUsed/>
    <w:rsid w:val="00665571"/>
    <w:rPr>
      <w:vertAlign w:val="superscript"/>
    </w:rPr>
  </w:style>
  <w:style w:type="character" w:customStyle="1" w:styleId="1Char">
    <w:name w:val="제목 1 Char"/>
    <w:link w:val="1"/>
    <w:uiPriority w:val="9"/>
    <w:rsid w:val="006D73AC"/>
    <w:rPr>
      <w:rFonts w:ascii="맑은 고딕" w:eastAsia="맑은 고딕" w:hAnsi="맑은 고딕" w:cs="Times New Roman"/>
      <w:sz w:val="28"/>
      <w:szCs w:val="28"/>
    </w:rPr>
  </w:style>
  <w:style w:type="character" w:customStyle="1" w:styleId="2Char">
    <w:name w:val="제목 2 Char"/>
    <w:link w:val="2"/>
    <w:uiPriority w:val="9"/>
    <w:rsid w:val="006D73AC"/>
    <w:rPr>
      <w:rFonts w:ascii="맑은 고딕" w:eastAsia="맑은 고딕" w:hAnsi="맑은 고딕" w:cs="Times New Roman"/>
    </w:rPr>
  </w:style>
  <w:style w:type="table" w:styleId="a6">
    <w:name w:val="Table Grid"/>
    <w:basedOn w:val="a1"/>
    <w:uiPriority w:val="59"/>
    <w:rsid w:val="006D7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바탕글"/>
    <w:basedOn w:val="a"/>
    <w:rsid w:val="002542F2"/>
    <w:pPr>
      <w:shd w:val="clear" w:color="auto" w:fill="FFFFFF"/>
      <w:spacing w:after="0" w:line="345" w:lineRule="auto"/>
      <w:ind w:firstLine="200"/>
      <w:textAlignment w:val="baseline"/>
    </w:pPr>
    <w:rPr>
      <w:rFonts w:ascii="굴림" w:eastAsia="굴림" w:hAnsi="굴림" w:cs="굴림"/>
      <w:color w:val="000000"/>
      <w:kern w:val="0"/>
      <w:szCs w:val="20"/>
    </w:rPr>
  </w:style>
  <w:style w:type="paragraph" w:styleId="a8">
    <w:name w:val="Balloon Text"/>
    <w:basedOn w:val="a"/>
    <w:link w:val="Char0"/>
    <w:uiPriority w:val="99"/>
    <w:semiHidden/>
    <w:unhideWhenUsed/>
    <w:rsid w:val="002542F2"/>
    <w:pPr>
      <w:spacing w:after="0" w:line="240" w:lineRule="auto"/>
    </w:pPr>
    <w:rPr>
      <w:kern w:val="0"/>
      <w:sz w:val="18"/>
      <w:szCs w:val="18"/>
      <w:lang w:val="x-none" w:eastAsia="x-none"/>
    </w:rPr>
  </w:style>
  <w:style w:type="character" w:customStyle="1" w:styleId="Char0">
    <w:name w:val="풍선 도움말 텍스트 Char"/>
    <w:link w:val="a8"/>
    <w:uiPriority w:val="99"/>
    <w:semiHidden/>
    <w:rsid w:val="002542F2"/>
    <w:rPr>
      <w:rFonts w:ascii="맑은 고딕" w:eastAsia="맑은 고딕" w:hAnsi="맑은 고딕" w:cs="Times New Roman"/>
      <w:sz w:val="18"/>
      <w:szCs w:val="18"/>
    </w:rPr>
  </w:style>
  <w:style w:type="paragraph" w:styleId="a9">
    <w:name w:val="header"/>
    <w:basedOn w:val="a"/>
    <w:link w:val="Char1"/>
    <w:uiPriority w:val="99"/>
    <w:semiHidden/>
    <w:unhideWhenUsed/>
    <w:rsid w:val="00CA71BE"/>
    <w:pPr>
      <w:tabs>
        <w:tab w:val="center" w:pos="4513"/>
        <w:tab w:val="right" w:pos="9026"/>
      </w:tabs>
      <w:snapToGrid w:val="0"/>
    </w:pPr>
  </w:style>
  <w:style w:type="character" w:customStyle="1" w:styleId="Char1">
    <w:name w:val="머리글 Char"/>
    <w:basedOn w:val="a0"/>
    <w:link w:val="a9"/>
    <w:uiPriority w:val="99"/>
    <w:semiHidden/>
    <w:rsid w:val="00CA71BE"/>
    <w:rPr>
      <w:kern w:val="2"/>
      <w:szCs w:val="22"/>
    </w:rPr>
  </w:style>
  <w:style w:type="paragraph" w:styleId="aa">
    <w:name w:val="footer"/>
    <w:basedOn w:val="a"/>
    <w:link w:val="Char2"/>
    <w:uiPriority w:val="99"/>
    <w:semiHidden/>
    <w:unhideWhenUsed/>
    <w:rsid w:val="00CA71BE"/>
    <w:pPr>
      <w:tabs>
        <w:tab w:val="center" w:pos="4513"/>
        <w:tab w:val="right" w:pos="9026"/>
      </w:tabs>
      <w:snapToGrid w:val="0"/>
    </w:pPr>
  </w:style>
  <w:style w:type="character" w:customStyle="1" w:styleId="Char2">
    <w:name w:val="바닥글 Char"/>
    <w:basedOn w:val="a0"/>
    <w:link w:val="aa"/>
    <w:uiPriority w:val="99"/>
    <w:semiHidden/>
    <w:rsid w:val="00CA71BE"/>
    <w:rPr>
      <w:kern w:val="2"/>
      <w:szCs w:val="22"/>
    </w:rPr>
  </w:style>
  <w:style w:type="paragraph" w:customStyle="1" w:styleId="MS">
    <w:name w:val="MS바탕글"/>
    <w:basedOn w:val="a"/>
    <w:rsid w:val="00CA71BE"/>
    <w:pPr>
      <w:snapToGrid w:val="0"/>
      <w:spacing w:after="100" w:line="1368" w:lineRule="auto"/>
      <w:textAlignment w:val="baseline"/>
    </w:pPr>
    <w:rPr>
      <w:rFonts w:ascii="굴림" w:eastAsia="굴림" w:hAnsi="굴림" w:cs="굴림"/>
      <w:color w:val="000000"/>
      <w:kern w:val="0"/>
      <w:szCs w:val="20"/>
    </w:rPr>
  </w:style>
  <w:style w:type="character" w:customStyle="1" w:styleId="3Char">
    <w:name w:val="제목 3 Char"/>
    <w:basedOn w:val="a0"/>
    <w:link w:val="3"/>
    <w:uiPriority w:val="9"/>
    <w:semiHidden/>
    <w:rsid w:val="00912DC2"/>
    <w:rPr>
      <w:rFonts w:asciiTheme="majorHAnsi" w:eastAsiaTheme="majorEastAsia" w:hAnsiTheme="majorHAnsi" w:cstheme="majorBidi"/>
      <w:kern w:val="2"/>
      <w:szCs w:val="22"/>
    </w:rPr>
  </w:style>
  <w:style w:type="character" w:customStyle="1" w:styleId="4Char">
    <w:name w:val="제목 4 Char"/>
    <w:basedOn w:val="a0"/>
    <w:link w:val="4"/>
    <w:uiPriority w:val="9"/>
    <w:semiHidden/>
    <w:rsid w:val="00912DC2"/>
    <w:rPr>
      <w:b/>
      <w:bCs/>
      <w:kern w:val="2"/>
      <w:szCs w:val="22"/>
    </w:rPr>
  </w:style>
  <w:style w:type="character" w:styleId="ab">
    <w:name w:val="Strong"/>
    <w:basedOn w:val="a0"/>
    <w:uiPriority w:val="22"/>
    <w:qFormat/>
    <w:rsid w:val="00912DC2"/>
    <w:rPr>
      <w:b/>
      <w:bCs/>
    </w:rPr>
  </w:style>
  <w:style w:type="character" w:styleId="ac">
    <w:name w:val="Emphasis"/>
    <w:basedOn w:val="a0"/>
    <w:uiPriority w:val="20"/>
    <w:qFormat/>
    <w:rsid w:val="00912DC2"/>
    <w:rPr>
      <w:i/>
      <w:iCs/>
    </w:rPr>
  </w:style>
  <w:style w:type="character" w:styleId="ad">
    <w:name w:val="Hyperlink"/>
    <w:basedOn w:val="a0"/>
    <w:uiPriority w:val="99"/>
    <w:semiHidden/>
    <w:unhideWhenUsed/>
    <w:rsid w:val="00912DC2"/>
    <w:rPr>
      <w:color w:val="0000FF"/>
      <w:u w:val="single"/>
    </w:rPr>
  </w:style>
  <w:style w:type="paragraph" w:styleId="ae">
    <w:name w:val="Normal (Web)"/>
    <w:basedOn w:val="a"/>
    <w:uiPriority w:val="99"/>
    <w:semiHidden/>
    <w:unhideWhenUsed/>
    <w:rsid w:val="00912DC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HTML">
    <w:name w:val="HTML Preformatted"/>
    <w:basedOn w:val="a"/>
    <w:link w:val="HTMLChar"/>
    <w:uiPriority w:val="99"/>
    <w:unhideWhenUsed/>
    <w:rsid w:val="00912D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rsid w:val="00912DC2"/>
    <w:rPr>
      <w:rFonts w:ascii="굴림체" w:eastAsia="굴림체" w:hAnsi="굴림체" w:cs="굴림체"/>
      <w:sz w:val="24"/>
      <w:szCs w:val="24"/>
    </w:rPr>
  </w:style>
  <w:style w:type="character" w:styleId="HTML0">
    <w:name w:val="HTML Code"/>
    <w:basedOn w:val="a0"/>
    <w:uiPriority w:val="99"/>
    <w:semiHidden/>
    <w:unhideWhenUsed/>
    <w:rsid w:val="00912DC2"/>
    <w:rPr>
      <w:rFonts w:ascii="굴림체" w:eastAsia="굴림체" w:hAnsi="굴림체" w:cs="굴림체"/>
      <w:sz w:val="24"/>
      <w:szCs w:val="24"/>
    </w:rPr>
  </w:style>
  <w:style w:type="character" w:customStyle="1" w:styleId="hljs-string">
    <w:name w:val="hljs-string"/>
    <w:basedOn w:val="a0"/>
    <w:rsid w:val="00912DC2"/>
  </w:style>
  <w:style w:type="character" w:customStyle="1" w:styleId="hljs-selector-attr">
    <w:name w:val="hljs-selector-attr"/>
    <w:basedOn w:val="a0"/>
    <w:rsid w:val="00912DC2"/>
  </w:style>
  <w:style w:type="paragraph" w:styleId="af">
    <w:name w:val="List Paragraph"/>
    <w:basedOn w:val="a"/>
    <w:uiPriority w:val="34"/>
    <w:qFormat/>
    <w:rsid w:val="0033598E"/>
    <w:pPr>
      <w:ind w:leftChars="400" w:left="800"/>
    </w:pPr>
  </w:style>
  <w:style w:type="paragraph" w:styleId="af0">
    <w:name w:val="caption"/>
    <w:basedOn w:val="a"/>
    <w:next w:val="a"/>
    <w:uiPriority w:val="35"/>
    <w:unhideWhenUsed/>
    <w:qFormat/>
    <w:rsid w:val="00C61B54"/>
    <w:rPr>
      <w:b/>
      <w:bCs/>
      <w:szCs w:val="20"/>
    </w:rPr>
  </w:style>
  <w:style w:type="character" w:customStyle="1" w:styleId="hljs-keyword">
    <w:name w:val="hljs-keyword"/>
    <w:basedOn w:val="a0"/>
    <w:rsid w:val="009E729B"/>
  </w:style>
  <w:style w:type="character" w:customStyle="1" w:styleId="hljs-title">
    <w:name w:val="hljs-title"/>
    <w:basedOn w:val="a0"/>
    <w:rsid w:val="009E729B"/>
  </w:style>
  <w:style w:type="character" w:customStyle="1" w:styleId="hljs-builtin">
    <w:name w:val="hljs-built_in"/>
    <w:basedOn w:val="a0"/>
    <w:rsid w:val="009E7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251061">
      <w:bodyDiv w:val="1"/>
      <w:marLeft w:val="0"/>
      <w:marRight w:val="0"/>
      <w:marTop w:val="0"/>
      <w:marBottom w:val="0"/>
      <w:divBdr>
        <w:top w:val="none" w:sz="0" w:space="0" w:color="auto"/>
        <w:left w:val="none" w:sz="0" w:space="0" w:color="auto"/>
        <w:bottom w:val="none" w:sz="0" w:space="0" w:color="auto"/>
        <w:right w:val="none" w:sz="0" w:space="0" w:color="auto"/>
      </w:divBdr>
      <w:divsChild>
        <w:div w:id="222908301">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4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43430">
      <w:bodyDiv w:val="1"/>
      <w:marLeft w:val="0"/>
      <w:marRight w:val="0"/>
      <w:marTop w:val="0"/>
      <w:marBottom w:val="0"/>
      <w:divBdr>
        <w:top w:val="none" w:sz="0" w:space="0" w:color="auto"/>
        <w:left w:val="none" w:sz="0" w:space="0" w:color="auto"/>
        <w:bottom w:val="none" w:sz="0" w:space="0" w:color="auto"/>
        <w:right w:val="none" w:sz="0" w:space="0" w:color="auto"/>
      </w:divBdr>
    </w:div>
    <w:div w:id="257906335">
      <w:bodyDiv w:val="1"/>
      <w:marLeft w:val="0"/>
      <w:marRight w:val="0"/>
      <w:marTop w:val="0"/>
      <w:marBottom w:val="0"/>
      <w:divBdr>
        <w:top w:val="none" w:sz="0" w:space="0" w:color="auto"/>
        <w:left w:val="none" w:sz="0" w:space="0" w:color="auto"/>
        <w:bottom w:val="none" w:sz="0" w:space="0" w:color="auto"/>
        <w:right w:val="none" w:sz="0" w:space="0" w:color="auto"/>
      </w:divBdr>
    </w:div>
    <w:div w:id="339166533">
      <w:bodyDiv w:val="1"/>
      <w:marLeft w:val="0"/>
      <w:marRight w:val="0"/>
      <w:marTop w:val="0"/>
      <w:marBottom w:val="0"/>
      <w:divBdr>
        <w:top w:val="none" w:sz="0" w:space="0" w:color="auto"/>
        <w:left w:val="none" w:sz="0" w:space="0" w:color="auto"/>
        <w:bottom w:val="none" w:sz="0" w:space="0" w:color="auto"/>
        <w:right w:val="none" w:sz="0" w:space="0" w:color="auto"/>
      </w:divBdr>
    </w:div>
    <w:div w:id="526599195">
      <w:bodyDiv w:val="1"/>
      <w:marLeft w:val="0"/>
      <w:marRight w:val="0"/>
      <w:marTop w:val="0"/>
      <w:marBottom w:val="0"/>
      <w:divBdr>
        <w:top w:val="none" w:sz="0" w:space="0" w:color="auto"/>
        <w:left w:val="none" w:sz="0" w:space="0" w:color="auto"/>
        <w:bottom w:val="none" w:sz="0" w:space="0" w:color="auto"/>
        <w:right w:val="none" w:sz="0" w:space="0" w:color="auto"/>
      </w:divBdr>
      <w:divsChild>
        <w:div w:id="1993101502">
          <w:marLeft w:val="0"/>
          <w:marRight w:val="0"/>
          <w:marTop w:val="0"/>
          <w:marBottom w:val="0"/>
          <w:divBdr>
            <w:top w:val="none" w:sz="0" w:space="0" w:color="auto"/>
            <w:left w:val="none" w:sz="0" w:space="0" w:color="auto"/>
            <w:bottom w:val="none" w:sz="0" w:space="0" w:color="auto"/>
            <w:right w:val="none" w:sz="0" w:space="0" w:color="auto"/>
          </w:divBdr>
          <w:divsChild>
            <w:div w:id="1247881840">
              <w:marLeft w:val="0"/>
              <w:marRight w:val="0"/>
              <w:marTop w:val="0"/>
              <w:marBottom w:val="0"/>
              <w:divBdr>
                <w:top w:val="none" w:sz="0" w:space="0" w:color="auto"/>
                <w:left w:val="none" w:sz="0" w:space="0" w:color="auto"/>
                <w:bottom w:val="none" w:sz="0" w:space="0" w:color="auto"/>
                <w:right w:val="none" w:sz="0" w:space="0" w:color="auto"/>
              </w:divBdr>
            </w:div>
            <w:div w:id="2136675352">
              <w:marLeft w:val="0"/>
              <w:marRight w:val="0"/>
              <w:marTop w:val="0"/>
              <w:marBottom w:val="0"/>
              <w:divBdr>
                <w:top w:val="none" w:sz="0" w:space="0" w:color="auto"/>
                <w:left w:val="none" w:sz="0" w:space="0" w:color="auto"/>
                <w:bottom w:val="none" w:sz="0" w:space="0" w:color="auto"/>
                <w:right w:val="none" w:sz="0" w:space="0" w:color="auto"/>
              </w:divBdr>
              <w:divsChild>
                <w:div w:id="1968656793">
                  <w:marLeft w:val="0"/>
                  <w:marRight w:val="0"/>
                  <w:marTop w:val="0"/>
                  <w:marBottom w:val="0"/>
                  <w:divBdr>
                    <w:top w:val="none" w:sz="0" w:space="0" w:color="auto"/>
                    <w:left w:val="none" w:sz="0" w:space="0" w:color="auto"/>
                    <w:bottom w:val="none" w:sz="0" w:space="0" w:color="auto"/>
                    <w:right w:val="none" w:sz="0" w:space="0" w:color="auto"/>
                  </w:divBdr>
                  <w:divsChild>
                    <w:div w:id="6579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7521">
      <w:bodyDiv w:val="1"/>
      <w:marLeft w:val="0"/>
      <w:marRight w:val="0"/>
      <w:marTop w:val="0"/>
      <w:marBottom w:val="0"/>
      <w:divBdr>
        <w:top w:val="none" w:sz="0" w:space="0" w:color="auto"/>
        <w:left w:val="none" w:sz="0" w:space="0" w:color="auto"/>
        <w:bottom w:val="none" w:sz="0" w:space="0" w:color="auto"/>
        <w:right w:val="none" w:sz="0" w:space="0" w:color="auto"/>
      </w:divBdr>
    </w:div>
    <w:div w:id="619147012">
      <w:bodyDiv w:val="1"/>
      <w:marLeft w:val="0"/>
      <w:marRight w:val="0"/>
      <w:marTop w:val="0"/>
      <w:marBottom w:val="0"/>
      <w:divBdr>
        <w:top w:val="none" w:sz="0" w:space="0" w:color="auto"/>
        <w:left w:val="none" w:sz="0" w:space="0" w:color="auto"/>
        <w:bottom w:val="none" w:sz="0" w:space="0" w:color="auto"/>
        <w:right w:val="none" w:sz="0" w:space="0" w:color="auto"/>
      </w:divBdr>
    </w:div>
    <w:div w:id="680623003">
      <w:bodyDiv w:val="1"/>
      <w:marLeft w:val="0"/>
      <w:marRight w:val="0"/>
      <w:marTop w:val="0"/>
      <w:marBottom w:val="0"/>
      <w:divBdr>
        <w:top w:val="none" w:sz="0" w:space="0" w:color="auto"/>
        <w:left w:val="none" w:sz="0" w:space="0" w:color="auto"/>
        <w:bottom w:val="none" w:sz="0" w:space="0" w:color="auto"/>
        <w:right w:val="none" w:sz="0" w:space="0" w:color="auto"/>
      </w:divBdr>
    </w:div>
    <w:div w:id="805204202">
      <w:bodyDiv w:val="1"/>
      <w:marLeft w:val="0"/>
      <w:marRight w:val="0"/>
      <w:marTop w:val="0"/>
      <w:marBottom w:val="0"/>
      <w:divBdr>
        <w:top w:val="none" w:sz="0" w:space="0" w:color="auto"/>
        <w:left w:val="none" w:sz="0" w:space="0" w:color="auto"/>
        <w:bottom w:val="none" w:sz="0" w:space="0" w:color="auto"/>
        <w:right w:val="none" w:sz="0" w:space="0" w:color="auto"/>
      </w:divBdr>
    </w:div>
    <w:div w:id="838620579">
      <w:bodyDiv w:val="1"/>
      <w:marLeft w:val="0"/>
      <w:marRight w:val="0"/>
      <w:marTop w:val="0"/>
      <w:marBottom w:val="0"/>
      <w:divBdr>
        <w:top w:val="none" w:sz="0" w:space="0" w:color="auto"/>
        <w:left w:val="none" w:sz="0" w:space="0" w:color="auto"/>
        <w:bottom w:val="none" w:sz="0" w:space="0" w:color="auto"/>
        <w:right w:val="none" w:sz="0" w:space="0" w:color="auto"/>
      </w:divBdr>
    </w:div>
    <w:div w:id="1036275049">
      <w:bodyDiv w:val="1"/>
      <w:marLeft w:val="0"/>
      <w:marRight w:val="0"/>
      <w:marTop w:val="0"/>
      <w:marBottom w:val="0"/>
      <w:divBdr>
        <w:top w:val="none" w:sz="0" w:space="0" w:color="auto"/>
        <w:left w:val="none" w:sz="0" w:space="0" w:color="auto"/>
        <w:bottom w:val="none" w:sz="0" w:space="0" w:color="auto"/>
        <w:right w:val="none" w:sz="0" w:space="0" w:color="auto"/>
      </w:divBdr>
    </w:div>
    <w:div w:id="1047533809">
      <w:bodyDiv w:val="1"/>
      <w:marLeft w:val="0"/>
      <w:marRight w:val="0"/>
      <w:marTop w:val="0"/>
      <w:marBottom w:val="0"/>
      <w:divBdr>
        <w:top w:val="none" w:sz="0" w:space="0" w:color="auto"/>
        <w:left w:val="none" w:sz="0" w:space="0" w:color="auto"/>
        <w:bottom w:val="none" w:sz="0" w:space="0" w:color="auto"/>
        <w:right w:val="none" w:sz="0" w:space="0" w:color="auto"/>
      </w:divBdr>
      <w:divsChild>
        <w:div w:id="108136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302139">
      <w:bodyDiv w:val="1"/>
      <w:marLeft w:val="0"/>
      <w:marRight w:val="0"/>
      <w:marTop w:val="0"/>
      <w:marBottom w:val="0"/>
      <w:divBdr>
        <w:top w:val="none" w:sz="0" w:space="0" w:color="auto"/>
        <w:left w:val="none" w:sz="0" w:space="0" w:color="auto"/>
        <w:bottom w:val="none" w:sz="0" w:space="0" w:color="auto"/>
        <w:right w:val="none" w:sz="0" w:space="0" w:color="auto"/>
      </w:divBdr>
    </w:div>
    <w:div w:id="1265918467">
      <w:bodyDiv w:val="1"/>
      <w:marLeft w:val="0"/>
      <w:marRight w:val="0"/>
      <w:marTop w:val="0"/>
      <w:marBottom w:val="0"/>
      <w:divBdr>
        <w:top w:val="none" w:sz="0" w:space="0" w:color="auto"/>
        <w:left w:val="none" w:sz="0" w:space="0" w:color="auto"/>
        <w:bottom w:val="none" w:sz="0" w:space="0" w:color="auto"/>
        <w:right w:val="none" w:sz="0" w:space="0" w:color="auto"/>
      </w:divBdr>
    </w:div>
    <w:div w:id="1312558255">
      <w:bodyDiv w:val="1"/>
      <w:marLeft w:val="0"/>
      <w:marRight w:val="0"/>
      <w:marTop w:val="0"/>
      <w:marBottom w:val="0"/>
      <w:divBdr>
        <w:top w:val="none" w:sz="0" w:space="0" w:color="auto"/>
        <w:left w:val="none" w:sz="0" w:space="0" w:color="auto"/>
        <w:bottom w:val="none" w:sz="0" w:space="0" w:color="auto"/>
        <w:right w:val="none" w:sz="0" w:space="0" w:color="auto"/>
      </w:divBdr>
    </w:div>
    <w:div w:id="1430931937">
      <w:bodyDiv w:val="1"/>
      <w:marLeft w:val="0"/>
      <w:marRight w:val="0"/>
      <w:marTop w:val="0"/>
      <w:marBottom w:val="0"/>
      <w:divBdr>
        <w:top w:val="none" w:sz="0" w:space="0" w:color="auto"/>
        <w:left w:val="none" w:sz="0" w:space="0" w:color="auto"/>
        <w:bottom w:val="none" w:sz="0" w:space="0" w:color="auto"/>
        <w:right w:val="none" w:sz="0" w:space="0" w:color="auto"/>
      </w:divBdr>
      <w:divsChild>
        <w:div w:id="1337264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38223">
      <w:bodyDiv w:val="1"/>
      <w:marLeft w:val="0"/>
      <w:marRight w:val="0"/>
      <w:marTop w:val="0"/>
      <w:marBottom w:val="0"/>
      <w:divBdr>
        <w:top w:val="none" w:sz="0" w:space="0" w:color="auto"/>
        <w:left w:val="none" w:sz="0" w:space="0" w:color="auto"/>
        <w:bottom w:val="none" w:sz="0" w:space="0" w:color="auto"/>
        <w:right w:val="none" w:sz="0" w:space="0" w:color="auto"/>
      </w:divBdr>
    </w:div>
    <w:div w:id="195271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whitepaper-agen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anggraph"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nthropic.com/index/agents-whitepape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1180C1-F562-4DF1-B26D-AF3015C7E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2652</Words>
  <Characters>15123</Characters>
  <Application>Microsoft Office Word</Application>
  <DocSecurity>0</DocSecurity>
  <Lines>126</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Microsoft 계정</cp:lastModifiedBy>
  <cp:revision>10</cp:revision>
  <cp:lastPrinted>2025-05-08T02:25:00Z</cp:lastPrinted>
  <dcterms:created xsi:type="dcterms:W3CDTF">2025-04-25T02:42:00Z</dcterms:created>
  <dcterms:modified xsi:type="dcterms:W3CDTF">2025-11-14T01:40:00Z</dcterms:modified>
</cp:coreProperties>
</file>